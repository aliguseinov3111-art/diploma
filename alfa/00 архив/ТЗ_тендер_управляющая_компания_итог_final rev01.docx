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79ECE1" w14:textId="77777777" w:rsidR="00950F3A" w:rsidRPr="009F441E" w:rsidRDefault="00C57FDE">
      <w:pPr>
        <w:spacing w:after="60"/>
        <w:jc w:val="center"/>
      </w:pPr>
      <w:r w:rsidRPr="009F441E">
        <w:rPr>
          <w:b/>
          <w:bCs/>
          <w:sz w:val="30"/>
          <w:szCs w:val="30"/>
        </w:rPr>
        <w:t>ТЕХНИЧЕСКОЕ ЗАДАНИЕ</w:t>
      </w:r>
    </w:p>
    <w:p w14:paraId="16814616" w14:textId="77777777" w:rsidR="00950F3A" w:rsidRPr="009F441E" w:rsidRDefault="00C57FDE">
      <w:pPr>
        <w:spacing w:after="60"/>
        <w:jc w:val="center"/>
      </w:pPr>
      <w:r w:rsidRPr="009F441E">
        <w:t>на оказание услуг управляющей компании (</w:t>
      </w:r>
      <w:proofErr w:type="spellStart"/>
      <w:r w:rsidRPr="009F441E">
        <w:t>Fee</w:t>
      </w:r>
      <w:proofErr w:type="spellEnd"/>
      <w:r w:rsidRPr="009F441E">
        <w:t>-девелопера) по реализации проекта реконструкции и создания мультимедийного центра</w:t>
      </w:r>
    </w:p>
    <w:p w14:paraId="786A855E" w14:textId="77777777" w:rsidR="00950F3A" w:rsidRPr="009F441E" w:rsidRDefault="00C57FDE">
      <w:pPr>
        <w:spacing w:after="200"/>
        <w:jc w:val="center"/>
      </w:pPr>
      <w:r w:rsidRPr="009F441E">
        <w:rPr>
          <w:i/>
          <w:iCs/>
          <w:sz w:val="22"/>
          <w:szCs w:val="22"/>
        </w:rPr>
        <w:t>(приложение к конкурсной документации — тендер на выбор управляющей компании)</w:t>
      </w:r>
    </w:p>
    <w:p w14:paraId="298B5D03" w14:textId="77777777" w:rsidR="00950F3A" w:rsidRPr="009F441E" w:rsidRDefault="00C57FDE">
      <w:pPr>
        <w:keepNext/>
        <w:spacing w:before="220" w:after="100"/>
      </w:pPr>
      <w:r w:rsidRPr="009F441E">
        <w:rPr>
          <w:b/>
          <w:bCs/>
          <w:sz w:val="26"/>
          <w:szCs w:val="26"/>
        </w:rPr>
        <w:t>1. Общие сведения</w:t>
      </w:r>
    </w:p>
    <w:p w14:paraId="627C0B4A" w14:textId="77777777" w:rsidR="00950F3A" w:rsidRPr="009F441E" w:rsidRDefault="00C57FDE">
      <w:pPr>
        <w:spacing w:after="120" w:line="264" w:lineRule="auto"/>
      </w:pPr>
      <w:r w:rsidRPr="009F441E">
        <w:t>Заказчик: АО «Альфа-Банк».</w:t>
      </w:r>
    </w:p>
    <w:p w14:paraId="4BC9EF7F" w14:textId="77777777" w:rsidR="00950F3A" w:rsidRPr="009F441E" w:rsidRDefault="00C57FDE">
      <w:pPr>
        <w:spacing w:after="120" w:line="264" w:lineRule="auto"/>
      </w:pPr>
      <w:r w:rsidRPr="009F441E">
        <w:t xml:space="preserve">Объект: кинотеатр «Пушкинский» / многофункциональный мультимедийный центр </w:t>
      </w:r>
    </w:p>
    <w:p w14:paraId="1CF5BE45" w14:textId="77777777" w:rsidR="00950F3A" w:rsidRPr="009F441E" w:rsidRDefault="00C57FDE">
      <w:pPr>
        <w:spacing w:after="120" w:line="264" w:lineRule="auto"/>
      </w:pPr>
      <w:r w:rsidRPr="009F441E">
        <w:t>Адрес: г. Москва, Пушкинская площадь.</w:t>
      </w:r>
    </w:p>
    <w:p w14:paraId="1A911C75" w14:textId="77777777" w:rsidR="00950F3A" w:rsidRPr="009F441E" w:rsidRDefault="00C57FDE">
      <w:pPr>
        <w:spacing w:after="120" w:line="264" w:lineRule="auto"/>
      </w:pPr>
      <w:r w:rsidRPr="009F441E">
        <w:t>Площадь объекта (по данным КБ «Стрелка»): 21 600 м² (с подземной частью).</w:t>
      </w:r>
    </w:p>
    <w:p w14:paraId="4BFD819B" w14:textId="77777777" w:rsidR="00950F3A" w:rsidRPr="009F441E" w:rsidRDefault="00C57FDE">
      <w:pPr>
        <w:spacing w:after="120" w:line="264" w:lineRule="auto"/>
      </w:pPr>
      <w:r w:rsidRPr="009F441E">
        <w:t>Предмет закупки: оказание услуг управляющей компании (</w:t>
      </w:r>
      <w:proofErr w:type="spellStart"/>
      <w:r w:rsidRPr="009F441E">
        <w:t>Fee</w:t>
      </w:r>
      <w:proofErr w:type="spellEnd"/>
      <w:r w:rsidRPr="009F441E">
        <w:t>-девелопера) по управлению проектом на всех стадиях — от градостроительного аудита до ввода объекта в эксплуатацию.</w:t>
      </w:r>
    </w:p>
    <w:p w14:paraId="5761EDA0" w14:textId="77777777" w:rsidR="00950F3A" w:rsidRPr="009F441E" w:rsidRDefault="00C57FDE">
      <w:pPr>
        <w:spacing w:after="120" w:line="264" w:lineRule="auto"/>
      </w:pPr>
      <w:r w:rsidRPr="009F441E">
        <w:t>Срок реализации проекта: предлагается претендентом (см. раздел 4 и 5).</w:t>
      </w:r>
    </w:p>
    <w:p w14:paraId="62E5F68E" w14:textId="77777777" w:rsidR="00950F3A" w:rsidRPr="009F441E" w:rsidRDefault="00C57FDE">
      <w:pPr>
        <w:keepNext/>
        <w:spacing w:before="220" w:after="100"/>
      </w:pPr>
      <w:r w:rsidRPr="009F441E">
        <w:rPr>
          <w:b/>
          <w:bCs/>
          <w:sz w:val="26"/>
          <w:szCs w:val="26"/>
        </w:rPr>
        <w:t>2. Предмет и роль управляющей компании</w:t>
      </w:r>
    </w:p>
    <w:p w14:paraId="2B3080DA" w14:textId="77777777" w:rsidR="00950F3A" w:rsidRPr="009F441E" w:rsidRDefault="00C57FDE">
      <w:pPr>
        <w:spacing w:after="120" w:line="264" w:lineRule="auto"/>
      </w:pPr>
      <w:r w:rsidRPr="009F441E">
        <w:t>Управляющая компания (далее — УК) реализует проект как единый центр ответственности перед Заказчиком: планирует, организует и контролирует все работы и услуги по проекту, представляет интересы Заказчика перед проектировщиками, подрядчиками, органами власти и городом, отвечает за достижение результатов по этапам, за сроки и за бюджет проекта.</w:t>
      </w:r>
    </w:p>
    <w:p w14:paraId="7ECBE7CF" w14:textId="77777777" w:rsidR="00950F3A" w:rsidRPr="009F441E" w:rsidRDefault="00C57FDE">
      <w:pPr>
        <w:spacing w:after="120" w:line="264" w:lineRule="auto"/>
      </w:pPr>
      <w:r w:rsidRPr="009F441E">
        <w:t>В состав услуг УК входит, в том числе:</w:t>
      </w:r>
    </w:p>
    <w:p w14:paraId="6F88EE60" w14:textId="740B64D8" w:rsidR="00950F3A" w:rsidRDefault="00C57FDE">
      <w:pPr>
        <w:spacing w:after="120" w:line="264" w:lineRule="auto"/>
        <w:rPr>
          <w:ins w:id="0" w:author="ALI" w:date="2026-08-10T13:57:00Z"/>
        </w:rPr>
      </w:pPr>
      <w:r w:rsidRPr="009F441E">
        <w:t xml:space="preserve">2.1. </w:t>
      </w:r>
      <w:del w:id="1" w:author="ALI" w:date="2026-08-10T13:47:00Z">
        <w:r w:rsidRPr="009F441E" w:rsidDel="00F51017">
          <w:delText>Постановка задач и планирование проекта, разработка и ведение сводного графика реализации.</w:delText>
        </w:r>
      </w:del>
      <w:ins w:id="2" w:author="ALI" w:date="2026-08-10T13:46:00Z">
        <w:r w:rsidR="00F51017" w:rsidRPr="00F51017">
          <w:t>Организ</w:t>
        </w:r>
      </w:ins>
      <w:ins w:id="3" w:author="ALI" w:date="2026-08-10T13:47:00Z">
        <w:r w:rsidR="00F51017">
          <w:t>ация</w:t>
        </w:r>
      </w:ins>
      <w:ins w:id="4" w:author="ALI" w:date="2026-08-10T13:46:00Z">
        <w:r w:rsidR="00F51017" w:rsidRPr="00F51017">
          <w:t xml:space="preserve"> взаимодействия всех участников согласно Схемы управления (Приложение №__) и Этапам проекта (Приложение №__): Концептуальный куратор, Архитектор, Технический заказчик, Генеральный проектировщик, Генеральный подрядчик, Согласующие и надзорные органы и иные участники, необходимые для реализации проекта</w:t>
        </w:r>
      </w:ins>
      <w:ins w:id="5" w:author="ALI" w:date="2026-08-10T13:47:00Z">
        <w:r w:rsidR="00F51017">
          <w:t>.</w:t>
        </w:r>
      </w:ins>
    </w:p>
    <w:p w14:paraId="742895E5" w14:textId="5DEE083E" w:rsidR="00974787" w:rsidRPr="009F441E" w:rsidRDefault="00974787">
      <w:pPr>
        <w:spacing w:after="120" w:line="264" w:lineRule="auto"/>
      </w:pPr>
      <w:ins w:id="6" w:author="ALI" w:date="2026-08-10T13:57:00Z">
        <w:r>
          <w:t>2.2.</w:t>
        </w:r>
        <w:r w:rsidRPr="00974787">
          <w:t xml:space="preserve"> </w:t>
        </w:r>
        <w:r>
          <w:t>П</w:t>
        </w:r>
        <w:r w:rsidRPr="00974787">
          <w:t>ланирование и проведение рабочих групп, ведение Протоколов встреч и принятых решений, контроль и организация выполнения принятых решений и поручений</w:t>
        </w:r>
        <w:r>
          <w:t>.</w:t>
        </w:r>
      </w:ins>
    </w:p>
    <w:p w14:paraId="052A83CC" w14:textId="05367D57" w:rsidR="00036EDB" w:rsidRPr="009F441E" w:rsidRDefault="00C57FDE">
      <w:pPr>
        <w:spacing w:after="120" w:line="264" w:lineRule="auto"/>
      </w:pPr>
      <w:r w:rsidRPr="009F441E">
        <w:t>2.</w:t>
      </w:r>
      <w:del w:id="7" w:author="ALI" w:date="2026-08-10T13:57:00Z">
        <w:r w:rsidRPr="009F441E" w:rsidDel="00974787">
          <w:delText>2</w:delText>
        </w:r>
      </w:del>
      <w:ins w:id="8" w:author="ALI" w:date="2026-08-10T13:57:00Z">
        <w:r w:rsidR="00974787">
          <w:t>3</w:t>
        </w:r>
      </w:ins>
      <w:r w:rsidRPr="009F441E">
        <w:t xml:space="preserve">. </w:t>
      </w:r>
      <w:del w:id="9" w:author="ALI" w:date="2026-08-10T13:36:00Z">
        <w:r w:rsidRPr="009F441E" w:rsidDel="00036EDB">
          <w:delText>Организация закупок и тендеров на все работы и услуги проекта (изыскания, проектирование, экспертиза, генеральный подряд и СМР, строительный контроль, авторский надзор, технический заказчик): формирование закупочной документации, предквалификация и проверка контрагентов, сбор и оценка предложений, подведение итогов.</w:delText>
        </w:r>
      </w:del>
      <w:ins w:id="10" w:author="ALI" w:date="2026-08-10T13:30:00Z">
        <w:r w:rsidR="00036EDB" w:rsidRPr="00036EDB">
          <w:t>Организ</w:t>
        </w:r>
        <w:r w:rsidR="00036EDB">
          <w:t>ация</w:t>
        </w:r>
        <w:r w:rsidR="00036EDB" w:rsidRPr="00036EDB">
          <w:t xml:space="preserve"> закупочны</w:t>
        </w:r>
        <w:r w:rsidR="00036EDB">
          <w:t>х</w:t>
        </w:r>
        <w:r w:rsidR="00036EDB" w:rsidRPr="00036EDB">
          <w:t xml:space="preserve"> процедур</w:t>
        </w:r>
      </w:ins>
      <w:ins w:id="11" w:author="ALI" w:date="2026-08-10T13:36:00Z">
        <w:r w:rsidR="00036EDB">
          <w:t xml:space="preserve"> </w:t>
        </w:r>
        <w:r w:rsidR="00036EDB" w:rsidRPr="009F441E">
          <w:t>на все работы и услуги проекта</w:t>
        </w:r>
      </w:ins>
      <w:ins w:id="12" w:author="ALI" w:date="2026-08-10T13:30:00Z">
        <w:r w:rsidR="00036EDB" w:rsidRPr="00036EDB">
          <w:t>: формир</w:t>
        </w:r>
        <w:r w:rsidR="00036EDB">
          <w:t>ование</w:t>
        </w:r>
        <w:r w:rsidR="00036EDB" w:rsidRPr="00036EDB">
          <w:t xml:space="preserve"> график</w:t>
        </w:r>
        <w:r w:rsidR="00036EDB">
          <w:t>а</w:t>
        </w:r>
        <w:r w:rsidR="00036EDB" w:rsidRPr="00036EDB">
          <w:t xml:space="preserve"> закупок и пакет</w:t>
        </w:r>
        <w:r w:rsidR="00036EDB">
          <w:t>а</w:t>
        </w:r>
        <w:r w:rsidR="00036EDB" w:rsidRPr="00036EDB">
          <w:t xml:space="preserve"> исходных данных, пров</w:t>
        </w:r>
      </w:ins>
      <w:ins w:id="13" w:author="ALI" w:date="2026-08-10T13:34:00Z">
        <w:r w:rsidR="00036EDB">
          <w:t>е</w:t>
        </w:r>
      </w:ins>
      <w:ins w:id="14" w:author="ALI" w:date="2026-08-10T13:30:00Z">
        <w:r w:rsidR="00036EDB" w:rsidRPr="00036EDB">
          <w:t>д</w:t>
        </w:r>
        <w:r w:rsidR="00036EDB">
          <w:t>ение</w:t>
        </w:r>
        <w:r w:rsidR="00036EDB" w:rsidRPr="00036EDB">
          <w:t xml:space="preserve"> </w:t>
        </w:r>
        <w:proofErr w:type="spellStart"/>
        <w:r w:rsidR="00036EDB" w:rsidRPr="00036EDB">
          <w:t>предквалификационн</w:t>
        </w:r>
      </w:ins>
      <w:ins w:id="15" w:author="ALI" w:date="2026-08-10T13:31:00Z">
        <w:r w:rsidR="00036EDB">
          <w:t>ого</w:t>
        </w:r>
      </w:ins>
      <w:proofErr w:type="spellEnd"/>
      <w:ins w:id="16" w:author="ALI" w:date="2026-08-10T13:30:00Z">
        <w:r w:rsidR="00036EDB" w:rsidRPr="00036EDB">
          <w:t xml:space="preserve"> отбор</w:t>
        </w:r>
      </w:ins>
      <w:ins w:id="17" w:author="ALI" w:date="2026-08-10T13:31:00Z">
        <w:r w:rsidR="00036EDB">
          <w:t>а</w:t>
        </w:r>
      </w:ins>
      <w:ins w:id="18" w:author="ALI" w:date="2026-08-10T13:30:00Z">
        <w:r w:rsidR="00036EDB" w:rsidRPr="00036EDB">
          <w:t>, провер</w:t>
        </w:r>
      </w:ins>
      <w:ins w:id="19" w:author="ALI" w:date="2026-08-10T13:31:00Z">
        <w:r w:rsidR="00036EDB">
          <w:t>ка</w:t>
        </w:r>
      </w:ins>
      <w:ins w:id="20" w:author="ALI" w:date="2026-08-10T13:30:00Z">
        <w:r w:rsidR="00036EDB" w:rsidRPr="00036EDB">
          <w:t xml:space="preserve"> контрагентов, запр</w:t>
        </w:r>
      </w:ins>
      <w:ins w:id="21" w:author="ALI" w:date="2026-08-10T13:34:00Z">
        <w:r w:rsidR="00036EDB">
          <w:t xml:space="preserve">ос </w:t>
        </w:r>
      </w:ins>
      <w:ins w:id="22" w:author="ALI" w:date="2026-08-10T13:30:00Z">
        <w:r w:rsidR="00036EDB" w:rsidRPr="00036EDB">
          <w:t xml:space="preserve">и </w:t>
        </w:r>
      </w:ins>
      <w:ins w:id="23" w:author="ALI" w:date="2026-08-10T13:34:00Z">
        <w:r w:rsidR="00036EDB">
          <w:t xml:space="preserve">сбор </w:t>
        </w:r>
      </w:ins>
      <w:ins w:id="24" w:author="ALI" w:date="2026-08-10T13:30:00Z">
        <w:r w:rsidR="00036EDB" w:rsidRPr="00036EDB">
          <w:t>коммерчески</w:t>
        </w:r>
      </w:ins>
      <w:ins w:id="25" w:author="ALI" w:date="2026-08-10T13:34:00Z">
        <w:r w:rsidR="00036EDB">
          <w:t>х</w:t>
        </w:r>
      </w:ins>
      <w:ins w:id="26" w:author="ALI" w:date="2026-08-10T13:30:00Z">
        <w:r w:rsidR="00036EDB" w:rsidRPr="00036EDB">
          <w:t xml:space="preserve"> предложени</w:t>
        </w:r>
      </w:ins>
      <w:ins w:id="27" w:author="ALI" w:date="2026-08-10T13:34:00Z">
        <w:r w:rsidR="00036EDB">
          <w:t>й</w:t>
        </w:r>
      </w:ins>
      <w:ins w:id="28" w:author="ALI" w:date="2026-08-10T13:30:00Z">
        <w:r w:rsidR="00036EDB" w:rsidRPr="00036EDB">
          <w:t xml:space="preserve">, </w:t>
        </w:r>
      </w:ins>
      <w:ins w:id="29" w:author="ALI" w:date="2026-08-10T13:35:00Z">
        <w:r w:rsidR="00036EDB">
          <w:t xml:space="preserve">уточнение </w:t>
        </w:r>
      </w:ins>
      <w:ins w:id="30" w:author="ALI" w:date="2026-08-10T13:30:00Z">
        <w:r w:rsidR="00036EDB" w:rsidRPr="00036EDB">
          <w:t xml:space="preserve">КП и ВОР, </w:t>
        </w:r>
      </w:ins>
      <w:ins w:id="31" w:author="ALI" w:date="2026-08-10T13:35:00Z">
        <w:r w:rsidR="00036EDB">
          <w:t>подготовка</w:t>
        </w:r>
      </w:ins>
      <w:ins w:id="32" w:author="ALI" w:date="2026-08-10T13:30:00Z">
        <w:r w:rsidR="00036EDB" w:rsidRPr="00036EDB">
          <w:t xml:space="preserve"> итогов</w:t>
        </w:r>
      </w:ins>
      <w:ins w:id="33" w:author="ALI" w:date="2026-08-10T13:35:00Z">
        <w:r w:rsidR="00036EDB">
          <w:t>ого</w:t>
        </w:r>
      </w:ins>
      <w:ins w:id="34" w:author="ALI" w:date="2026-08-10T13:30:00Z">
        <w:r w:rsidR="00036EDB" w:rsidRPr="00036EDB">
          <w:t xml:space="preserve"> протокол</w:t>
        </w:r>
      </w:ins>
      <w:ins w:id="35" w:author="ALI" w:date="2026-08-10T13:35:00Z">
        <w:r w:rsidR="00036EDB">
          <w:t>а</w:t>
        </w:r>
      </w:ins>
      <w:ins w:id="36" w:author="ALI" w:date="2026-08-10T13:30:00Z">
        <w:r w:rsidR="00036EDB" w:rsidRPr="00036EDB">
          <w:t xml:space="preserve"> закупки для утверждения техническим заказчиком</w:t>
        </w:r>
      </w:ins>
      <w:ins w:id="37" w:author="ALI" w:date="2026-08-10T13:35:00Z">
        <w:r w:rsidR="00036EDB">
          <w:t xml:space="preserve"> и другими участниками проекта.</w:t>
        </w:r>
      </w:ins>
    </w:p>
    <w:p w14:paraId="4C8556DA" w14:textId="018F59BD" w:rsidR="00036EDB" w:rsidRPr="009F441E" w:rsidRDefault="00C57FDE">
      <w:pPr>
        <w:spacing w:after="120" w:line="264" w:lineRule="auto"/>
      </w:pPr>
      <w:r w:rsidRPr="009F441E">
        <w:t>2.</w:t>
      </w:r>
      <w:del w:id="38" w:author="ALI" w:date="2026-08-10T13:57:00Z">
        <w:r w:rsidRPr="009F441E" w:rsidDel="00974787">
          <w:delText>3</w:delText>
        </w:r>
      </w:del>
      <w:ins w:id="39" w:author="ALI" w:date="2026-08-10T13:57:00Z">
        <w:r w:rsidR="00974787">
          <w:t>4</w:t>
        </w:r>
      </w:ins>
      <w:r w:rsidRPr="009F441E">
        <w:t xml:space="preserve">. </w:t>
      </w:r>
      <w:del w:id="40" w:author="ALI" w:date="2026-08-10T13:37:00Z">
        <w:r w:rsidRPr="009F441E" w:rsidDel="00036EDB">
          <w:delText>Подготовка, заключение и сопровождение договоров по поручению и в интересах Заказчика, контроль их исполнения, приёмка результатов.</w:delText>
        </w:r>
      </w:del>
      <w:ins w:id="41" w:author="ALI" w:date="2026-08-10T13:37:00Z">
        <w:r w:rsidR="00036EDB" w:rsidRPr="00036EDB">
          <w:t>Сопровожд</w:t>
        </w:r>
      </w:ins>
      <w:ins w:id="42" w:author="ALI" w:date="2026-08-10T13:38:00Z">
        <w:r w:rsidR="00036EDB">
          <w:t>ение</w:t>
        </w:r>
      </w:ins>
      <w:ins w:id="43" w:author="ALI" w:date="2026-08-10T13:37:00Z">
        <w:r w:rsidR="00036EDB" w:rsidRPr="00036EDB">
          <w:t xml:space="preserve"> договорн</w:t>
        </w:r>
      </w:ins>
      <w:ins w:id="44" w:author="ALI" w:date="2026-08-10T13:38:00Z">
        <w:r w:rsidR="00036EDB">
          <w:t>ой</w:t>
        </w:r>
      </w:ins>
      <w:ins w:id="45" w:author="ALI" w:date="2026-08-10T13:37:00Z">
        <w:r w:rsidR="00036EDB" w:rsidRPr="00036EDB">
          <w:t xml:space="preserve"> работ</w:t>
        </w:r>
      </w:ins>
      <w:ins w:id="46" w:author="ALI" w:date="2026-08-10T13:38:00Z">
        <w:r w:rsidR="00036EDB">
          <w:t>ы</w:t>
        </w:r>
      </w:ins>
      <w:ins w:id="47" w:author="ALI" w:date="2026-08-10T13:37:00Z">
        <w:r w:rsidR="00036EDB" w:rsidRPr="00036EDB">
          <w:t xml:space="preserve"> Технического заказчика и других участников проекта: организ</w:t>
        </w:r>
      </w:ins>
      <w:ins w:id="48" w:author="ALI" w:date="2026-08-10T13:38:00Z">
        <w:r w:rsidR="00036EDB">
          <w:t>ация</w:t>
        </w:r>
      </w:ins>
      <w:ins w:id="49" w:author="ALI" w:date="2026-08-10T13:37:00Z">
        <w:r w:rsidR="00036EDB" w:rsidRPr="00036EDB">
          <w:t xml:space="preserve"> согласовани</w:t>
        </w:r>
      </w:ins>
      <w:ins w:id="50" w:author="ALI" w:date="2026-08-10T13:38:00Z">
        <w:r w:rsidR="00036EDB">
          <w:t>й</w:t>
        </w:r>
      </w:ins>
      <w:ins w:id="51" w:author="ALI" w:date="2026-08-10T13:37:00Z">
        <w:r w:rsidR="00036EDB" w:rsidRPr="00036EDB">
          <w:t xml:space="preserve"> существенных условий, </w:t>
        </w:r>
      </w:ins>
      <w:ins w:id="52" w:author="ALI" w:date="2026-08-10T13:38:00Z">
        <w:r w:rsidR="00036EDB">
          <w:t>подготовка</w:t>
        </w:r>
      </w:ins>
      <w:ins w:id="53" w:author="ALI" w:date="2026-08-10T13:37:00Z">
        <w:r w:rsidR="00036EDB" w:rsidRPr="00036EDB">
          <w:t xml:space="preserve"> проект</w:t>
        </w:r>
      </w:ins>
      <w:ins w:id="54" w:author="ALI" w:date="2026-08-10T13:38:00Z">
        <w:r w:rsidR="00036EDB">
          <w:t>а</w:t>
        </w:r>
      </w:ins>
      <w:ins w:id="55" w:author="ALI" w:date="2026-08-10T13:37:00Z">
        <w:r w:rsidR="00036EDB" w:rsidRPr="00036EDB">
          <w:t xml:space="preserve"> договора, </w:t>
        </w:r>
      </w:ins>
      <w:ins w:id="56" w:author="ALI" w:date="2026-08-10T13:38:00Z">
        <w:r w:rsidR="00036EDB">
          <w:t xml:space="preserve">содействие в </w:t>
        </w:r>
      </w:ins>
      <w:ins w:id="57" w:author="ALI" w:date="2026-08-10T13:37:00Z">
        <w:r w:rsidR="00036EDB" w:rsidRPr="00036EDB">
          <w:t>разрешени</w:t>
        </w:r>
      </w:ins>
      <w:ins w:id="58" w:author="ALI" w:date="2026-08-10T13:38:00Z">
        <w:r w:rsidR="00036EDB">
          <w:t>и</w:t>
        </w:r>
      </w:ins>
      <w:ins w:id="59" w:author="ALI" w:date="2026-08-10T13:37:00Z">
        <w:r w:rsidR="00036EDB" w:rsidRPr="00036EDB">
          <w:t xml:space="preserve"> разногласий, </w:t>
        </w:r>
      </w:ins>
      <w:ins w:id="60" w:author="ALI" w:date="2026-08-10T13:38:00Z">
        <w:r w:rsidR="00036EDB">
          <w:t xml:space="preserve">контроль </w:t>
        </w:r>
      </w:ins>
      <w:ins w:id="61" w:author="ALI" w:date="2026-08-10T13:37:00Z">
        <w:r w:rsidR="00036EDB" w:rsidRPr="00036EDB">
          <w:t>контрактаци</w:t>
        </w:r>
      </w:ins>
      <w:ins w:id="62" w:author="ALI" w:date="2026-08-10T13:38:00Z">
        <w:r w:rsidR="00036EDB">
          <w:t>и</w:t>
        </w:r>
      </w:ins>
      <w:ins w:id="63" w:author="ALI" w:date="2026-08-10T13:37:00Z">
        <w:r w:rsidR="00036EDB" w:rsidRPr="00036EDB">
          <w:t xml:space="preserve"> и регистраци</w:t>
        </w:r>
      </w:ins>
      <w:ins w:id="64" w:author="ALI" w:date="2026-08-10T13:38:00Z">
        <w:r w:rsidR="00036EDB">
          <w:t>и</w:t>
        </w:r>
      </w:ins>
      <w:ins w:id="65" w:author="ALI" w:date="2026-08-10T13:37:00Z">
        <w:r w:rsidR="00036EDB" w:rsidRPr="00036EDB">
          <w:t xml:space="preserve"> договора, </w:t>
        </w:r>
      </w:ins>
      <w:ins w:id="66" w:author="ALI" w:date="2026-08-10T13:38:00Z">
        <w:r w:rsidR="00036EDB">
          <w:t xml:space="preserve">отслеживание </w:t>
        </w:r>
      </w:ins>
      <w:ins w:id="67" w:author="ALI" w:date="2026-08-10T13:37:00Z">
        <w:r w:rsidR="00036EDB" w:rsidRPr="00036EDB">
          <w:t>график</w:t>
        </w:r>
      </w:ins>
      <w:ins w:id="68" w:author="ALI" w:date="2026-08-10T13:39:00Z">
        <w:r w:rsidR="00036EDB">
          <w:t>а</w:t>
        </w:r>
      </w:ins>
      <w:ins w:id="69" w:author="ALI" w:date="2026-08-10T13:37:00Z">
        <w:r w:rsidR="00036EDB" w:rsidRPr="00036EDB">
          <w:t xml:space="preserve"> и оплат, провер</w:t>
        </w:r>
      </w:ins>
      <w:ins w:id="70" w:author="ALI" w:date="2026-08-10T13:39:00Z">
        <w:r w:rsidR="00036EDB">
          <w:t>ка</w:t>
        </w:r>
      </w:ins>
      <w:ins w:id="71" w:author="ALI" w:date="2026-08-10T13:37:00Z">
        <w:r w:rsidR="00036EDB" w:rsidRPr="00036EDB">
          <w:t xml:space="preserve"> </w:t>
        </w:r>
        <w:r w:rsidR="00036EDB" w:rsidRPr="00036EDB">
          <w:lastRenderedPageBreak/>
          <w:t>распределительны</w:t>
        </w:r>
      </w:ins>
      <w:ins w:id="72" w:author="ALI" w:date="2026-08-10T13:39:00Z">
        <w:r w:rsidR="00036EDB">
          <w:t>х</w:t>
        </w:r>
      </w:ins>
      <w:ins w:id="73" w:author="ALI" w:date="2026-08-10T13:37:00Z">
        <w:r w:rsidR="00036EDB" w:rsidRPr="00036EDB">
          <w:t xml:space="preserve"> пис</w:t>
        </w:r>
      </w:ins>
      <w:ins w:id="74" w:author="ALI" w:date="2026-08-10T13:39:00Z">
        <w:r w:rsidR="00036EDB">
          <w:t>е</w:t>
        </w:r>
      </w:ins>
      <w:ins w:id="75" w:author="ALI" w:date="2026-08-10T13:37:00Z">
        <w:r w:rsidR="00036EDB" w:rsidRPr="00036EDB">
          <w:t xml:space="preserve">м, </w:t>
        </w:r>
      </w:ins>
      <w:ins w:id="76" w:author="ALI" w:date="2026-08-10T13:39:00Z">
        <w:r w:rsidR="00036EDB">
          <w:t xml:space="preserve">контроль </w:t>
        </w:r>
      </w:ins>
      <w:ins w:id="77" w:author="ALI" w:date="2026-08-10T13:37:00Z">
        <w:r w:rsidR="00036EDB" w:rsidRPr="00036EDB">
          <w:t>исполнени</w:t>
        </w:r>
      </w:ins>
      <w:ins w:id="78" w:author="ALI" w:date="2026-08-10T13:39:00Z">
        <w:r w:rsidR="00036EDB">
          <w:t>я</w:t>
        </w:r>
      </w:ins>
      <w:ins w:id="79" w:author="ALI" w:date="2026-08-10T13:37:00Z">
        <w:r w:rsidR="00036EDB" w:rsidRPr="00036EDB">
          <w:t xml:space="preserve"> и </w:t>
        </w:r>
      </w:ins>
      <w:ins w:id="80" w:author="ALI" w:date="2026-08-10T13:39:00Z">
        <w:r w:rsidR="00036EDB">
          <w:t xml:space="preserve">содействие в </w:t>
        </w:r>
      </w:ins>
      <w:ins w:id="81" w:author="ALI" w:date="2026-08-10T13:37:00Z">
        <w:r w:rsidR="00036EDB" w:rsidRPr="00036EDB">
          <w:t>приёмке-сдаче работ, провер</w:t>
        </w:r>
      </w:ins>
      <w:ins w:id="82" w:author="ALI" w:date="2026-08-10T13:40:00Z">
        <w:r w:rsidR="00036EDB">
          <w:t>ка</w:t>
        </w:r>
      </w:ins>
      <w:ins w:id="83" w:author="ALI" w:date="2026-08-10T13:37:00Z">
        <w:r w:rsidR="00036EDB" w:rsidRPr="00036EDB">
          <w:t xml:space="preserve"> УПД и первичны</w:t>
        </w:r>
      </w:ins>
      <w:ins w:id="84" w:author="ALI" w:date="2026-08-10T13:40:00Z">
        <w:r w:rsidR="00036EDB">
          <w:t>х</w:t>
        </w:r>
      </w:ins>
      <w:ins w:id="85" w:author="ALI" w:date="2026-08-10T13:37:00Z">
        <w:r w:rsidR="00036EDB" w:rsidRPr="00036EDB">
          <w:t xml:space="preserve"> документ</w:t>
        </w:r>
      </w:ins>
      <w:ins w:id="86" w:author="ALI" w:date="2026-08-10T13:40:00Z">
        <w:r w:rsidR="00036EDB">
          <w:t>ов</w:t>
        </w:r>
      </w:ins>
      <w:ins w:id="87" w:author="ALI" w:date="2026-08-10T13:37:00Z">
        <w:r w:rsidR="00036EDB" w:rsidRPr="00036EDB">
          <w:t>, вед</w:t>
        </w:r>
      </w:ins>
      <w:ins w:id="88" w:author="ALI" w:date="2026-08-10T13:40:00Z">
        <w:r w:rsidR="00036EDB">
          <w:t>ение</w:t>
        </w:r>
      </w:ins>
      <w:ins w:id="89" w:author="ALI" w:date="2026-08-10T13:37:00Z">
        <w:r w:rsidR="00036EDB" w:rsidRPr="00036EDB">
          <w:t xml:space="preserve"> учёт</w:t>
        </w:r>
      </w:ins>
      <w:ins w:id="90" w:author="ALI" w:date="2026-08-10T13:40:00Z">
        <w:r w:rsidR="00036EDB">
          <w:t>а</w:t>
        </w:r>
      </w:ins>
      <w:ins w:id="91" w:author="ALI" w:date="2026-08-10T13:37:00Z">
        <w:r w:rsidR="00036EDB" w:rsidRPr="00036EDB">
          <w:t xml:space="preserve"> результатов, изменений и дополнений, контрол</w:t>
        </w:r>
      </w:ins>
      <w:ins w:id="92" w:author="ALI" w:date="2026-08-10T13:40:00Z">
        <w:r w:rsidR="00F51017">
          <w:t>ь</w:t>
        </w:r>
      </w:ins>
      <w:ins w:id="93" w:author="ALI" w:date="2026-08-10T13:37:00Z">
        <w:r w:rsidR="00036EDB" w:rsidRPr="00036EDB">
          <w:t xml:space="preserve"> закрыти</w:t>
        </w:r>
      </w:ins>
      <w:ins w:id="94" w:author="ALI" w:date="2026-08-10T13:40:00Z">
        <w:r w:rsidR="00F51017">
          <w:t>я</w:t>
        </w:r>
      </w:ins>
      <w:ins w:id="95" w:author="ALI" w:date="2026-08-10T13:37:00Z">
        <w:r w:rsidR="00036EDB" w:rsidRPr="00036EDB">
          <w:t xml:space="preserve"> договор</w:t>
        </w:r>
      </w:ins>
      <w:ins w:id="96" w:author="ALI" w:date="2026-08-10T13:40:00Z">
        <w:r w:rsidR="00F51017">
          <w:t>ов</w:t>
        </w:r>
      </w:ins>
      <w:ins w:id="97" w:author="ALI" w:date="2026-08-10T13:37:00Z">
        <w:r w:rsidR="00036EDB" w:rsidRPr="00036EDB">
          <w:t>, отслежива</w:t>
        </w:r>
      </w:ins>
      <w:ins w:id="98" w:author="ALI" w:date="2026-08-10T13:41:00Z">
        <w:r w:rsidR="00F51017">
          <w:t>ние</w:t>
        </w:r>
      </w:ins>
      <w:ins w:id="99" w:author="ALI" w:date="2026-08-10T13:37:00Z">
        <w:r w:rsidR="00036EDB" w:rsidRPr="00036EDB">
          <w:t xml:space="preserve"> гарантийны</w:t>
        </w:r>
      </w:ins>
      <w:ins w:id="100" w:author="ALI" w:date="2026-08-10T13:41:00Z">
        <w:r w:rsidR="00F51017">
          <w:t>х</w:t>
        </w:r>
      </w:ins>
      <w:ins w:id="101" w:author="ALI" w:date="2026-08-10T13:37:00Z">
        <w:r w:rsidR="00036EDB" w:rsidRPr="00036EDB">
          <w:t xml:space="preserve"> обязательств и координ</w:t>
        </w:r>
      </w:ins>
      <w:ins w:id="102" w:author="ALI" w:date="2026-08-10T13:41:00Z">
        <w:r w:rsidR="00F51017">
          <w:t>ация</w:t>
        </w:r>
      </w:ins>
      <w:ins w:id="103" w:author="ALI" w:date="2026-08-10T13:37:00Z">
        <w:r w:rsidR="00036EDB" w:rsidRPr="00036EDB">
          <w:t xml:space="preserve"> претензионн</w:t>
        </w:r>
      </w:ins>
      <w:ins w:id="104" w:author="ALI" w:date="2026-08-10T13:41:00Z">
        <w:r w:rsidR="00F51017">
          <w:t>ых</w:t>
        </w:r>
      </w:ins>
      <w:ins w:id="105" w:author="ALI" w:date="2026-08-10T13:37:00Z">
        <w:r w:rsidR="00036EDB" w:rsidRPr="00036EDB">
          <w:t xml:space="preserve"> работ и урегулирование споров.</w:t>
        </w:r>
      </w:ins>
    </w:p>
    <w:p w14:paraId="1F85D016" w14:textId="12A406FC" w:rsidR="00950F3A" w:rsidRPr="009F441E" w:rsidRDefault="00C57FDE">
      <w:pPr>
        <w:spacing w:after="120" w:line="264" w:lineRule="auto"/>
      </w:pPr>
      <w:r w:rsidRPr="009F441E">
        <w:t>2.</w:t>
      </w:r>
      <w:del w:id="106" w:author="ALI" w:date="2026-08-10T13:58:00Z">
        <w:r w:rsidRPr="009F441E" w:rsidDel="00974787">
          <w:delText>4</w:delText>
        </w:r>
      </w:del>
      <w:ins w:id="107" w:author="ALI" w:date="2026-08-10T13:58:00Z">
        <w:r w:rsidR="00974787">
          <w:t>5</w:t>
        </w:r>
      </w:ins>
      <w:r w:rsidRPr="009F441E">
        <w:t>. Сопровождение согласований с органами власти</w:t>
      </w:r>
      <w:del w:id="108" w:author="ALI" w:date="2026-08-10T13:46:00Z">
        <w:r w:rsidRPr="009F441E" w:rsidDel="00F51017">
          <w:delText xml:space="preserve"> и городом</w:delText>
        </w:r>
      </w:del>
      <w:r w:rsidRPr="009F441E">
        <w:t xml:space="preserve"> (</w:t>
      </w:r>
      <w:del w:id="109" w:author="ALI" w:date="2026-08-10T13:46:00Z">
        <w:r w:rsidRPr="009F441E" w:rsidDel="00F51017">
          <w:delText xml:space="preserve">Мэр Москвы, </w:delText>
        </w:r>
      </w:del>
      <w:r w:rsidRPr="009F441E">
        <w:t xml:space="preserve">ДГП, ДКН, </w:t>
      </w:r>
      <w:proofErr w:type="spellStart"/>
      <w:r w:rsidRPr="009F441E">
        <w:t>Мосгосстройнадзор</w:t>
      </w:r>
      <w:proofErr w:type="spellEnd"/>
      <w:r w:rsidRPr="009F441E">
        <w:t>, ГУП «Московский метрополитен» и др.), сопровождение экспертизы и получения разрешительной документации.</w:t>
      </w:r>
    </w:p>
    <w:p w14:paraId="6B8C9695" w14:textId="2C42D8D2" w:rsidR="00950F3A" w:rsidRDefault="00C57FDE">
      <w:pPr>
        <w:spacing w:after="120" w:line="264" w:lineRule="auto"/>
        <w:rPr>
          <w:ins w:id="110" w:author="ALI" w:date="2026-08-10T13:52:00Z"/>
        </w:rPr>
      </w:pPr>
      <w:r w:rsidRPr="009F441E">
        <w:t>2.</w:t>
      </w:r>
      <w:del w:id="111" w:author="ALI" w:date="2026-08-10T13:58:00Z">
        <w:r w:rsidRPr="009F441E" w:rsidDel="00974787">
          <w:delText>5</w:delText>
        </w:r>
      </w:del>
      <w:ins w:id="112" w:author="ALI" w:date="2026-08-10T13:58:00Z">
        <w:r w:rsidR="00974787">
          <w:t>6</w:t>
        </w:r>
      </w:ins>
      <w:r w:rsidRPr="009F441E">
        <w:t xml:space="preserve">. Организация услуг технического заказчика </w:t>
      </w:r>
      <w:del w:id="113" w:author="ALI" w:date="2026-08-10T14:01:00Z">
        <w:r w:rsidRPr="009F441E" w:rsidDel="002757FF">
          <w:delText xml:space="preserve">и строительного контроля </w:delText>
        </w:r>
      </w:del>
      <w:r w:rsidRPr="009F441E">
        <w:t>(подбор, привлечение, координация</w:t>
      </w:r>
      <w:ins w:id="114" w:author="ALI" w:date="2026-08-10T13:50:00Z">
        <w:r w:rsidR="00F51017">
          <w:t xml:space="preserve"> их взаимодействия со всеми участниками проекта</w:t>
        </w:r>
      </w:ins>
      <w:r w:rsidRPr="009F441E">
        <w:t>), контроль их работы.</w:t>
      </w:r>
    </w:p>
    <w:p w14:paraId="39742B4E" w14:textId="0DDA4847" w:rsidR="00974787" w:rsidRDefault="00974787">
      <w:pPr>
        <w:spacing w:after="120" w:line="264" w:lineRule="auto"/>
        <w:rPr>
          <w:ins w:id="115" w:author="ALI" w:date="2026-08-10T13:53:00Z"/>
        </w:rPr>
      </w:pPr>
      <w:ins w:id="116" w:author="ALI" w:date="2026-08-10T13:52:00Z">
        <w:r>
          <w:t>2.</w:t>
        </w:r>
      </w:ins>
      <w:ins w:id="117" w:author="ALI" w:date="2026-08-10T13:58:00Z">
        <w:r>
          <w:t>7</w:t>
        </w:r>
      </w:ins>
      <w:ins w:id="118" w:author="ALI" w:date="2026-08-10T13:52:00Z">
        <w:r>
          <w:t>.</w:t>
        </w:r>
        <w:r w:rsidRPr="00974787">
          <w:t xml:space="preserve"> </w:t>
        </w:r>
        <w:r w:rsidRPr="00974787">
          <w:t>Разраб</w:t>
        </w:r>
      </w:ins>
      <w:ins w:id="119" w:author="ALI" w:date="2026-08-10T13:53:00Z">
        <w:r>
          <w:t>отка</w:t>
        </w:r>
      </w:ins>
      <w:ins w:id="120" w:author="ALI" w:date="2026-08-10T13:52:00Z">
        <w:r w:rsidRPr="00974787">
          <w:t xml:space="preserve"> и согласов</w:t>
        </w:r>
      </w:ins>
      <w:ins w:id="121" w:author="ALI" w:date="2026-08-10T13:53:00Z">
        <w:r>
          <w:t>ание</w:t>
        </w:r>
      </w:ins>
      <w:ins w:id="122" w:author="ALI" w:date="2026-08-10T13:52:00Z">
        <w:r w:rsidRPr="00974787">
          <w:t xml:space="preserve"> с Застройщиком Дорожн</w:t>
        </w:r>
      </w:ins>
      <w:ins w:id="123" w:author="ALI" w:date="2026-08-10T13:53:00Z">
        <w:r>
          <w:t>ой</w:t>
        </w:r>
      </w:ins>
      <w:ins w:id="124" w:author="ALI" w:date="2026-08-10T13:52:00Z">
        <w:r w:rsidRPr="00974787">
          <w:t xml:space="preserve"> карт</w:t>
        </w:r>
      </w:ins>
      <w:ins w:id="125" w:author="ALI" w:date="2026-08-10T13:53:00Z">
        <w:r>
          <w:t>ы.</w:t>
        </w:r>
      </w:ins>
    </w:p>
    <w:p w14:paraId="0DDACFD3" w14:textId="283D14CB" w:rsidR="00974787" w:rsidRPr="009F441E" w:rsidRDefault="00974787">
      <w:pPr>
        <w:spacing w:after="120" w:line="264" w:lineRule="auto"/>
      </w:pPr>
      <w:ins w:id="126" w:author="ALI" w:date="2026-08-10T13:53:00Z">
        <w:r>
          <w:t>2.</w:t>
        </w:r>
      </w:ins>
      <w:ins w:id="127" w:author="ALI" w:date="2026-08-10T13:58:00Z">
        <w:r>
          <w:t>8</w:t>
        </w:r>
      </w:ins>
      <w:ins w:id="128" w:author="ALI" w:date="2026-08-10T13:53:00Z">
        <w:r>
          <w:t>.</w:t>
        </w:r>
        <w:r w:rsidRPr="00974787">
          <w:t xml:space="preserve"> </w:t>
        </w:r>
        <w:r w:rsidRPr="00974787">
          <w:t>Разраб</w:t>
        </w:r>
        <w:r>
          <w:t>отка</w:t>
        </w:r>
        <w:r w:rsidRPr="00974787">
          <w:t xml:space="preserve"> и согласов</w:t>
        </w:r>
        <w:r>
          <w:t>ание</w:t>
        </w:r>
        <w:r w:rsidRPr="00974787">
          <w:t xml:space="preserve"> с Застройщиком укрупненного Бюджета проекта на основании разработанного эскизного проекта, исходных данных и в соответствии с графиком реализации проекта</w:t>
        </w:r>
      </w:ins>
    </w:p>
    <w:p w14:paraId="7F7700E2" w14:textId="7EFDB1C0" w:rsidR="00974787" w:rsidRDefault="00974787">
      <w:pPr>
        <w:spacing w:after="120" w:line="264" w:lineRule="auto"/>
        <w:rPr>
          <w:ins w:id="129" w:author="ALI" w:date="2026-08-10T13:54:00Z"/>
        </w:rPr>
      </w:pPr>
      <w:ins w:id="130" w:author="ALI" w:date="2026-08-10T13:53:00Z">
        <w:r>
          <w:t>2.</w:t>
        </w:r>
      </w:ins>
      <w:ins w:id="131" w:author="ALI" w:date="2026-08-10T13:58:00Z">
        <w:r>
          <w:t>9</w:t>
        </w:r>
      </w:ins>
      <w:ins w:id="132" w:author="ALI" w:date="2026-08-10T13:53:00Z">
        <w:r>
          <w:t>.</w:t>
        </w:r>
        <w:r w:rsidRPr="00974787">
          <w:t xml:space="preserve"> Разраб</w:t>
        </w:r>
        <w:r>
          <w:t>отка</w:t>
        </w:r>
        <w:r w:rsidRPr="00974787">
          <w:t xml:space="preserve"> и согласов</w:t>
        </w:r>
        <w:r>
          <w:t>ание</w:t>
        </w:r>
        <w:r w:rsidRPr="00974787">
          <w:t xml:space="preserve"> с Застройщиком</w:t>
        </w:r>
        <w:r>
          <w:t xml:space="preserve"> </w:t>
        </w:r>
      </w:ins>
      <w:ins w:id="133" w:author="ALI" w:date="2026-08-10T13:54:00Z">
        <w:r w:rsidRPr="00974787">
          <w:t>матрицы ответственности участников проекта, регламентов взаимодействия (тендеры, договоры, согласования и т.п.), регламента о проведении тендерных и процедур.</w:t>
        </w:r>
      </w:ins>
    </w:p>
    <w:p w14:paraId="2D8010EF" w14:textId="7251DB0A" w:rsidR="00974787" w:rsidRDefault="00974787">
      <w:pPr>
        <w:spacing w:after="120" w:line="264" w:lineRule="auto"/>
        <w:rPr>
          <w:ins w:id="134" w:author="ALI" w:date="2026-08-10T13:53:00Z"/>
        </w:rPr>
      </w:pPr>
      <w:ins w:id="135" w:author="ALI" w:date="2026-08-10T13:54:00Z">
        <w:r>
          <w:t>2.</w:t>
        </w:r>
      </w:ins>
      <w:ins w:id="136" w:author="ALI" w:date="2026-08-10T13:58:00Z">
        <w:r>
          <w:t>10</w:t>
        </w:r>
      </w:ins>
      <w:ins w:id="137" w:author="ALI" w:date="2026-08-10T13:54:00Z">
        <w:r>
          <w:t>.</w:t>
        </w:r>
        <w:r w:rsidRPr="00974787">
          <w:t xml:space="preserve"> Разраб</w:t>
        </w:r>
        <w:r>
          <w:t>отка</w:t>
        </w:r>
        <w:r w:rsidRPr="00974787">
          <w:t xml:space="preserve"> </w:t>
        </w:r>
        <w:r>
          <w:t xml:space="preserve">и </w:t>
        </w:r>
        <w:r w:rsidRPr="00974787">
          <w:t>актуализ</w:t>
        </w:r>
        <w:r>
          <w:t>ация</w:t>
        </w:r>
        <w:r w:rsidRPr="00974787">
          <w:t xml:space="preserve"> Детальн</w:t>
        </w:r>
        <w:r>
          <w:t>ого</w:t>
        </w:r>
        <w:r w:rsidRPr="00974787">
          <w:t xml:space="preserve"> бюджет</w:t>
        </w:r>
        <w:r>
          <w:t>а</w:t>
        </w:r>
        <w:r w:rsidRPr="00974787">
          <w:t xml:space="preserve"> по мере разработки Проектной/Рабочей документации и реализации проекта</w:t>
        </w:r>
        <w:r>
          <w:t>.</w:t>
        </w:r>
      </w:ins>
    </w:p>
    <w:p w14:paraId="0B79D3FC" w14:textId="2B928140" w:rsidR="00950F3A" w:rsidRPr="009F441E" w:rsidRDefault="00C57FDE">
      <w:pPr>
        <w:spacing w:after="120" w:line="264" w:lineRule="auto"/>
      </w:pPr>
      <w:r w:rsidRPr="009F441E">
        <w:t>2.</w:t>
      </w:r>
      <w:ins w:id="138" w:author="ALI" w:date="2026-08-10T13:55:00Z">
        <w:r w:rsidR="00974787">
          <w:t>1</w:t>
        </w:r>
      </w:ins>
      <w:ins w:id="139" w:author="ALI" w:date="2026-08-10T13:58:00Z">
        <w:r w:rsidR="00974787">
          <w:t>1</w:t>
        </w:r>
      </w:ins>
      <w:del w:id="140" w:author="ALI" w:date="2026-08-10T13:55:00Z">
        <w:r w:rsidRPr="009F441E" w:rsidDel="00974787">
          <w:delText>6</w:delText>
        </w:r>
      </w:del>
      <w:r w:rsidRPr="009F441E">
        <w:t>. Контроль бюджета проекта, стоимости и объёмов, управление изменениями и рисками.</w:t>
      </w:r>
      <w:ins w:id="141" w:author="ALI" w:date="2026-08-10T13:51:00Z">
        <w:r w:rsidR="00974787" w:rsidRPr="00974787">
          <w:t xml:space="preserve"> </w:t>
        </w:r>
        <w:r w:rsidR="00974787" w:rsidRPr="00974787">
          <w:t>Контрол</w:t>
        </w:r>
      </w:ins>
      <w:ins w:id="142" w:author="ALI" w:date="2026-08-10T13:52:00Z">
        <w:r w:rsidR="00974787">
          <w:t>ь</w:t>
        </w:r>
      </w:ins>
      <w:ins w:id="143" w:author="ALI" w:date="2026-08-10T13:51:00Z">
        <w:r w:rsidR="00974787" w:rsidRPr="00974787">
          <w:t xml:space="preserve"> соблюдения Детального бюджета проекта в процессе проектирования и управление изменениями: проверка проектных решений на соответствие Детальному бюджету и Бюджету в целом; при превышении целевых показателей — поиск вариантов и выдача предложений участникам по оптимизации, проверка проработанных решений и контроль включения в ПД/РД соответствующих по цене проектных решений</w:t>
        </w:r>
      </w:ins>
      <w:ins w:id="144" w:author="ALI" w:date="2026-08-10T13:52:00Z">
        <w:r w:rsidR="00974787">
          <w:t>.</w:t>
        </w:r>
      </w:ins>
    </w:p>
    <w:p w14:paraId="5BC615C7" w14:textId="76DBC43F" w:rsidR="00950F3A" w:rsidRPr="009F441E" w:rsidRDefault="00C57FDE">
      <w:pPr>
        <w:spacing w:after="120" w:line="264" w:lineRule="auto"/>
      </w:pPr>
      <w:r w:rsidRPr="009F441E">
        <w:t>2.</w:t>
      </w:r>
      <w:del w:id="145" w:author="ALI" w:date="2026-08-10T13:58:00Z">
        <w:r w:rsidRPr="009F441E" w:rsidDel="00974787">
          <w:delText>7</w:delText>
        </w:r>
      </w:del>
      <w:ins w:id="146" w:author="ALI" w:date="2026-08-10T13:58:00Z">
        <w:r w:rsidR="00974787">
          <w:t>12</w:t>
        </w:r>
      </w:ins>
      <w:r w:rsidRPr="009F441E">
        <w:t>. Отчётность перед Заказчиком, подготовка материалов для принятия ключевых решений.</w:t>
      </w:r>
    </w:p>
    <w:p w14:paraId="593E6C13" w14:textId="2F26EE1B" w:rsidR="00950F3A" w:rsidRDefault="00C57FDE">
      <w:pPr>
        <w:spacing w:after="120" w:line="264" w:lineRule="auto"/>
        <w:rPr>
          <w:ins w:id="147" w:author="ALI" w:date="2026-08-10T13:55:00Z"/>
        </w:rPr>
      </w:pPr>
      <w:r w:rsidRPr="009F441E">
        <w:t>2.</w:t>
      </w:r>
      <w:del w:id="148" w:author="ALI" w:date="2026-08-10T13:58:00Z">
        <w:r w:rsidRPr="009F441E" w:rsidDel="00974787">
          <w:delText>8</w:delText>
        </w:r>
      </w:del>
      <w:ins w:id="149" w:author="ALI" w:date="2026-08-10T13:58:00Z">
        <w:r w:rsidR="00974787">
          <w:t>13</w:t>
        </w:r>
      </w:ins>
      <w:r w:rsidRPr="009F441E">
        <w:t>. Сопровождение ввода объекта в эксплуатацию и оформление прав.</w:t>
      </w:r>
    </w:p>
    <w:p w14:paraId="292BDBB8" w14:textId="43F5EA5C" w:rsidR="00974787" w:rsidRPr="009F441E" w:rsidRDefault="00974787">
      <w:pPr>
        <w:spacing w:after="120" w:line="264" w:lineRule="auto"/>
      </w:pPr>
      <w:ins w:id="150" w:author="ALI" w:date="2026-08-10T13:55:00Z">
        <w:r>
          <w:t>2.1</w:t>
        </w:r>
      </w:ins>
      <w:ins w:id="151" w:author="ALI" w:date="2026-08-10T13:58:00Z">
        <w:r>
          <w:t>4</w:t>
        </w:r>
      </w:ins>
      <w:ins w:id="152" w:author="ALI" w:date="2026-08-10T13:55:00Z">
        <w:r>
          <w:t xml:space="preserve">. </w:t>
        </w:r>
        <w:r w:rsidRPr="00974787">
          <w:t>Организ</w:t>
        </w:r>
        <w:r>
          <w:t>ация,</w:t>
        </w:r>
        <w:r w:rsidRPr="00974787">
          <w:t xml:space="preserve"> хранени</w:t>
        </w:r>
        <w:r>
          <w:t>е</w:t>
        </w:r>
        <w:r w:rsidRPr="00974787">
          <w:t>, резервировани</w:t>
        </w:r>
        <w:r>
          <w:t xml:space="preserve">е </w:t>
        </w:r>
      </w:ins>
      <w:ins w:id="153" w:author="ALI" w:date="2026-08-10T13:56:00Z">
        <w:r w:rsidRPr="00974787">
          <w:t>единой Сред</w:t>
        </w:r>
        <w:r>
          <w:t>ы</w:t>
        </w:r>
        <w:r w:rsidRPr="00974787">
          <w:t xml:space="preserve"> хранения данных </w:t>
        </w:r>
      </w:ins>
      <w:ins w:id="154" w:author="ALI" w:date="2026-08-10T13:55:00Z">
        <w:r w:rsidRPr="00974787">
          <w:t xml:space="preserve">и управление доступом всех участников проекта к </w:t>
        </w:r>
        <w:bookmarkStart w:id="155" w:name="_Hlk237262601"/>
        <w:r w:rsidRPr="00974787">
          <w:t xml:space="preserve">единой Среде хранения данных </w:t>
        </w:r>
        <w:bookmarkEnd w:id="155"/>
        <w:r w:rsidRPr="00974787">
          <w:t>(проекты, договоры, протоколы, согласования, внешняя и внутрен</w:t>
        </w:r>
      </w:ins>
      <w:ins w:id="156" w:author="ALI" w:date="2026-08-10T13:56:00Z">
        <w:r>
          <w:t>н</w:t>
        </w:r>
      </w:ins>
      <w:ins w:id="157" w:author="ALI" w:date="2026-08-10T13:55:00Z">
        <w:r w:rsidRPr="00974787">
          <w:t>яя служебная переписка и т.п.)</w:t>
        </w:r>
      </w:ins>
    </w:p>
    <w:p w14:paraId="4AC50D9D" w14:textId="77777777" w:rsidR="00950F3A" w:rsidRPr="009F441E" w:rsidRDefault="00C57FDE">
      <w:pPr>
        <w:spacing w:after="120" w:line="264" w:lineRule="auto"/>
      </w:pPr>
      <w:r w:rsidRPr="009F441E">
        <w:t>Функции технического заказчика и строительного контроля выполняются отдельными привлечёнными исполнителями; их подбор и координацию обеспечивает УК. Выполнение самих этих функций в предмет настоящего задания не входит.</w:t>
      </w:r>
    </w:p>
    <w:p w14:paraId="04A80B6B" w14:textId="77777777" w:rsidR="00950F3A" w:rsidRPr="009F441E" w:rsidRDefault="00C57FDE">
      <w:pPr>
        <w:keepNext/>
        <w:spacing w:before="220" w:after="100"/>
      </w:pPr>
      <w:r w:rsidRPr="009F441E">
        <w:rPr>
          <w:b/>
          <w:bCs/>
          <w:sz w:val="26"/>
          <w:szCs w:val="26"/>
        </w:rPr>
        <w:t>3. Требования к управляющей компании (участнику конкурса)</w:t>
      </w:r>
    </w:p>
    <w:p w14:paraId="3DCAB102" w14:textId="77777777" w:rsidR="00950F3A" w:rsidRPr="009F441E" w:rsidRDefault="00C57FDE">
      <w:pPr>
        <w:spacing w:after="120" w:line="264" w:lineRule="auto"/>
      </w:pPr>
      <w:r w:rsidRPr="009F441E">
        <w:t>3.1. Опыт управления проектами в качестве управляющей компании</w:t>
      </w:r>
      <w:r w:rsidR="007F6857" w:rsidRPr="009F441E">
        <w:t xml:space="preserve"> на территории ЦАО г. Москвы (с указанием объектов)</w:t>
      </w:r>
      <w:r w:rsidRPr="009F441E">
        <w:t>: создание или реконструкция крупных общественных, культурных или многофункциональных объектов сопоставимого масштаба.</w:t>
      </w:r>
    </w:p>
    <w:p w14:paraId="23F568DA" w14:textId="77777777" w:rsidR="00950F3A" w:rsidRPr="009F441E" w:rsidRDefault="00C57FDE">
      <w:pPr>
        <w:spacing w:after="120" w:line="264" w:lineRule="auto"/>
      </w:pPr>
      <w:r w:rsidRPr="009F441E">
        <w:t>3.</w:t>
      </w:r>
      <w:r w:rsidR="007F6857" w:rsidRPr="009F441E">
        <w:t>2</w:t>
      </w:r>
      <w:r w:rsidRPr="009F441E">
        <w:t>. Опыт управления проектами в качестве управляющей компании для компаний группы «Альфа».</w:t>
      </w:r>
    </w:p>
    <w:p w14:paraId="18C445D8" w14:textId="77777777" w:rsidR="00950F3A" w:rsidRPr="009F441E" w:rsidRDefault="00C57FDE">
      <w:pPr>
        <w:spacing w:after="120" w:line="264" w:lineRule="auto"/>
      </w:pPr>
      <w:r w:rsidRPr="009F441E">
        <w:lastRenderedPageBreak/>
        <w:t>3.</w:t>
      </w:r>
      <w:r w:rsidR="007F6857" w:rsidRPr="009F441E">
        <w:t>3</w:t>
      </w:r>
      <w:r w:rsidRPr="009F441E">
        <w:t xml:space="preserve">. </w:t>
      </w:r>
      <w:r w:rsidR="007F6857" w:rsidRPr="009F441E">
        <w:rPr>
          <w:sz w:val="22"/>
          <w:szCs w:val="22"/>
        </w:rPr>
        <w:t>Опыт работы с крупными международными компаниями и адаптация их решений с российскими профильными компаниями (архитектура, проектирование, строительство)</w:t>
      </w:r>
      <w:r w:rsidRPr="009F441E">
        <w:t>.</w:t>
      </w:r>
    </w:p>
    <w:p w14:paraId="3CB8305B" w14:textId="77777777" w:rsidR="00950F3A" w:rsidRPr="00DC3094" w:rsidRDefault="007F6857" w:rsidP="006E2DFE">
      <w:pPr>
        <w:spacing w:after="120" w:line="264" w:lineRule="auto"/>
      </w:pPr>
      <w:r w:rsidRPr="009F441E">
        <w:t>3.4</w:t>
      </w:r>
      <w:r w:rsidR="00C57FDE" w:rsidRPr="009F441E">
        <w:t xml:space="preserve">. Опыт </w:t>
      </w:r>
      <w:proofErr w:type="spellStart"/>
      <w:r w:rsidR="00C57FDE" w:rsidRPr="009F441E">
        <w:t>брокериджа</w:t>
      </w:r>
      <w:proofErr w:type="spellEnd"/>
      <w:r w:rsidR="00C57FDE" w:rsidRPr="009F441E">
        <w:t xml:space="preserve"> и взаимодействия с операторами и арендаторами объекта: подбор и привлечение операторов и якорных арендаторов, ведение коммерческих переговоров, согласование их технических и эксплуатационных требований и заблаговременный учёт этих требований в проектных решениях.</w:t>
      </w:r>
    </w:p>
    <w:p w14:paraId="0123F871" w14:textId="77777777" w:rsidR="007F6857" w:rsidRPr="009F441E" w:rsidRDefault="00C57FDE" w:rsidP="007F6857">
      <w:pPr>
        <w:spacing w:after="120" w:line="264" w:lineRule="auto"/>
        <w:rPr>
          <w:b/>
          <w:bCs/>
          <w:sz w:val="26"/>
          <w:szCs w:val="26"/>
        </w:rPr>
      </w:pPr>
      <w:r w:rsidRPr="009F441E">
        <w:t>3.</w:t>
      </w:r>
      <w:r w:rsidR="007F6857" w:rsidRPr="009F441E">
        <w:t>5</w:t>
      </w:r>
      <w:r w:rsidRPr="009F441E">
        <w:t xml:space="preserve">. </w:t>
      </w:r>
      <w:r w:rsidR="007F6857" w:rsidRPr="009F441E">
        <w:rPr>
          <w:sz w:val="22"/>
        </w:rPr>
        <w:t>Качество и детализация предложенного плана по реализации проекта.</w:t>
      </w:r>
      <w:r w:rsidR="007F6857" w:rsidRPr="009F441E">
        <w:rPr>
          <w:b/>
          <w:bCs/>
          <w:sz w:val="26"/>
          <w:szCs w:val="26"/>
        </w:rPr>
        <w:t xml:space="preserve"> </w:t>
      </w:r>
    </w:p>
    <w:p w14:paraId="5BFEB14F" w14:textId="77777777" w:rsidR="007F6857" w:rsidRPr="009F441E" w:rsidRDefault="007F6857" w:rsidP="007F6857">
      <w:pPr>
        <w:spacing w:after="120" w:line="264" w:lineRule="auto"/>
        <w:rPr>
          <w:b/>
          <w:bCs/>
          <w:sz w:val="26"/>
          <w:szCs w:val="26"/>
        </w:rPr>
      </w:pPr>
    </w:p>
    <w:p w14:paraId="54E50E9F" w14:textId="77777777" w:rsidR="00950F3A" w:rsidRPr="009F441E" w:rsidRDefault="00C57FDE" w:rsidP="007F6857">
      <w:pPr>
        <w:spacing w:after="120" w:line="264" w:lineRule="auto"/>
      </w:pPr>
      <w:r w:rsidRPr="009F441E">
        <w:rPr>
          <w:b/>
          <w:bCs/>
          <w:sz w:val="26"/>
          <w:szCs w:val="26"/>
        </w:rPr>
        <w:t>4. Состав и содержание услуг по этапам</w:t>
      </w:r>
    </w:p>
    <w:p w14:paraId="726ED6C8" w14:textId="77777777" w:rsidR="00950F3A" w:rsidRPr="009F441E" w:rsidRDefault="00C57FDE">
      <w:pPr>
        <w:spacing w:after="120" w:line="264" w:lineRule="auto"/>
      </w:pPr>
      <w:r w:rsidRPr="009F441E">
        <w:rPr>
          <w:i/>
          <w:iCs/>
        </w:rPr>
        <w:t>По каждому этапу УК обеспечивает выполнение перечисленных работ (организация закупок и исполнителей, сопровождение, контроль, приёмка) и достижение результата этапа (вехи). Даты начала и окончания и длительность по каждой работе претендент заполняет самостоятельно.</w:t>
      </w:r>
    </w:p>
    <w:p w14:paraId="21329B83" w14:textId="77777777" w:rsidR="00950F3A" w:rsidRPr="009F441E" w:rsidRDefault="00C57FDE">
      <w:pPr>
        <w:keepNext/>
        <w:spacing w:before="140" w:after="70"/>
      </w:pPr>
      <w:r w:rsidRPr="009F441E">
        <w:rPr>
          <w:b/>
          <w:bCs/>
        </w:rPr>
        <w:t>Этап 1. Градостроительный аудит и исходные условия реализации проекта</w:t>
      </w: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4910"/>
        <w:gridCol w:w="1300"/>
        <w:gridCol w:w="1300"/>
        <w:gridCol w:w="1000"/>
      </w:tblGrid>
      <w:tr w:rsidR="00950F3A" w:rsidRPr="009F441E" w14:paraId="02DC312C" w14:textId="77777777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84B6F3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6B5142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Наименование работ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1927AB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Дата начала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13AB08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Дата окончания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951890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 xml:space="preserve">Длит., </w:t>
            </w:r>
            <w:proofErr w:type="spellStart"/>
            <w:r w:rsidRPr="009F441E">
              <w:rPr>
                <w:b/>
                <w:bCs/>
                <w:sz w:val="22"/>
                <w:szCs w:val="22"/>
              </w:rPr>
              <w:t>к.д</w:t>
            </w:r>
            <w:proofErr w:type="spellEnd"/>
            <w:r w:rsidRPr="009F441E">
              <w:rPr>
                <w:b/>
                <w:bCs/>
                <w:sz w:val="22"/>
                <w:szCs w:val="22"/>
              </w:rPr>
              <w:t>.</w:t>
            </w:r>
          </w:p>
        </w:tc>
      </w:tr>
      <w:tr w:rsidR="00950F3A" w:rsidRPr="009F441E" w14:paraId="5A03F702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5704D4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1.1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611A6D" w14:textId="77777777" w:rsidR="00950F3A" w:rsidRPr="009F441E" w:rsidRDefault="00C57FDE">
            <w:r w:rsidRPr="009F441E">
              <w:rPr>
                <w:sz w:val="22"/>
                <w:szCs w:val="22"/>
              </w:rPr>
              <w:t>Правовой анализ имущественного комплекса; актуализация сведений ЕГРН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3F972D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974913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DB52CA" w14:textId="77777777" w:rsidR="00950F3A" w:rsidRPr="009F441E" w:rsidRDefault="00950F3A"/>
        </w:tc>
      </w:tr>
      <w:tr w:rsidR="00950F3A" w:rsidRPr="009F441E" w14:paraId="313D1B1B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27E995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1.2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38DB82" w14:textId="77777777" w:rsidR="00950F3A" w:rsidRPr="009F441E" w:rsidRDefault="00C57FDE">
            <w:r w:rsidRPr="009F441E">
              <w:rPr>
                <w:sz w:val="22"/>
                <w:szCs w:val="22"/>
              </w:rPr>
              <w:t>Инженерно-геодезические изыскания, регистрация в ГИС ОГД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49F705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967122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7ED1A3" w14:textId="77777777" w:rsidR="00950F3A" w:rsidRPr="009F441E" w:rsidRDefault="00950F3A"/>
        </w:tc>
      </w:tr>
      <w:tr w:rsidR="00950F3A" w:rsidRPr="009F441E" w14:paraId="4E608A2E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4599D4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1.3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2B0446" w14:textId="77777777" w:rsidR="00950F3A" w:rsidRPr="009F441E" w:rsidRDefault="00C57FDE">
            <w:r w:rsidRPr="009F441E">
              <w:rPr>
                <w:sz w:val="22"/>
                <w:szCs w:val="22"/>
              </w:rPr>
              <w:t>Инженерно-геологические, гидрологические и экологические изыскания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4FDC5A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C54A41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BE661F" w14:textId="77777777" w:rsidR="00950F3A" w:rsidRPr="009F441E" w:rsidRDefault="00950F3A"/>
        </w:tc>
      </w:tr>
      <w:tr w:rsidR="00950F3A" w:rsidRPr="009F441E" w14:paraId="0C3EA9C4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A1D529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1.4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7B668E" w14:textId="77777777" w:rsidR="00950F3A" w:rsidRPr="009F441E" w:rsidRDefault="00C57FDE">
            <w:r w:rsidRPr="009F441E">
              <w:rPr>
                <w:sz w:val="22"/>
                <w:szCs w:val="22"/>
              </w:rPr>
              <w:t>Техническое обследование строительных конструкций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1A1533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AC2789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757CB9" w14:textId="77777777" w:rsidR="00950F3A" w:rsidRPr="009F441E" w:rsidRDefault="00950F3A"/>
        </w:tc>
      </w:tr>
      <w:tr w:rsidR="00950F3A" w:rsidRPr="009F441E" w14:paraId="3103663F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036E89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1.5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B46FA9" w14:textId="77777777" w:rsidR="00950F3A" w:rsidRPr="009F441E" w:rsidRDefault="00C57FDE">
            <w:r w:rsidRPr="009F441E">
              <w:rPr>
                <w:sz w:val="22"/>
                <w:szCs w:val="22"/>
              </w:rPr>
              <w:t>Историко-культурные изыскания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2C83D4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CA4944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6962E2" w14:textId="77777777" w:rsidR="00950F3A" w:rsidRPr="009F441E" w:rsidRDefault="00950F3A"/>
        </w:tc>
      </w:tr>
      <w:tr w:rsidR="00950F3A" w:rsidRPr="009F441E" w14:paraId="10E642A4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76592C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1.6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47E877" w14:textId="77777777" w:rsidR="00950F3A" w:rsidRPr="009F441E" w:rsidRDefault="00C57FDE">
            <w:r w:rsidRPr="009F441E">
              <w:rPr>
                <w:sz w:val="22"/>
                <w:szCs w:val="22"/>
              </w:rPr>
              <w:t>Изучение и систематизация материалов инженерно-геологических изысканий прошлых лет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AE0442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E62873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AAA0C4" w14:textId="77777777" w:rsidR="00950F3A" w:rsidRPr="009F441E" w:rsidRDefault="00950F3A"/>
        </w:tc>
      </w:tr>
      <w:tr w:rsidR="00950F3A" w:rsidRPr="009F441E" w14:paraId="46BDDC8B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975355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1.7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64E835" w14:textId="77777777" w:rsidR="00950F3A" w:rsidRPr="009F441E" w:rsidRDefault="00C57FDE">
            <w:r w:rsidRPr="009F441E">
              <w:rPr>
                <w:sz w:val="22"/>
                <w:szCs w:val="22"/>
              </w:rPr>
              <w:t>Специальные инженерно-геофизические изыскания (при необходимости)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2CE457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40A218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9726F2" w14:textId="77777777" w:rsidR="00950F3A" w:rsidRPr="009F441E" w:rsidRDefault="00950F3A"/>
        </w:tc>
      </w:tr>
    </w:tbl>
    <w:p w14:paraId="7CC29709" w14:textId="77777777" w:rsidR="00950F3A" w:rsidRPr="009F441E" w:rsidRDefault="00C57FDE">
      <w:pPr>
        <w:spacing w:before="60" w:after="120" w:line="264" w:lineRule="auto"/>
      </w:pPr>
      <w:r w:rsidRPr="009F441E">
        <w:t>Результат этапа (веха): Отчёт об условиях проектирования, анализ исходных данных, ограничений и ЗОУИТ.</w:t>
      </w:r>
    </w:p>
    <w:p w14:paraId="50292C9B" w14:textId="77777777" w:rsidR="00950F3A" w:rsidRPr="009F441E" w:rsidRDefault="00C57FDE">
      <w:pPr>
        <w:spacing w:after="120" w:line="264" w:lineRule="auto"/>
      </w:pPr>
      <w:r w:rsidRPr="009F441E">
        <w:t>Бонус за выполнение этапа: ______________ руб. (без НДС).</w:t>
      </w:r>
    </w:p>
    <w:p w14:paraId="56A1055B" w14:textId="77777777" w:rsidR="00950F3A" w:rsidRPr="009F441E" w:rsidRDefault="00C57FDE">
      <w:pPr>
        <w:keepNext/>
        <w:spacing w:before="140" w:after="70"/>
      </w:pPr>
      <w:r w:rsidRPr="009F441E">
        <w:rPr>
          <w:b/>
          <w:bCs/>
        </w:rPr>
        <w:t>Этап 2. Архитектурная концепция и согласование</w:t>
      </w: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4910"/>
        <w:gridCol w:w="1300"/>
        <w:gridCol w:w="1300"/>
        <w:gridCol w:w="1000"/>
      </w:tblGrid>
      <w:tr w:rsidR="00950F3A" w:rsidRPr="009F441E" w14:paraId="720AB5EA" w14:textId="77777777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576619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F4B875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Наименование работ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551F39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Дата начала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9B8276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Дата окончания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E8978D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 xml:space="preserve">Длит., </w:t>
            </w:r>
            <w:proofErr w:type="spellStart"/>
            <w:r w:rsidRPr="009F441E">
              <w:rPr>
                <w:b/>
                <w:bCs/>
                <w:sz w:val="22"/>
                <w:szCs w:val="22"/>
              </w:rPr>
              <w:t>к.д</w:t>
            </w:r>
            <w:proofErr w:type="spellEnd"/>
            <w:r w:rsidRPr="009F441E">
              <w:rPr>
                <w:b/>
                <w:bCs/>
                <w:sz w:val="22"/>
                <w:szCs w:val="22"/>
              </w:rPr>
              <w:t>.</w:t>
            </w:r>
          </w:p>
        </w:tc>
      </w:tr>
      <w:tr w:rsidR="00950F3A" w:rsidRPr="009F441E" w14:paraId="57F9C4EA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F1CCF8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2.1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50FC6B" w14:textId="77777777" w:rsidR="00950F3A" w:rsidRPr="009F441E" w:rsidRDefault="00C57FDE">
            <w:r w:rsidRPr="009F441E">
              <w:rPr>
                <w:sz w:val="22"/>
                <w:szCs w:val="22"/>
              </w:rPr>
              <w:t>Буклет архитектурно-градостроительной концепции (вкл. НПМ)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F062CC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0B025A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661329" w14:textId="77777777" w:rsidR="00950F3A" w:rsidRPr="009F441E" w:rsidRDefault="00950F3A"/>
        </w:tc>
      </w:tr>
      <w:tr w:rsidR="00950F3A" w:rsidRPr="009F441E" w14:paraId="630E73F3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04279E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2.2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708D5F" w14:textId="77777777" w:rsidR="00950F3A" w:rsidRPr="009F441E" w:rsidRDefault="00C57FDE">
            <w:r w:rsidRPr="009F441E">
              <w:rPr>
                <w:sz w:val="22"/>
                <w:szCs w:val="22"/>
              </w:rPr>
              <w:t>Рабочее рассмотрение Мэром Москвы, доработка материалов, публичный контур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EC5F76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170590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3D3B08" w14:textId="77777777" w:rsidR="00950F3A" w:rsidRPr="009F441E" w:rsidRDefault="00950F3A"/>
        </w:tc>
      </w:tr>
      <w:tr w:rsidR="00950F3A" w:rsidRPr="009F441E" w14:paraId="1A953DD6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832D82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2.3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75B437" w14:textId="77777777" w:rsidR="00950F3A" w:rsidRPr="009F441E" w:rsidRDefault="00C57FDE">
            <w:r w:rsidRPr="009F441E">
              <w:rPr>
                <w:sz w:val="22"/>
                <w:szCs w:val="22"/>
              </w:rPr>
              <w:t>Архитектурная комиссия ДГП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8F493E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F9B041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EB9A8F" w14:textId="77777777" w:rsidR="00950F3A" w:rsidRPr="009F441E" w:rsidRDefault="00950F3A"/>
        </w:tc>
      </w:tr>
      <w:tr w:rsidR="00950F3A" w:rsidRPr="009F441E" w14:paraId="77AC554F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720512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2.4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396493" w14:textId="77777777" w:rsidR="00950F3A" w:rsidRPr="009F441E" w:rsidRDefault="00C57FDE">
            <w:r w:rsidRPr="009F441E">
              <w:rPr>
                <w:sz w:val="22"/>
                <w:szCs w:val="22"/>
              </w:rPr>
              <w:t>Альбом АГР и ВПМ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D4177F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963089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D0E9F5" w14:textId="77777777" w:rsidR="00950F3A" w:rsidRPr="009F441E" w:rsidRDefault="00950F3A"/>
        </w:tc>
      </w:tr>
      <w:tr w:rsidR="00950F3A" w:rsidRPr="009F441E" w14:paraId="5BE8B9F3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51BAD3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lastRenderedPageBreak/>
              <w:t>2.5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7905B2" w14:textId="77777777" w:rsidR="00950F3A" w:rsidRPr="009F441E" w:rsidRDefault="00C57FDE">
            <w:r w:rsidRPr="009F441E">
              <w:rPr>
                <w:sz w:val="22"/>
                <w:szCs w:val="22"/>
              </w:rPr>
              <w:t>Архитектурная комиссия ДГП (повторное рассмотрение)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DC5DB9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0456CD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82D315" w14:textId="77777777" w:rsidR="00950F3A" w:rsidRPr="009F441E" w:rsidRDefault="00950F3A"/>
        </w:tc>
      </w:tr>
      <w:tr w:rsidR="00950F3A" w:rsidRPr="009F441E" w14:paraId="4A37F21F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3279A5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2.6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7164AA" w14:textId="77777777" w:rsidR="00950F3A" w:rsidRPr="009F441E" w:rsidRDefault="00C57FDE">
            <w:r w:rsidRPr="009F441E">
              <w:rPr>
                <w:sz w:val="22"/>
                <w:szCs w:val="22"/>
              </w:rPr>
              <w:t>Свидетельство об утверждении АГР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2FB0AB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993A9B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6A25C5" w14:textId="77777777" w:rsidR="00950F3A" w:rsidRPr="009F441E" w:rsidRDefault="00950F3A"/>
        </w:tc>
      </w:tr>
    </w:tbl>
    <w:p w14:paraId="5F507D54" w14:textId="77777777" w:rsidR="00950F3A" w:rsidRPr="009F441E" w:rsidRDefault="00C57FDE">
      <w:pPr>
        <w:spacing w:before="60" w:after="120" w:line="264" w:lineRule="auto"/>
      </w:pPr>
      <w:r w:rsidRPr="009F441E">
        <w:t>Результат этапа (веха): Утверждение концепции на уровне, необходимом для дальнейшего движения проекта, с подтверждением её реализуемости с учётом градостроительных и технических ограничений.</w:t>
      </w:r>
    </w:p>
    <w:p w14:paraId="2DE4F933" w14:textId="77777777" w:rsidR="00950F3A" w:rsidRPr="009F441E" w:rsidRDefault="00C57FDE">
      <w:pPr>
        <w:spacing w:after="120" w:line="264" w:lineRule="auto"/>
      </w:pPr>
      <w:r w:rsidRPr="009F441E">
        <w:t>Бонус за выполнение этапа: ______________ руб. (без НДС).</w:t>
      </w:r>
    </w:p>
    <w:p w14:paraId="4438F2C4" w14:textId="77777777" w:rsidR="00950F3A" w:rsidRPr="009F441E" w:rsidRDefault="00C57FDE">
      <w:pPr>
        <w:keepNext/>
        <w:spacing w:before="140" w:after="70"/>
      </w:pPr>
      <w:r w:rsidRPr="009F441E">
        <w:rPr>
          <w:b/>
          <w:bCs/>
        </w:rPr>
        <w:t>Этап 3. Получение ГПЗУ</w:t>
      </w: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4910"/>
        <w:gridCol w:w="1300"/>
        <w:gridCol w:w="1300"/>
        <w:gridCol w:w="1000"/>
      </w:tblGrid>
      <w:tr w:rsidR="00950F3A" w:rsidRPr="009F441E" w14:paraId="1A4F2B58" w14:textId="77777777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C62FDB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26B88D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Наименование работ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82EAD1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Дата начала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77157C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Дата окончания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8033C6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 xml:space="preserve">Длит., </w:t>
            </w:r>
            <w:proofErr w:type="spellStart"/>
            <w:r w:rsidRPr="009F441E">
              <w:rPr>
                <w:b/>
                <w:bCs/>
                <w:sz w:val="22"/>
                <w:szCs w:val="22"/>
              </w:rPr>
              <w:t>к.д</w:t>
            </w:r>
            <w:proofErr w:type="spellEnd"/>
            <w:r w:rsidRPr="009F441E">
              <w:rPr>
                <w:b/>
                <w:bCs/>
                <w:sz w:val="22"/>
                <w:szCs w:val="22"/>
              </w:rPr>
              <w:t>.</w:t>
            </w:r>
          </w:p>
        </w:tc>
      </w:tr>
      <w:tr w:rsidR="00950F3A" w:rsidRPr="009F441E" w14:paraId="3F5696A7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3E7E79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3.1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86C7F0" w14:textId="77777777" w:rsidR="00950F3A" w:rsidRPr="009F441E" w:rsidRDefault="00C57FDE">
            <w:r w:rsidRPr="009F441E">
              <w:rPr>
                <w:sz w:val="22"/>
                <w:szCs w:val="22"/>
              </w:rPr>
              <w:t>Внесение изменений в ПЗЗ и ГПЗУ, сопровождение рабочей группы и ГЗК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B1362E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783D14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CC1536" w14:textId="77777777" w:rsidR="00950F3A" w:rsidRPr="009F441E" w:rsidRDefault="00950F3A"/>
        </w:tc>
      </w:tr>
    </w:tbl>
    <w:p w14:paraId="77DE5CEE" w14:textId="77777777" w:rsidR="00950F3A" w:rsidRPr="009F441E" w:rsidRDefault="00C57FDE">
      <w:pPr>
        <w:spacing w:before="60" w:after="120" w:line="264" w:lineRule="auto"/>
      </w:pPr>
      <w:r w:rsidRPr="009F441E">
        <w:t>Результат этапа (веха): ГПЗУ с параметрами, позволяющими реализовать проект.</w:t>
      </w:r>
    </w:p>
    <w:p w14:paraId="28A0159E" w14:textId="77777777" w:rsidR="00950F3A" w:rsidRPr="009F441E" w:rsidRDefault="00C57FDE">
      <w:pPr>
        <w:spacing w:after="120" w:line="264" w:lineRule="auto"/>
      </w:pPr>
      <w:r w:rsidRPr="009F441E">
        <w:t>Бонус за выполнение этапа: ______________ руб. (без НДС).</w:t>
      </w:r>
    </w:p>
    <w:p w14:paraId="206A0B51" w14:textId="77777777" w:rsidR="00950F3A" w:rsidRPr="009F441E" w:rsidRDefault="00C57FDE">
      <w:pPr>
        <w:keepNext/>
        <w:spacing w:before="140" w:after="70"/>
      </w:pPr>
      <w:r w:rsidRPr="009F441E">
        <w:rPr>
          <w:b/>
          <w:bCs/>
        </w:rPr>
        <w:t>Этап 4. Выпуск проектной документации стадии «Проект»</w:t>
      </w: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4910"/>
        <w:gridCol w:w="1300"/>
        <w:gridCol w:w="1300"/>
        <w:gridCol w:w="1000"/>
      </w:tblGrid>
      <w:tr w:rsidR="00950F3A" w:rsidRPr="009F441E" w14:paraId="054CAA75" w14:textId="77777777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40EFC1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3A83FA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Наименование работ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E5BE85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Дата начала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CAF711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Дата окончания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751FAC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 xml:space="preserve">Длит., </w:t>
            </w:r>
            <w:proofErr w:type="spellStart"/>
            <w:r w:rsidRPr="009F441E">
              <w:rPr>
                <w:b/>
                <w:bCs/>
                <w:sz w:val="22"/>
                <w:szCs w:val="22"/>
              </w:rPr>
              <w:t>к.д</w:t>
            </w:r>
            <w:proofErr w:type="spellEnd"/>
            <w:r w:rsidRPr="009F441E">
              <w:rPr>
                <w:b/>
                <w:bCs/>
                <w:sz w:val="22"/>
                <w:szCs w:val="22"/>
              </w:rPr>
              <w:t>.</w:t>
            </w:r>
          </w:p>
        </w:tc>
      </w:tr>
      <w:tr w:rsidR="00950F3A" w:rsidRPr="009F441E" w14:paraId="4EB6A49A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33FAFB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4.1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306887" w14:textId="77777777" w:rsidR="00950F3A" w:rsidRPr="009F441E" w:rsidRDefault="00C57FDE">
            <w:r w:rsidRPr="009F441E">
              <w:rPr>
                <w:sz w:val="22"/>
                <w:szCs w:val="22"/>
              </w:rPr>
              <w:t>Проектная документация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26C87F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E6BEF4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385236" w14:textId="77777777" w:rsidR="00950F3A" w:rsidRPr="009F441E" w:rsidRDefault="00950F3A"/>
        </w:tc>
      </w:tr>
      <w:tr w:rsidR="00950F3A" w:rsidRPr="009F441E" w14:paraId="500A7790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D5909F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4.2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19F416" w14:textId="77777777" w:rsidR="00950F3A" w:rsidRPr="009F441E" w:rsidRDefault="00C57FDE">
            <w:r w:rsidRPr="009F441E">
              <w:rPr>
                <w:sz w:val="22"/>
                <w:szCs w:val="22"/>
              </w:rPr>
              <w:t xml:space="preserve">СТУ, расчёт пожарных рисков, НТЗ, согласование </w:t>
            </w:r>
            <w:proofErr w:type="spellStart"/>
            <w:r w:rsidRPr="009F441E">
              <w:rPr>
                <w:sz w:val="22"/>
                <w:szCs w:val="22"/>
              </w:rPr>
              <w:t>Москомэкспертизы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B5BF0B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6ED4AD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E1B5DB" w14:textId="77777777" w:rsidR="00950F3A" w:rsidRPr="009F441E" w:rsidRDefault="00950F3A"/>
        </w:tc>
      </w:tr>
      <w:tr w:rsidR="00950F3A" w:rsidRPr="009F441E" w14:paraId="1F42BF1D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99A375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4.3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2098AB" w14:textId="77777777" w:rsidR="00950F3A" w:rsidRPr="009F441E" w:rsidRDefault="00C57FDE">
            <w:r w:rsidRPr="009F441E">
              <w:rPr>
                <w:sz w:val="22"/>
                <w:szCs w:val="22"/>
              </w:rPr>
              <w:t>Проект организации демонтажа / подготовительных работ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8DB7CF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D13207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79085D" w14:textId="77777777" w:rsidR="00950F3A" w:rsidRPr="009F441E" w:rsidRDefault="00950F3A"/>
        </w:tc>
      </w:tr>
      <w:tr w:rsidR="00950F3A" w:rsidRPr="009F441E" w14:paraId="3C5F7CAC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AA8184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4.4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3797D1" w14:textId="77777777" w:rsidR="00950F3A" w:rsidRPr="009F441E" w:rsidRDefault="00C57FDE">
            <w:r w:rsidRPr="009F441E">
              <w:rPr>
                <w:sz w:val="22"/>
                <w:szCs w:val="22"/>
              </w:rPr>
              <w:t>Схема транспортного обеспечения объекта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C81839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5620BE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32F14B" w14:textId="77777777" w:rsidR="00950F3A" w:rsidRPr="009F441E" w:rsidRDefault="00950F3A"/>
        </w:tc>
      </w:tr>
      <w:tr w:rsidR="00950F3A" w:rsidRPr="009F441E" w14:paraId="29471D27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3EB5B1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4.5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CD0DA9" w14:textId="77777777" w:rsidR="00950F3A" w:rsidRPr="009F441E" w:rsidRDefault="00C57FDE">
            <w:r w:rsidRPr="009F441E">
              <w:rPr>
                <w:sz w:val="22"/>
                <w:szCs w:val="22"/>
              </w:rPr>
              <w:t>Программа мониторинга прилегающих строений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91D560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B39A91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3D8C95" w14:textId="77777777" w:rsidR="00950F3A" w:rsidRPr="009F441E" w:rsidRDefault="00950F3A"/>
        </w:tc>
      </w:tr>
      <w:tr w:rsidR="00950F3A" w:rsidRPr="009F441E" w14:paraId="4E74A901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361FA9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4.6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695C9A" w14:textId="77777777" w:rsidR="00950F3A" w:rsidRPr="009F441E" w:rsidRDefault="00C57FDE">
            <w:r w:rsidRPr="009F441E">
              <w:rPr>
                <w:sz w:val="22"/>
                <w:szCs w:val="22"/>
              </w:rPr>
              <w:t>Мероприятия по сохранности сооружений метрополитена (согласование с ГУП «Московский метрополитен»)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12615A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2D98A2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4537A5" w14:textId="77777777" w:rsidR="00950F3A" w:rsidRPr="009F441E" w:rsidRDefault="00950F3A"/>
        </w:tc>
      </w:tr>
      <w:tr w:rsidR="00950F3A" w:rsidRPr="009F441E" w14:paraId="60D03FC7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847310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4.7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3F15A3" w14:textId="77777777" w:rsidR="00950F3A" w:rsidRPr="009F441E" w:rsidRDefault="00C57FDE">
            <w:r w:rsidRPr="009F441E">
              <w:rPr>
                <w:sz w:val="22"/>
                <w:szCs w:val="22"/>
              </w:rPr>
              <w:t>Мероприятия по сохранности подземных сооружений и инженерных коммуникаций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2DEC8C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D8AB00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24E774" w14:textId="77777777" w:rsidR="00950F3A" w:rsidRPr="009F441E" w:rsidRDefault="00950F3A"/>
        </w:tc>
      </w:tr>
      <w:tr w:rsidR="00950F3A" w:rsidRPr="009F441E" w14:paraId="280E4559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2BB20D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4.8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5A60C3" w14:textId="77777777" w:rsidR="00950F3A" w:rsidRPr="009F441E" w:rsidRDefault="00C57FDE">
            <w:r w:rsidRPr="009F441E">
              <w:rPr>
                <w:sz w:val="22"/>
                <w:szCs w:val="22"/>
              </w:rPr>
              <w:t>Проект обеспечения сохранности ОКН (вкл. ГИКЭ и согласование ДКН)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3EC99F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C995C0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82E169" w14:textId="77777777" w:rsidR="00950F3A" w:rsidRPr="009F441E" w:rsidRDefault="00950F3A"/>
        </w:tc>
      </w:tr>
    </w:tbl>
    <w:p w14:paraId="468736C2" w14:textId="77777777" w:rsidR="00950F3A" w:rsidRPr="009F441E" w:rsidRDefault="00C57FDE">
      <w:pPr>
        <w:spacing w:before="60" w:after="120" w:line="264" w:lineRule="auto"/>
      </w:pPr>
      <w:r w:rsidRPr="009F441E">
        <w:t>Результат этапа (веха): Проектная документация стадии «Проект» в объёме, достаточном для подачи в экспертизу.</w:t>
      </w:r>
    </w:p>
    <w:p w14:paraId="4C4C78A2" w14:textId="77777777" w:rsidR="00950F3A" w:rsidRPr="009F441E" w:rsidRDefault="00C57FDE">
      <w:pPr>
        <w:spacing w:after="120" w:line="264" w:lineRule="auto"/>
      </w:pPr>
      <w:r w:rsidRPr="009F441E">
        <w:t>Бонус за выполнение этапа: ______________ руб. (без НДС).</w:t>
      </w:r>
    </w:p>
    <w:p w14:paraId="2CBCB59F" w14:textId="77777777" w:rsidR="00950F3A" w:rsidRPr="009F441E" w:rsidRDefault="00C57FDE">
      <w:pPr>
        <w:keepNext/>
        <w:spacing w:before="140" w:after="70"/>
      </w:pPr>
      <w:r w:rsidRPr="009F441E">
        <w:rPr>
          <w:b/>
          <w:bCs/>
        </w:rPr>
        <w:t>Этап 5. Прохождение экспертизы и получение разрешения на реконструкцию</w:t>
      </w: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4910"/>
        <w:gridCol w:w="1300"/>
        <w:gridCol w:w="1300"/>
        <w:gridCol w:w="1000"/>
      </w:tblGrid>
      <w:tr w:rsidR="00950F3A" w:rsidRPr="009F441E" w14:paraId="29F31B33" w14:textId="77777777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905546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244754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Наименование работ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D146BF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Дата начала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93D014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Дата окончания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A235B4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 xml:space="preserve">Длит., </w:t>
            </w:r>
            <w:proofErr w:type="spellStart"/>
            <w:r w:rsidRPr="009F441E">
              <w:rPr>
                <w:b/>
                <w:bCs/>
                <w:sz w:val="22"/>
                <w:szCs w:val="22"/>
              </w:rPr>
              <w:t>к.д</w:t>
            </w:r>
            <w:proofErr w:type="spellEnd"/>
            <w:r w:rsidRPr="009F441E">
              <w:rPr>
                <w:b/>
                <w:bCs/>
                <w:sz w:val="22"/>
                <w:szCs w:val="22"/>
              </w:rPr>
              <w:t>.</w:t>
            </w:r>
          </w:p>
        </w:tc>
      </w:tr>
      <w:tr w:rsidR="00950F3A" w:rsidRPr="009F441E" w14:paraId="08C960C8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674113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5.1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387609" w14:textId="77777777" w:rsidR="00950F3A" w:rsidRPr="009F441E" w:rsidRDefault="00C57FDE">
            <w:r w:rsidRPr="009F441E">
              <w:rPr>
                <w:sz w:val="22"/>
                <w:szCs w:val="22"/>
              </w:rPr>
              <w:t>Государственная экспертиза ПД и результатов инженерных изысканий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14DBC3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3F8CED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0E25B5" w14:textId="77777777" w:rsidR="00950F3A" w:rsidRPr="009F441E" w:rsidRDefault="00950F3A"/>
        </w:tc>
      </w:tr>
      <w:tr w:rsidR="00950F3A" w:rsidRPr="009F441E" w14:paraId="352CD90B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928BD5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lastRenderedPageBreak/>
              <w:t>5.2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0B468B" w14:textId="77777777" w:rsidR="00950F3A" w:rsidRPr="009F441E" w:rsidRDefault="00C57FDE">
            <w:r w:rsidRPr="009F441E">
              <w:rPr>
                <w:sz w:val="22"/>
                <w:szCs w:val="22"/>
              </w:rPr>
              <w:t>Сопровождение государственной экспертизы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9E0602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594774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17127B" w14:textId="77777777" w:rsidR="00950F3A" w:rsidRPr="009F441E" w:rsidRDefault="00950F3A"/>
        </w:tc>
      </w:tr>
      <w:tr w:rsidR="00950F3A" w:rsidRPr="009F441E" w14:paraId="43EBC4D8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8F451A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5.3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5AC292" w14:textId="77777777" w:rsidR="00950F3A" w:rsidRPr="009F441E" w:rsidRDefault="00C57FDE">
            <w:r w:rsidRPr="009F441E">
              <w:rPr>
                <w:sz w:val="22"/>
                <w:szCs w:val="22"/>
              </w:rPr>
              <w:t>Разрешение на реконструкцию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E749DB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094932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49FFEC" w14:textId="77777777" w:rsidR="00950F3A" w:rsidRPr="009F441E" w:rsidRDefault="00950F3A"/>
        </w:tc>
      </w:tr>
      <w:tr w:rsidR="00950F3A" w:rsidRPr="009F441E" w14:paraId="345023CF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EB7094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5.4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4ABD00" w14:textId="77777777" w:rsidR="00950F3A" w:rsidRPr="009F441E" w:rsidRDefault="00C57FDE">
            <w:r w:rsidRPr="009F441E">
              <w:rPr>
                <w:sz w:val="22"/>
                <w:szCs w:val="22"/>
              </w:rPr>
              <w:t xml:space="preserve">Программа проверок </w:t>
            </w:r>
            <w:proofErr w:type="spellStart"/>
            <w:r w:rsidRPr="009F441E">
              <w:rPr>
                <w:sz w:val="22"/>
                <w:szCs w:val="22"/>
              </w:rPr>
              <w:t>Мосгосстройнадзора</w:t>
            </w:r>
            <w:proofErr w:type="spellEnd"/>
            <w:r w:rsidRPr="009F441E">
              <w:rPr>
                <w:sz w:val="22"/>
                <w:szCs w:val="22"/>
              </w:rPr>
              <w:t>, извещение о начале работ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417DAB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7EECB3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4B783A" w14:textId="77777777" w:rsidR="00950F3A" w:rsidRPr="009F441E" w:rsidRDefault="00950F3A"/>
        </w:tc>
      </w:tr>
    </w:tbl>
    <w:p w14:paraId="017A94C5" w14:textId="77777777" w:rsidR="00950F3A" w:rsidRPr="009F441E" w:rsidRDefault="00C57FDE">
      <w:pPr>
        <w:spacing w:before="60" w:after="120" w:line="264" w:lineRule="auto"/>
      </w:pPr>
      <w:r w:rsidRPr="009F441E">
        <w:t>Результат этапа (веха): Положительное заключение экспертизы и разрешение на реконструкцию.</w:t>
      </w:r>
    </w:p>
    <w:p w14:paraId="56A9F181" w14:textId="77777777" w:rsidR="00950F3A" w:rsidRPr="009F441E" w:rsidRDefault="00C57FDE">
      <w:pPr>
        <w:spacing w:after="120" w:line="264" w:lineRule="auto"/>
      </w:pPr>
      <w:r w:rsidRPr="009F441E">
        <w:t>Бонус за выполнение этапа: ______________ руб. (без НДС).</w:t>
      </w:r>
    </w:p>
    <w:p w14:paraId="50A2B496" w14:textId="77777777" w:rsidR="00950F3A" w:rsidRPr="009F441E" w:rsidRDefault="00C57FDE">
      <w:pPr>
        <w:keepNext/>
        <w:spacing w:before="140" w:after="70"/>
      </w:pPr>
      <w:r w:rsidRPr="009F441E">
        <w:rPr>
          <w:b/>
          <w:bCs/>
        </w:rPr>
        <w:t>Этап 6. Реконструкция объекта</w:t>
      </w: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4910"/>
        <w:gridCol w:w="1300"/>
        <w:gridCol w:w="1300"/>
        <w:gridCol w:w="1000"/>
      </w:tblGrid>
      <w:tr w:rsidR="00950F3A" w:rsidRPr="009F441E" w14:paraId="2DB51E9E" w14:textId="77777777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F6B1D1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1051CD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Наименование работ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1F0C1F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Дата начала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20FBC6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Дата окончания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678DBB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 xml:space="preserve">Длит., </w:t>
            </w:r>
            <w:proofErr w:type="spellStart"/>
            <w:r w:rsidRPr="009F441E">
              <w:rPr>
                <w:b/>
                <w:bCs/>
                <w:sz w:val="22"/>
                <w:szCs w:val="22"/>
              </w:rPr>
              <w:t>к.д</w:t>
            </w:r>
            <w:proofErr w:type="spellEnd"/>
            <w:r w:rsidRPr="009F441E">
              <w:rPr>
                <w:b/>
                <w:bCs/>
                <w:sz w:val="22"/>
                <w:szCs w:val="22"/>
              </w:rPr>
              <w:t>.</w:t>
            </w:r>
          </w:p>
        </w:tc>
      </w:tr>
      <w:tr w:rsidR="00950F3A" w:rsidRPr="009F441E" w14:paraId="6DD3DFA0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646B84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6.1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7D71CE" w14:textId="77777777" w:rsidR="00950F3A" w:rsidRPr="009F441E" w:rsidRDefault="00C57FDE">
            <w:r w:rsidRPr="009F441E">
              <w:rPr>
                <w:sz w:val="22"/>
                <w:szCs w:val="22"/>
              </w:rPr>
              <w:t>Рабочая документация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83D748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E6D120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F1AF03" w14:textId="77777777" w:rsidR="00950F3A" w:rsidRPr="009F441E" w:rsidRDefault="00950F3A"/>
        </w:tc>
      </w:tr>
      <w:tr w:rsidR="00950F3A" w:rsidRPr="009F441E" w14:paraId="1C9CAEB4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36FFA6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6.2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FA6D53" w14:textId="77777777" w:rsidR="00950F3A" w:rsidRPr="009F441E" w:rsidRDefault="00C57FDE">
            <w:r w:rsidRPr="009F441E">
              <w:rPr>
                <w:sz w:val="22"/>
                <w:szCs w:val="22"/>
              </w:rPr>
              <w:t>Разработка дизайна и концепции интерьеров, рабочая документация на РСР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410A41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333842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01EAE2" w14:textId="77777777" w:rsidR="00950F3A" w:rsidRPr="009F441E" w:rsidRDefault="00950F3A"/>
        </w:tc>
      </w:tr>
      <w:tr w:rsidR="00950F3A" w:rsidRPr="009F441E" w14:paraId="5644498F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E6F79F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6.3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B66C7F" w14:textId="77777777" w:rsidR="00950F3A" w:rsidRPr="009F441E" w:rsidRDefault="00C57FDE">
            <w:r w:rsidRPr="009F441E">
              <w:rPr>
                <w:sz w:val="22"/>
                <w:szCs w:val="22"/>
              </w:rPr>
              <w:t>Тендерный пакет и закупочная документация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6D26E4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79E219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E3E13B" w14:textId="77777777" w:rsidR="00950F3A" w:rsidRPr="009F441E" w:rsidRDefault="00950F3A"/>
        </w:tc>
      </w:tr>
      <w:tr w:rsidR="00950F3A" w:rsidRPr="009F441E" w14:paraId="2EC0E166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C6C479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6.4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6C2169" w14:textId="77777777" w:rsidR="00950F3A" w:rsidRPr="009F441E" w:rsidRDefault="00C57FDE">
            <w:r w:rsidRPr="009F441E">
              <w:rPr>
                <w:sz w:val="22"/>
                <w:szCs w:val="22"/>
              </w:rPr>
              <w:t>Генеральный подряд, СМР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4A8F9C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744509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8963A8" w14:textId="77777777" w:rsidR="00950F3A" w:rsidRPr="009F441E" w:rsidRDefault="00950F3A"/>
        </w:tc>
      </w:tr>
      <w:tr w:rsidR="00950F3A" w:rsidRPr="009F441E" w14:paraId="70FEC854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93D6D4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6.5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A55584" w14:textId="77777777" w:rsidR="00950F3A" w:rsidRPr="009F441E" w:rsidRDefault="00C57FDE">
            <w:r w:rsidRPr="009F441E">
              <w:rPr>
                <w:sz w:val="22"/>
                <w:szCs w:val="22"/>
              </w:rPr>
              <w:t>Строительный контроль (подбор компании и координация)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CE5BE7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A89A8A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3D7002" w14:textId="77777777" w:rsidR="00950F3A" w:rsidRPr="009F441E" w:rsidRDefault="00950F3A"/>
        </w:tc>
      </w:tr>
      <w:tr w:rsidR="00950F3A" w:rsidRPr="009F441E" w14:paraId="72467F42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5822EB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6.6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407A7F" w14:textId="77777777" w:rsidR="00950F3A" w:rsidRPr="009F441E" w:rsidRDefault="00C57FDE">
            <w:r w:rsidRPr="009F441E">
              <w:rPr>
                <w:sz w:val="22"/>
                <w:szCs w:val="22"/>
              </w:rPr>
              <w:t>Авторский надзор иностранного архитектора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A82DFB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F8D9D7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C9D6E8" w14:textId="77777777" w:rsidR="00950F3A" w:rsidRPr="009F441E" w:rsidRDefault="00950F3A"/>
        </w:tc>
      </w:tr>
      <w:tr w:rsidR="00950F3A" w:rsidRPr="009F441E" w14:paraId="134DF6F5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8D0648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6.7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36C302" w14:textId="77777777" w:rsidR="00950F3A" w:rsidRPr="009F441E" w:rsidRDefault="00C57FDE">
            <w:r w:rsidRPr="009F441E">
              <w:rPr>
                <w:sz w:val="22"/>
                <w:szCs w:val="22"/>
              </w:rPr>
              <w:t>Авторский надзор генерального проектировщика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E40F2C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26F6F5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DCE519" w14:textId="77777777" w:rsidR="00950F3A" w:rsidRPr="009F441E" w:rsidRDefault="00950F3A"/>
        </w:tc>
      </w:tr>
      <w:tr w:rsidR="00950F3A" w:rsidRPr="009F441E" w14:paraId="2DCE9D1F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07C6AF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6.8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5DEB76" w14:textId="77777777" w:rsidR="00950F3A" w:rsidRPr="009F441E" w:rsidRDefault="00C57FDE">
            <w:r w:rsidRPr="009F441E">
              <w:rPr>
                <w:sz w:val="22"/>
                <w:szCs w:val="22"/>
              </w:rPr>
              <w:t>Авторский надзор дизайнера интерьеров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1ED713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2DB924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244742" w14:textId="77777777" w:rsidR="00950F3A" w:rsidRPr="009F441E" w:rsidRDefault="00950F3A"/>
        </w:tc>
      </w:tr>
    </w:tbl>
    <w:p w14:paraId="6A6E88B3" w14:textId="77777777" w:rsidR="00950F3A" w:rsidRPr="009F441E" w:rsidRDefault="00C57FDE">
      <w:pPr>
        <w:spacing w:before="60" w:after="120" w:line="264" w:lineRule="auto"/>
      </w:pPr>
      <w:r w:rsidRPr="009F441E">
        <w:t xml:space="preserve">Результат этапа (веха): Выполнение работ пропорционально достижению согласованных </w:t>
      </w:r>
      <w:proofErr w:type="spellStart"/>
      <w:r w:rsidRPr="009F441E">
        <w:t>подэтапов</w:t>
      </w:r>
      <w:proofErr w:type="spellEnd"/>
      <w:r w:rsidRPr="009F441E">
        <w:t xml:space="preserve"> и/или выплатам генеральному подрядчику.</w:t>
      </w:r>
    </w:p>
    <w:p w14:paraId="2D7F1E16" w14:textId="77777777" w:rsidR="00950F3A" w:rsidRPr="009F441E" w:rsidRDefault="00C57FDE">
      <w:pPr>
        <w:spacing w:after="120" w:line="264" w:lineRule="auto"/>
      </w:pPr>
      <w:r w:rsidRPr="009F441E">
        <w:t>Бонус за выполнение этапа: ______________ руб. (без НДС).</w:t>
      </w:r>
    </w:p>
    <w:p w14:paraId="00B1EA6B" w14:textId="77777777" w:rsidR="00950F3A" w:rsidRPr="009F441E" w:rsidRDefault="00C57FDE">
      <w:pPr>
        <w:keepNext/>
        <w:spacing w:before="140" w:after="70"/>
      </w:pPr>
      <w:r w:rsidRPr="009F441E">
        <w:rPr>
          <w:b/>
          <w:bCs/>
        </w:rPr>
        <w:t>Этап 7. Сдача объекта, ЗОС, разрешение на ввод</w:t>
      </w: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4910"/>
        <w:gridCol w:w="1300"/>
        <w:gridCol w:w="1300"/>
        <w:gridCol w:w="1000"/>
      </w:tblGrid>
      <w:tr w:rsidR="00950F3A" w:rsidRPr="009F441E" w14:paraId="52F729EC" w14:textId="77777777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7AB5BB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9A9CE1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Наименование работ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812FCA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Дата начала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13403C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Дата окончания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940E59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 xml:space="preserve">Длит., </w:t>
            </w:r>
            <w:proofErr w:type="spellStart"/>
            <w:r w:rsidRPr="009F441E">
              <w:rPr>
                <w:b/>
                <w:bCs/>
                <w:sz w:val="22"/>
                <w:szCs w:val="22"/>
              </w:rPr>
              <w:t>к.д</w:t>
            </w:r>
            <w:proofErr w:type="spellEnd"/>
            <w:r w:rsidRPr="009F441E">
              <w:rPr>
                <w:b/>
                <w:bCs/>
                <w:sz w:val="22"/>
                <w:szCs w:val="22"/>
              </w:rPr>
              <w:t>.</w:t>
            </w:r>
          </w:p>
        </w:tc>
      </w:tr>
      <w:tr w:rsidR="00950F3A" w:rsidRPr="009F441E" w14:paraId="7249A84F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102869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7.1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EB30A4" w14:textId="77777777" w:rsidR="00950F3A" w:rsidRPr="009F441E" w:rsidRDefault="00C57FDE">
            <w:r w:rsidRPr="009F441E">
              <w:rPr>
                <w:sz w:val="22"/>
                <w:szCs w:val="22"/>
              </w:rPr>
              <w:t>Программа испытаний, ЗОС и акт ввода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B5DE05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132283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1FB404" w14:textId="77777777" w:rsidR="00950F3A" w:rsidRPr="009F441E" w:rsidRDefault="00950F3A"/>
        </w:tc>
      </w:tr>
      <w:tr w:rsidR="00950F3A" w:rsidRPr="009F441E" w14:paraId="70FCA401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CADB03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7.2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40B352" w14:textId="77777777" w:rsidR="00950F3A" w:rsidRPr="009F441E" w:rsidRDefault="00C57FDE">
            <w:r w:rsidRPr="009F441E">
              <w:rPr>
                <w:sz w:val="22"/>
                <w:szCs w:val="22"/>
              </w:rPr>
              <w:t>Кадастровые работы и регистрация права собственности на ОКС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2C113B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9DC001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DBA959" w14:textId="77777777" w:rsidR="00950F3A" w:rsidRPr="009F441E" w:rsidRDefault="00950F3A"/>
        </w:tc>
      </w:tr>
      <w:tr w:rsidR="00950F3A" w:rsidRPr="009F441E" w14:paraId="0C29ABDB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2CB10D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7.3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910EC5" w14:textId="77777777" w:rsidR="00950F3A" w:rsidRPr="009F441E" w:rsidRDefault="00C57FDE">
            <w:r w:rsidRPr="009F441E">
              <w:rPr>
                <w:sz w:val="22"/>
                <w:szCs w:val="22"/>
              </w:rPr>
              <w:t>Оформление паспорта БТИ комплекса; передача объекта оператору / эксплуатанту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F08D9B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755ED4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C3DE09" w14:textId="77777777" w:rsidR="00950F3A" w:rsidRPr="009F441E" w:rsidRDefault="00950F3A"/>
        </w:tc>
      </w:tr>
      <w:tr w:rsidR="00950F3A" w:rsidRPr="009F441E" w14:paraId="12E69EB1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B2A6F5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7.4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BBD9E6" w14:textId="77777777" w:rsidR="00950F3A" w:rsidRPr="009F441E" w:rsidRDefault="00C57FDE">
            <w:r w:rsidRPr="009F441E">
              <w:rPr>
                <w:sz w:val="22"/>
                <w:szCs w:val="22"/>
              </w:rPr>
              <w:t xml:space="preserve">Акт ввода (КС-14), итоговая проверка </w:t>
            </w:r>
            <w:proofErr w:type="spellStart"/>
            <w:r w:rsidRPr="009F441E">
              <w:rPr>
                <w:sz w:val="22"/>
                <w:szCs w:val="22"/>
              </w:rPr>
              <w:t>Мосгосстройнадзора</w:t>
            </w:r>
            <w:proofErr w:type="spellEnd"/>
            <w:r w:rsidRPr="009F441E">
              <w:rPr>
                <w:sz w:val="22"/>
                <w:szCs w:val="22"/>
              </w:rPr>
              <w:t>, разрешение на ввод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A31EAD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DCAFB0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4CA870" w14:textId="77777777" w:rsidR="00950F3A" w:rsidRPr="009F441E" w:rsidRDefault="00950F3A"/>
        </w:tc>
      </w:tr>
    </w:tbl>
    <w:p w14:paraId="3462A326" w14:textId="77777777" w:rsidR="00950F3A" w:rsidRPr="009F441E" w:rsidRDefault="00C57FDE">
      <w:pPr>
        <w:spacing w:before="60" w:after="120" w:line="264" w:lineRule="auto"/>
      </w:pPr>
      <w:r w:rsidRPr="009F441E">
        <w:t>Результат этапа (веха): ЗОС и разрешение на ввод объекта в эксплуатацию.</w:t>
      </w:r>
    </w:p>
    <w:p w14:paraId="4719C125" w14:textId="77777777" w:rsidR="00950F3A" w:rsidRPr="009F441E" w:rsidRDefault="00C57FDE">
      <w:pPr>
        <w:spacing w:after="120" w:line="264" w:lineRule="auto"/>
      </w:pPr>
      <w:r w:rsidRPr="009F441E">
        <w:t>Бонус за выполнение этапа: ______________ руб. (без НДС).</w:t>
      </w:r>
    </w:p>
    <w:p w14:paraId="42138833" w14:textId="77777777" w:rsidR="00950F3A" w:rsidRPr="009F441E" w:rsidRDefault="00C57FDE">
      <w:pPr>
        <w:keepNext/>
        <w:spacing w:before="220" w:after="100"/>
      </w:pPr>
      <w:r w:rsidRPr="009F441E">
        <w:rPr>
          <w:b/>
          <w:bCs/>
          <w:sz w:val="26"/>
          <w:szCs w:val="26"/>
        </w:rPr>
        <w:t>5. Сроки: график этапов (заполняется претендентом)</w:t>
      </w:r>
    </w:p>
    <w:p w14:paraId="025CEB9E" w14:textId="77777777" w:rsidR="00950F3A" w:rsidRPr="009F441E" w:rsidRDefault="00C57FDE">
      <w:pPr>
        <w:spacing w:after="120" w:line="264" w:lineRule="auto"/>
      </w:pPr>
      <w:r w:rsidRPr="009F441E">
        <w:t>Претендент указывает предлагаемые даты начала и окончания и длительность по каждому этапу, а также общий срок реализации проекта.</w:t>
      </w: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4910"/>
        <w:gridCol w:w="1300"/>
        <w:gridCol w:w="1300"/>
        <w:gridCol w:w="1000"/>
      </w:tblGrid>
      <w:tr w:rsidR="00950F3A" w:rsidRPr="009F441E" w14:paraId="1518A07D" w14:textId="77777777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C7ACC5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lastRenderedPageBreak/>
              <w:t>Этап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3BC708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4F30A2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Дата начала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098F92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Дата окончания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D589EA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 xml:space="preserve">Длит., </w:t>
            </w:r>
            <w:proofErr w:type="spellStart"/>
            <w:r w:rsidRPr="009F441E">
              <w:rPr>
                <w:b/>
                <w:bCs/>
                <w:sz w:val="22"/>
                <w:szCs w:val="22"/>
              </w:rPr>
              <w:t>к.д</w:t>
            </w:r>
            <w:proofErr w:type="spellEnd"/>
            <w:r w:rsidRPr="009F441E">
              <w:rPr>
                <w:b/>
                <w:bCs/>
                <w:sz w:val="22"/>
                <w:szCs w:val="22"/>
              </w:rPr>
              <w:t>.</w:t>
            </w:r>
          </w:p>
        </w:tc>
      </w:tr>
      <w:tr w:rsidR="00950F3A" w:rsidRPr="009F441E" w14:paraId="023BB03E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D1A403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1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8E07AB" w14:textId="77777777" w:rsidR="00950F3A" w:rsidRPr="009F441E" w:rsidRDefault="00C57FDE">
            <w:r w:rsidRPr="009F441E">
              <w:rPr>
                <w:sz w:val="22"/>
                <w:szCs w:val="22"/>
              </w:rPr>
              <w:t>Градостроительный аудит и исходные условия реализации проекта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C8F947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0FB737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F48915" w14:textId="77777777" w:rsidR="00950F3A" w:rsidRPr="009F441E" w:rsidRDefault="00950F3A"/>
        </w:tc>
      </w:tr>
      <w:tr w:rsidR="00950F3A" w:rsidRPr="009F441E" w14:paraId="4A443C83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E4E42F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2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12B89D" w14:textId="77777777" w:rsidR="00950F3A" w:rsidRPr="009F441E" w:rsidRDefault="00C57FDE">
            <w:r w:rsidRPr="009F441E">
              <w:rPr>
                <w:sz w:val="22"/>
                <w:szCs w:val="22"/>
              </w:rPr>
              <w:t>Архитектурная концепция и согласование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415234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FB4F57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1F63CB" w14:textId="77777777" w:rsidR="00950F3A" w:rsidRPr="009F441E" w:rsidRDefault="00950F3A"/>
        </w:tc>
      </w:tr>
      <w:tr w:rsidR="00950F3A" w:rsidRPr="009F441E" w14:paraId="649012BD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D2384B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3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C672C2" w14:textId="77777777" w:rsidR="00950F3A" w:rsidRPr="009F441E" w:rsidRDefault="00C57FDE">
            <w:r w:rsidRPr="009F441E">
              <w:rPr>
                <w:sz w:val="22"/>
                <w:szCs w:val="22"/>
              </w:rPr>
              <w:t>Получение ГПЗУ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2D4A55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8947CB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93F0F7" w14:textId="77777777" w:rsidR="00950F3A" w:rsidRPr="009F441E" w:rsidRDefault="00950F3A"/>
        </w:tc>
      </w:tr>
      <w:tr w:rsidR="00950F3A" w:rsidRPr="009F441E" w14:paraId="1A5CC62A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2BC2CB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4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DC88F6" w14:textId="77777777" w:rsidR="00950F3A" w:rsidRPr="009F441E" w:rsidRDefault="00C57FDE">
            <w:r w:rsidRPr="009F441E">
              <w:rPr>
                <w:sz w:val="22"/>
                <w:szCs w:val="22"/>
              </w:rPr>
              <w:t>Выпуск проектной документации стадии «Проект»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7F2D71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FF2D5B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7BC5B7" w14:textId="77777777" w:rsidR="00950F3A" w:rsidRPr="009F441E" w:rsidRDefault="00950F3A"/>
        </w:tc>
      </w:tr>
      <w:tr w:rsidR="00950F3A" w:rsidRPr="009F441E" w14:paraId="49E0CBE2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2AF413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5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E26D4C" w14:textId="77777777" w:rsidR="00950F3A" w:rsidRPr="009F441E" w:rsidRDefault="00C57FDE">
            <w:r w:rsidRPr="009F441E">
              <w:rPr>
                <w:sz w:val="22"/>
                <w:szCs w:val="22"/>
              </w:rPr>
              <w:t>Прохождение экспертизы и получение разрешения на реконструкцию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87C1C5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216F24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B1AA58" w14:textId="77777777" w:rsidR="00950F3A" w:rsidRPr="009F441E" w:rsidRDefault="00950F3A"/>
        </w:tc>
      </w:tr>
      <w:tr w:rsidR="00950F3A" w:rsidRPr="009F441E" w14:paraId="59FEDF9D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FA75BE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6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83CF4A" w14:textId="77777777" w:rsidR="00950F3A" w:rsidRPr="009F441E" w:rsidRDefault="00C57FDE">
            <w:r w:rsidRPr="009F441E">
              <w:rPr>
                <w:sz w:val="22"/>
                <w:szCs w:val="22"/>
              </w:rPr>
              <w:t>Реконструкция объекта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B43ED9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DBD310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3CEA8C" w14:textId="77777777" w:rsidR="00950F3A" w:rsidRPr="009F441E" w:rsidRDefault="00950F3A"/>
        </w:tc>
      </w:tr>
      <w:tr w:rsidR="00950F3A" w:rsidRPr="009F441E" w14:paraId="69CBC21B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D57350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7</w:t>
            </w:r>
          </w:p>
        </w:tc>
        <w:tc>
          <w:tcPr>
            <w:tcW w:w="4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B57F69" w14:textId="77777777" w:rsidR="00950F3A" w:rsidRPr="009F441E" w:rsidRDefault="00C57FDE">
            <w:r w:rsidRPr="009F441E">
              <w:rPr>
                <w:sz w:val="22"/>
                <w:szCs w:val="22"/>
              </w:rPr>
              <w:t>Сдача объекта, ЗОС, разрешение на ввод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E58D3B" w14:textId="77777777" w:rsidR="00950F3A" w:rsidRPr="009F441E" w:rsidRDefault="00950F3A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67B8BF" w14:textId="77777777" w:rsidR="00950F3A" w:rsidRPr="009F441E" w:rsidRDefault="00950F3A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274696" w14:textId="77777777" w:rsidR="00950F3A" w:rsidRPr="009F441E" w:rsidRDefault="00950F3A"/>
        </w:tc>
      </w:tr>
    </w:tbl>
    <w:p w14:paraId="48E268F0" w14:textId="77777777" w:rsidR="00950F3A" w:rsidRPr="009F441E" w:rsidRDefault="00C57FDE">
      <w:pPr>
        <w:spacing w:before="80" w:after="120" w:line="264" w:lineRule="auto"/>
      </w:pPr>
      <w:r w:rsidRPr="009F441E">
        <w:t>Общий срок реализации проекта: с ______________ по ______________, всего ______ месяцев.</w:t>
      </w:r>
    </w:p>
    <w:p w14:paraId="30E0A4F1" w14:textId="77777777" w:rsidR="00950F3A" w:rsidRPr="009F441E" w:rsidRDefault="00C57FDE">
      <w:pPr>
        <w:keepNext/>
        <w:spacing w:before="220" w:after="100"/>
      </w:pPr>
      <w:r w:rsidRPr="009F441E">
        <w:rPr>
          <w:b/>
          <w:bCs/>
          <w:sz w:val="26"/>
          <w:szCs w:val="26"/>
        </w:rPr>
        <w:t>6. Структура вознаграждения (заполняется претендентом)</w:t>
      </w:r>
    </w:p>
    <w:p w14:paraId="35247EA7" w14:textId="77777777" w:rsidR="00950F3A" w:rsidRPr="009F441E" w:rsidRDefault="00C57FDE">
      <w:pPr>
        <w:spacing w:after="120" w:line="264" w:lineRule="auto"/>
      </w:pPr>
      <w:r w:rsidRPr="009F441E">
        <w:t>Вознаграждение УК складывается из двух частей:</w:t>
      </w:r>
    </w:p>
    <w:p w14:paraId="541BA2FC" w14:textId="77777777" w:rsidR="00950F3A" w:rsidRPr="009F441E" w:rsidRDefault="00C57FDE">
      <w:pPr>
        <w:spacing w:after="120" w:line="264" w:lineRule="auto"/>
      </w:pPr>
      <w:r w:rsidRPr="009F441E">
        <w:t>6.1. Постоянная часть — ежемесячное вознаграждение за управление проектом в течение всего периода реализации.</w:t>
      </w:r>
    </w:p>
    <w:p w14:paraId="434880FA" w14:textId="77777777" w:rsidR="00950F3A" w:rsidRPr="009F441E" w:rsidRDefault="00C57FDE">
      <w:pPr>
        <w:spacing w:after="120" w:line="264" w:lineRule="auto"/>
      </w:pPr>
      <w:r w:rsidRPr="009F441E">
        <w:t>6.2. Переменная часть — бонусы за достижение результатов (вех) по этапам, выплачиваемые по факту приёмки результата этапа Заказчиком.</w:t>
      </w:r>
    </w:p>
    <w:p w14:paraId="4F88D215" w14:textId="77777777" w:rsidR="00950F3A" w:rsidRPr="009F441E" w:rsidRDefault="00C57FDE">
      <w:pPr>
        <w:spacing w:after="120" w:line="264" w:lineRule="auto"/>
      </w:pPr>
      <w:r w:rsidRPr="009F441E">
        <w:t>Ежемесячное вознаграждение: ______________ руб./</w:t>
      </w:r>
      <w:proofErr w:type="spellStart"/>
      <w:r w:rsidRPr="009F441E">
        <w:t>мес</w:t>
      </w:r>
      <w:proofErr w:type="spellEnd"/>
      <w:r w:rsidRPr="009F441E">
        <w:t xml:space="preserve"> (без НДС).</w:t>
      </w:r>
    </w:p>
    <w:p w14:paraId="4EF0529C" w14:textId="77777777" w:rsidR="00950F3A" w:rsidRPr="009F441E" w:rsidRDefault="00C57FDE">
      <w:pPr>
        <w:spacing w:before="60" w:after="120" w:line="264" w:lineRule="auto"/>
      </w:pPr>
      <w:r w:rsidRPr="009F441E">
        <w:t>Бонусы за этапы:</w:t>
      </w: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6010"/>
        <w:gridCol w:w="2500"/>
      </w:tblGrid>
      <w:tr w:rsidR="00950F3A" w:rsidRPr="009F441E" w14:paraId="13B914A2" w14:textId="77777777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9E027C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D24AC0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Результат (веха) для выплаты бонуса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8AA3C1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Бонус, руб. (без НДС)</w:t>
            </w:r>
          </w:p>
        </w:tc>
      </w:tr>
      <w:tr w:rsidR="00950F3A" w:rsidRPr="009F441E" w14:paraId="4F2AD681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594572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1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CA01E8" w14:textId="77777777" w:rsidR="00950F3A" w:rsidRPr="009F441E" w:rsidRDefault="00C57FDE">
            <w:r w:rsidRPr="009F441E">
              <w:rPr>
                <w:sz w:val="22"/>
                <w:szCs w:val="22"/>
              </w:rPr>
              <w:t>Отчёт об условиях проектирования, анализ исходных данных, ограничений, ЗОУИТ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B7CC71" w14:textId="77777777" w:rsidR="00950F3A" w:rsidRPr="009F441E" w:rsidRDefault="00950F3A"/>
        </w:tc>
      </w:tr>
      <w:tr w:rsidR="00950F3A" w:rsidRPr="009F441E" w14:paraId="6ED3903D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740056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2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3DA52E" w14:textId="77777777" w:rsidR="00950F3A" w:rsidRPr="009F441E" w:rsidRDefault="00C57FDE">
            <w:r w:rsidRPr="009F441E">
              <w:rPr>
                <w:sz w:val="22"/>
                <w:szCs w:val="22"/>
              </w:rPr>
              <w:t>Утверждение концепции (АГР), подтверждение реализуемости проекта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F6A98F" w14:textId="77777777" w:rsidR="00950F3A" w:rsidRPr="009F441E" w:rsidRDefault="00950F3A"/>
        </w:tc>
      </w:tr>
      <w:tr w:rsidR="00950F3A" w:rsidRPr="009F441E" w14:paraId="14FA1A76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516455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3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82D822" w14:textId="77777777" w:rsidR="00950F3A" w:rsidRPr="009F441E" w:rsidRDefault="00C57FDE">
            <w:r w:rsidRPr="009F441E">
              <w:rPr>
                <w:sz w:val="22"/>
                <w:szCs w:val="22"/>
              </w:rPr>
              <w:t>ГПЗУ с параметрами, позволяющими реализовать проект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AA8696" w14:textId="77777777" w:rsidR="00950F3A" w:rsidRPr="009F441E" w:rsidRDefault="00950F3A"/>
        </w:tc>
      </w:tr>
      <w:tr w:rsidR="00950F3A" w:rsidRPr="009F441E" w14:paraId="1ACF4E10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D5DEE8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4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D55367" w14:textId="77777777" w:rsidR="00950F3A" w:rsidRPr="009F441E" w:rsidRDefault="00C57FDE">
            <w:r w:rsidRPr="009F441E">
              <w:rPr>
                <w:sz w:val="22"/>
                <w:szCs w:val="22"/>
              </w:rPr>
              <w:t>Проектная документация стадии «Проект» для подачи в экспертизу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ED908E" w14:textId="77777777" w:rsidR="00950F3A" w:rsidRPr="009F441E" w:rsidRDefault="00950F3A"/>
        </w:tc>
      </w:tr>
      <w:tr w:rsidR="00950F3A" w:rsidRPr="009F441E" w14:paraId="5DE5AD85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F27150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5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F1D80F" w14:textId="77777777" w:rsidR="00950F3A" w:rsidRPr="009F441E" w:rsidRDefault="00C57FDE">
            <w:r w:rsidRPr="009F441E">
              <w:rPr>
                <w:sz w:val="22"/>
                <w:szCs w:val="22"/>
              </w:rPr>
              <w:t>Положительное заключение экспертизы и разрешение на реконструкцию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FABB05" w14:textId="77777777" w:rsidR="00950F3A" w:rsidRPr="009F441E" w:rsidRDefault="00950F3A"/>
        </w:tc>
      </w:tr>
      <w:tr w:rsidR="00950F3A" w:rsidRPr="009F441E" w14:paraId="0C1EB19B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3EA726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6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9F42DC" w14:textId="77777777" w:rsidR="00950F3A" w:rsidRPr="009F441E" w:rsidRDefault="00C57FDE">
            <w:r w:rsidRPr="009F441E">
              <w:rPr>
                <w:sz w:val="22"/>
                <w:szCs w:val="22"/>
              </w:rPr>
              <w:t xml:space="preserve">Реконструкция (пропорционально </w:t>
            </w:r>
            <w:proofErr w:type="spellStart"/>
            <w:r w:rsidRPr="009F441E">
              <w:rPr>
                <w:sz w:val="22"/>
                <w:szCs w:val="22"/>
              </w:rPr>
              <w:t>подэтапам</w:t>
            </w:r>
            <w:proofErr w:type="spellEnd"/>
            <w:r w:rsidRPr="009F441E">
              <w:rPr>
                <w:sz w:val="22"/>
                <w:szCs w:val="22"/>
              </w:rPr>
              <w:t xml:space="preserve"> / выплатам генподрядчику)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D4B488" w14:textId="77777777" w:rsidR="00950F3A" w:rsidRPr="009F441E" w:rsidRDefault="00950F3A"/>
        </w:tc>
      </w:tr>
      <w:tr w:rsidR="00950F3A" w:rsidRPr="009F441E" w14:paraId="1EB4C78A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9045E0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7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D56F8E" w14:textId="77777777" w:rsidR="00950F3A" w:rsidRPr="009F441E" w:rsidRDefault="00C57FDE">
            <w:r w:rsidRPr="009F441E">
              <w:rPr>
                <w:sz w:val="22"/>
                <w:szCs w:val="22"/>
              </w:rPr>
              <w:t>ЗОС и разрешение на ввод объекта в эксплуатацию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255182" w14:textId="77777777" w:rsidR="00950F3A" w:rsidRPr="009F441E" w:rsidRDefault="00950F3A"/>
        </w:tc>
      </w:tr>
      <w:tr w:rsidR="00950F3A" w:rsidRPr="009F441E" w14:paraId="3278FF97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57AE69" w14:textId="77777777" w:rsidR="00950F3A" w:rsidRPr="009F441E" w:rsidRDefault="00C57FDE">
            <w:pPr>
              <w:jc w:val="center"/>
            </w:pPr>
            <w:r w:rsidRPr="009F441E">
              <w:rPr>
                <w:sz w:val="22"/>
                <w:szCs w:val="22"/>
              </w:rPr>
              <w:t>Итого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CAAB3D" w14:textId="77777777" w:rsidR="00950F3A" w:rsidRPr="009F441E" w:rsidRDefault="00C57FDE">
            <w:r w:rsidRPr="009F441E">
              <w:rPr>
                <w:sz w:val="22"/>
                <w:szCs w:val="22"/>
              </w:rPr>
              <w:t>Сумма бонусов за этапы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182CBC" w14:textId="77777777" w:rsidR="00950F3A" w:rsidRPr="009F441E" w:rsidRDefault="00950F3A"/>
        </w:tc>
      </w:tr>
    </w:tbl>
    <w:p w14:paraId="66F20EC8" w14:textId="77777777" w:rsidR="00950F3A" w:rsidRPr="009F441E" w:rsidRDefault="00C57FDE">
      <w:pPr>
        <w:spacing w:before="80" w:after="120" w:line="264" w:lineRule="auto"/>
      </w:pPr>
      <w:r w:rsidRPr="009F441E">
        <w:t>Общая цена договора (постоянная часть за весь срок + бонусы): ______________ руб. (без НДС).</w:t>
      </w:r>
    </w:p>
    <w:p w14:paraId="6F2E0112" w14:textId="77777777" w:rsidR="00950F3A" w:rsidRPr="009F441E" w:rsidRDefault="00C57FDE">
      <w:pPr>
        <w:keepNext/>
        <w:spacing w:before="220" w:after="100"/>
      </w:pPr>
      <w:r w:rsidRPr="009F441E">
        <w:rPr>
          <w:b/>
          <w:bCs/>
          <w:sz w:val="26"/>
          <w:szCs w:val="26"/>
        </w:rPr>
        <w:lastRenderedPageBreak/>
        <w:t>7. Отчётность и порядок приёмки</w:t>
      </w:r>
    </w:p>
    <w:p w14:paraId="52EBF764" w14:textId="77777777" w:rsidR="00950F3A" w:rsidRPr="009F441E" w:rsidRDefault="00C57FDE">
      <w:pPr>
        <w:spacing w:after="120" w:line="264" w:lineRule="auto"/>
      </w:pPr>
      <w:r w:rsidRPr="009F441E">
        <w:t>7.1. УК ежемесячно представляет Заказчику отчёт о ходе реализации проекта (выполненные работы, статус этапов, бюджет, риски, ключевые решения).</w:t>
      </w:r>
    </w:p>
    <w:p w14:paraId="417E87E0" w14:textId="77777777" w:rsidR="00950F3A" w:rsidRPr="009F441E" w:rsidRDefault="00C57FDE">
      <w:pPr>
        <w:spacing w:after="120" w:line="264" w:lineRule="auto"/>
      </w:pPr>
      <w:r w:rsidRPr="009F441E">
        <w:t xml:space="preserve">7.2. Постоянная часть вознаграждения выплачивается ежемесячно авансом на основании выставленного счета. </w:t>
      </w:r>
    </w:p>
    <w:p w14:paraId="2E2F8055" w14:textId="77777777" w:rsidR="00950F3A" w:rsidRPr="009F441E" w:rsidRDefault="00C57FDE">
      <w:pPr>
        <w:spacing w:after="120" w:line="264" w:lineRule="auto"/>
      </w:pPr>
      <w:r w:rsidRPr="009F441E">
        <w:t>7.3. Бонус за этап выплачивается после приёмки Заказчиком результата этапа, подтверждающего его достижение.</w:t>
      </w:r>
    </w:p>
    <w:p w14:paraId="6F5AFC31" w14:textId="77777777" w:rsidR="00950F3A" w:rsidRPr="009F441E" w:rsidRDefault="00C57FDE">
      <w:pPr>
        <w:spacing w:after="120" w:line="264" w:lineRule="auto"/>
      </w:pPr>
      <w:r w:rsidRPr="009F441E">
        <w:t>7.4. Форматы отчётов, актов и перечень подтверждающих документов согласуются с Заказчиком при заключении договора.</w:t>
      </w:r>
    </w:p>
    <w:p w14:paraId="1089D04D" w14:textId="77777777" w:rsidR="00950F3A" w:rsidRPr="009F441E" w:rsidRDefault="00C57FDE">
      <w:pPr>
        <w:keepNext/>
        <w:spacing w:before="220" w:after="100"/>
      </w:pPr>
      <w:r w:rsidRPr="009F441E">
        <w:rPr>
          <w:b/>
          <w:bCs/>
          <w:sz w:val="26"/>
          <w:szCs w:val="26"/>
        </w:rPr>
        <w:t>8. Критерии оценки конкурсных заявок</w:t>
      </w:r>
    </w:p>
    <w:p w14:paraId="1208CE0D" w14:textId="77777777" w:rsidR="00950F3A" w:rsidRPr="009F441E" w:rsidRDefault="00C57FDE">
      <w:pPr>
        <w:spacing w:after="120" w:line="264" w:lineRule="auto"/>
      </w:pPr>
      <w:r w:rsidRPr="009F441E">
        <w:t>Оценка заявок проводится по совокупности критериев (конкурс, а не только наименьшая цена):</w:t>
      </w:r>
    </w:p>
    <w:tbl>
      <w:tblPr>
        <w:tblW w:w="936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0"/>
        <w:gridCol w:w="2300"/>
      </w:tblGrid>
      <w:tr w:rsidR="00950F3A" w:rsidRPr="009F441E" w14:paraId="6506988B" w14:textId="77777777">
        <w:trPr>
          <w:tblHeader/>
        </w:trPr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D58569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6C124A" w14:textId="77777777" w:rsidR="00950F3A" w:rsidRPr="009F441E" w:rsidRDefault="00C57FDE">
            <w:pPr>
              <w:jc w:val="center"/>
            </w:pPr>
            <w:r w:rsidRPr="009F441E">
              <w:rPr>
                <w:b/>
                <w:bCs/>
                <w:sz w:val="22"/>
                <w:szCs w:val="22"/>
              </w:rPr>
              <w:t>Вес (ориентировочно)</w:t>
            </w:r>
          </w:p>
        </w:tc>
      </w:tr>
      <w:tr w:rsidR="00950F3A" w:rsidRPr="009F441E" w14:paraId="409443CE" w14:textId="77777777"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16E97B" w14:textId="77777777" w:rsidR="00950F3A" w:rsidRPr="009F441E" w:rsidRDefault="00C57FDE" w:rsidP="00E15E5B">
            <w:pPr>
              <w:ind w:left="132"/>
              <w:jc w:val="both"/>
            </w:pPr>
            <w:r w:rsidRPr="009F441E">
              <w:rPr>
                <w:sz w:val="22"/>
                <w:szCs w:val="22"/>
              </w:rPr>
              <w:t xml:space="preserve">Опыт в качестве управляющей компании </w:t>
            </w:r>
            <w:r w:rsidR="00404DA9" w:rsidRPr="009F441E">
              <w:rPr>
                <w:sz w:val="22"/>
                <w:szCs w:val="22"/>
              </w:rPr>
              <w:t xml:space="preserve">на территории ЦАО г. Москвы </w:t>
            </w:r>
            <w:r w:rsidRPr="009F441E">
              <w:rPr>
                <w:sz w:val="22"/>
                <w:szCs w:val="22"/>
              </w:rPr>
              <w:t>на сопоставимых объектах (масштаб, сложность)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07FD7C" w14:textId="77777777" w:rsidR="00950F3A" w:rsidRPr="009F441E" w:rsidRDefault="00C57FDE" w:rsidP="00DC3094">
            <w:r w:rsidRPr="009F441E">
              <w:rPr>
                <w:sz w:val="22"/>
                <w:szCs w:val="22"/>
              </w:rPr>
              <w:t>1</w:t>
            </w:r>
            <w:r w:rsidR="00DC3094">
              <w:rPr>
                <w:sz w:val="22"/>
                <w:szCs w:val="22"/>
              </w:rPr>
              <w:t>0</w:t>
            </w:r>
            <w:r w:rsidRPr="009F441E">
              <w:rPr>
                <w:sz w:val="22"/>
                <w:szCs w:val="22"/>
              </w:rPr>
              <w:t>%</w:t>
            </w:r>
          </w:p>
        </w:tc>
      </w:tr>
      <w:tr w:rsidR="00950F3A" w:rsidRPr="009F441E" w14:paraId="1DF154B2" w14:textId="77777777"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FA13CD" w14:textId="77777777" w:rsidR="00950F3A" w:rsidRPr="009F441E" w:rsidRDefault="00C57FDE" w:rsidP="00E15E5B">
            <w:pPr>
              <w:ind w:left="132"/>
              <w:jc w:val="both"/>
            </w:pPr>
            <w:r w:rsidRPr="009F441E">
              <w:rPr>
                <w:sz w:val="22"/>
                <w:szCs w:val="22"/>
              </w:rPr>
              <w:t>Опыт в качестве управляющей компании для компаний группы «Альфа»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D64A69" w14:textId="77777777" w:rsidR="00950F3A" w:rsidRPr="009F441E" w:rsidRDefault="00C57FDE">
            <w:r w:rsidRPr="009F441E">
              <w:rPr>
                <w:sz w:val="22"/>
                <w:szCs w:val="22"/>
              </w:rPr>
              <w:t>7%</w:t>
            </w:r>
          </w:p>
        </w:tc>
      </w:tr>
      <w:tr w:rsidR="00950F3A" w:rsidRPr="009F441E" w14:paraId="34EDE405" w14:textId="77777777">
        <w:tc>
          <w:tcPr>
            <w:tcW w:w="7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4AED21" w14:textId="77777777" w:rsidR="00950F3A" w:rsidRPr="009F441E" w:rsidRDefault="00C57FDE" w:rsidP="00E15E5B">
            <w:pPr>
              <w:ind w:left="132"/>
              <w:jc w:val="both"/>
            </w:pPr>
            <w:r w:rsidRPr="009F441E">
              <w:rPr>
                <w:sz w:val="22"/>
                <w:szCs w:val="22"/>
              </w:rPr>
              <w:t xml:space="preserve">Опыт работы с крупными международными компаниями </w:t>
            </w:r>
            <w:r w:rsidR="00404DA9" w:rsidRPr="009F441E">
              <w:rPr>
                <w:sz w:val="22"/>
                <w:szCs w:val="22"/>
              </w:rPr>
              <w:t xml:space="preserve">и адаптация их решений с российскими профильными компаниями </w:t>
            </w:r>
            <w:r w:rsidRPr="009F441E">
              <w:rPr>
                <w:sz w:val="22"/>
                <w:szCs w:val="22"/>
              </w:rPr>
              <w:t>(архитектура, проектирование, строительство)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77FB3C" w14:textId="77777777" w:rsidR="00950F3A" w:rsidRPr="009F441E" w:rsidRDefault="00404DA9">
            <w:r w:rsidRPr="009F441E">
              <w:rPr>
                <w:sz w:val="22"/>
                <w:szCs w:val="22"/>
              </w:rPr>
              <w:t>9</w:t>
            </w:r>
            <w:r w:rsidR="00C57FDE" w:rsidRPr="009F441E">
              <w:rPr>
                <w:sz w:val="22"/>
                <w:szCs w:val="22"/>
              </w:rPr>
              <w:t>%</w:t>
            </w:r>
          </w:p>
        </w:tc>
      </w:tr>
      <w:tr w:rsidR="00950F3A" w:rsidRPr="009F441E" w14:paraId="7CA2F71A" w14:textId="77777777">
        <w:tc>
          <w:tcPr>
            <w:tcW w:w="7060" w:type="dxa"/>
          </w:tcPr>
          <w:p w14:paraId="255168A3" w14:textId="77777777" w:rsidR="00950F3A" w:rsidRPr="009F441E" w:rsidRDefault="00C57FDE" w:rsidP="00E15E5B">
            <w:pPr>
              <w:ind w:left="132"/>
              <w:jc w:val="both"/>
            </w:pPr>
            <w:r w:rsidRPr="009F441E">
              <w:rPr>
                <w:sz w:val="22"/>
              </w:rPr>
              <w:t xml:space="preserve">Опыт </w:t>
            </w:r>
            <w:proofErr w:type="spellStart"/>
            <w:r w:rsidRPr="009F441E">
              <w:rPr>
                <w:sz w:val="22"/>
              </w:rPr>
              <w:t>брокериджа</w:t>
            </w:r>
            <w:proofErr w:type="spellEnd"/>
            <w:r w:rsidRPr="009F441E">
              <w:rPr>
                <w:sz w:val="22"/>
              </w:rPr>
              <w:t xml:space="preserve"> и работы с операторами и арендаторами (подбор и привлечение, коммерческие переговоры, учёт требований в проекте)</w:t>
            </w:r>
          </w:p>
        </w:tc>
        <w:tc>
          <w:tcPr>
            <w:tcW w:w="2300" w:type="dxa"/>
          </w:tcPr>
          <w:p w14:paraId="3F28005E" w14:textId="77777777" w:rsidR="00950F3A" w:rsidRPr="009F441E" w:rsidRDefault="00404DA9">
            <w:r w:rsidRPr="009F441E">
              <w:rPr>
                <w:sz w:val="22"/>
              </w:rPr>
              <w:t>9</w:t>
            </w:r>
            <w:r w:rsidR="00C57FDE" w:rsidRPr="009F441E">
              <w:rPr>
                <w:sz w:val="22"/>
              </w:rPr>
              <w:t>%</w:t>
            </w:r>
          </w:p>
        </w:tc>
      </w:tr>
      <w:tr w:rsidR="00950F3A" w:rsidRPr="009F441E" w14:paraId="73B536AC" w14:textId="77777777">
        <w:tc>
          <w:tcPr>
            <w:tcW w:w="7060" w:type="dxa"/>
          </w:tcPr>
          <w:p w14:paraId="12EEA24D" w14:textId="77777777" w:rsidR="00950F3A" w:rsidRPr="009F441E" w:rsidRDefault="00404DA9" w:rsidP="00E15E5B">
            <w:pPr>
              <w:ind w:left="132"/>
              <w:jc w:val="both"/>
            </w:pPr>
            <w:r w:rsidRPr="009F441E">
              <w:rPr>
                <w:sz w:val="22"/>
              </w:rPr>
              <w:t>Качество и детализация предложенного плана по реализации проекта</w:t>
            </w:r>
          </w:p>
        </w:tc>
        <w:tc>
          <w:tcPr>
            <w:tcW w:w="2300" w:type="dxa"/>
          </w:tcPr>
          <w:p w14:paraId="67D50F34" w14:textId="77777777" w:rsidR="00950F3A" w:rsidRPr="009F441E" w:rsidRDefault="00404DA9" w:rsidP="00DC3094">
            <w:r w:rsidRPr="009F441E">
              <w:rPr>
                <w:sz w:val="22"/>
              </w:rPr>
              <w:t>1</w:t>
            </w:r>
            <w:r w:rsidR="00DC3094">
              <w:rPr>
                <w:sz w:val="22"/>
              </w:rPr>
              <w:t>5</w:t>
            </w:r>
            <w:r w:rsidR="00C57FDE" w:rsidRPr="009F441E">
              <w:rPr>
                <w:sz w:val="22"/>
              </w:rPr>
              <w:t>%</w:t>
            </w:r>
          </w:p>
        </w:tc>
      </w:tr>
      <w:tr w:rsidR="00950F3A" w:rsidRPr="009F441E" w14:paraId="38820DDE" w14:textId="77777777">
        <w:tc>
          <w:tcPr>
            <w:tcW w:w="7060" w:type="dxa"/>
          </w:tcPr>
          <w:p w14:paraId="09FF5D33" w14:textId="77777777" w:rsidR="00950F3A" w:rsidRPr="009F441E" w:rsidRDefault="00C57FDE" w:rsidP="00E15E5B">
            <w:pPr>
              <w:ind w:left="132"/>
              <w:jc w:val="both"/>
            </w:pPr>
            <w:r w:rsidRPr="009F441E">
              <w:rPr>
                <w:sz w:val="22"/>
              </w:rPr>
              <w:t>Срок реализации проекта</w:t>
            </w:r>
          </w:p>
        </w:tc>
        <w:tc>
          <w:tcPr>
            <w:tcW w:w="2300" w:type="dxa"/>
          </w:tcPr>
          <w:p w14:paraId="24A7129E" w14:textId="77777777" w:rsidR="00950F3A" w:rsidRPr="009F441E" w:rsidRDefault="00C57FDE">
            <w:r w:rsidRPr="009F441E">
              <w:rPr>
                <w:sz w:val="22"/>
              </w:rPr>
              <w:t>20%</w:t>
            </w:r>
          </w:p>
        </w:tc>
      </w:tr>
      <w:tr w:rsidR="00950F3A" w:rsidRPr="009F441E" w14:paraId="0B0C20AC" w14:textId="77777777">
        <w:tc>
          <w:tcPr>
            <w:tcW w:w="7060" w:type="dxa"/>
          </w:tcPr>
          <w:p w14:paraId="705AC8A6" w14:textId="77777777" w:rsidR="00950F3A" w:rsidRPr="009F441E" w:rsidRDefault="00404DA9" w:rsidP="00E15E5B">
            <w:pPr>
              <w:ind w:left="132"/>
              <w:jc w:val="both"/>
            </w:pPr>
            <w:r w:rsidRPr="009F441E">
              <w:rPr>
                <w:sz w:val="22"/>
              </w:rPr>
              <w:t>Стоимость и порядок оплаты услуг управлявшей компании</w:t>
            </w:r>
            <w:r w:rsidR="00C57FDE" w:rsidRPr="009F441E">
              <w:rPr>
                <w:sz w:val="22"/>
              </w:rPr>
              <w:t xml:space="preserve"> (ежемесячное вознаграждение и бонусы за этапы)</w:t>
            </w:r>
          </w:p>
        </w:tc>
        <w:tc>
          <w:tcPr>
            <w:tcW w:w="2300" w:type="dxa"/>
          </w:tcPr>
          <w:p w14:paraId="65D081B0" w14:textId="77777777" w:rsidR="00950F3A" w:rsidRPr="009F441E" w:rsidRDefault="00404DA9">
            <w:r w:rsidRPr="009F441E">
              <w:rPr>
                <w:sz w:val="22"/>
              </w:rPr>
              <w:t>30</w:t>
            </w:r>
            <w:r w:rsidR="00C57FDE" w:rsidRPr="009F441E">
              <w:rPr>
                <w:sz w:val="22"/>
              </w:rPr>
              <w:t>%</w:t>
            </w:r>
          </w:p>
        </w:tc>
      </w:tr>
    </w:tbl>
    <w:p w14:paraId="6B4E10E4" w14:textId="77777777" w:rsidR="00950F3A" w:rsidRPr="009F441E" w:rsidRDefault="00C57FDE">
      <w:pPr>
        <w:spacing w:before="60" w:after="120" w:line="264" w:lineRule="auto"/>
      </w:pPr>
      <w:r w:rsidRPr="009F441E">
        <w:rPr>
          <w:i/>
          <w:iCs/>
        </w:rPr>
        <w:t>Итоговое распределение весов устанавливается Заказчиком в конкурсной документации.</w:t>
      </w:r>
    </w:p>
    <w:p w14:paraId="2CEAF3B0" w14:textId="77777777" w:rsidR="00950F3A" w:rsidRPr="009F441E" w:rsidRDefault="00C57FDE">
      <w:pPr>
        <w:keepNext/>
        <w:spacing w:before="220" w:after="100"/>
      </w:pPr>
      <w:r w:rsidRPr="009F441E">
        <w:rPr>
          <w:b/>
          <w:bCs/>
          <w:sz w:val="26"/>
          <w:szCs w:val="26"/>
        </w:rPr>
        <w:t>9. Приложения</w:t>
      </w:r>
    </w:p>
    <w:p w14:paraId="4C938054" w14:textId="77777777" w:rsidR="00950F3A" w:rsidRPr="009F441E" w:rsidRDefault="00C57FDE">
      <w:pPr>
        <w:spacing w:after="120" w:line="264" w:lineRule="auto"/>
      </w:pPr>
      <w:r w:rsidRPr="009F441E">
        <w:t>9.1. Архитектурная концепция объекта (буклет, планы и разрезы).</w:t>
      </w:r>
    </w:p>
    <w:p w14:paraId="51AEE4BD" w14:textId="77777777" w:rsidR="00950F3A" w:rsidRPr="009F441E" w:rsidRDefault="00C57FDE">
      <w:pPr>
        <w:spacing w:after="120" w:line="264" w:lineRule="auto"/>
      </w:pPr>
      <w:r w:rsidRPr="009F441E">
        <w:t>9.2. Исходные данные по объекту (при наличии) и параметры площади по данным КБ «Стрелка».</w:t>
      </w:r>
    </w:p>
    <w:p w14:paraId="3D8A18C7" w14:textId="77777777" w:rsidR="00950F3A" w:rsidRDefault="00C57FDE">
      <w:pPr>
        <w:spacing w:after="120" w:line="264" w:lineRule="auto"/>
      </w:pPr>
      <w:r w:rsidRPr="009F441E">
        <w:t>9.3. Форма конкурсной заявки, формы актов и отчётности.</w:t>
      </w:r>
    </w:p>
    <w:sectPr w:rsidR="00950F3A" w:rsidSect="00E15E5B">
      <w:footerReference w:type="default" r:id="rId7"/>
      <w:pgSz w:w="12240" w:h="15840"/>
      <w:pgMar w:top="709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18B88E" w14:textId="77777777" w:rsidR="005D5C5C" w:rsidRDefault="005D5C5C">
      <w:r>
        <w:separator/>
      </w:r>
    </w:p>
  </w:endnote>
  <w:endnote w:type="continuationSeparator" w:id="0">
    <w:p w14:paraId="07DF6044" w14:textId="77777777" w:rsidR="005D5C5C" w:rsidRDefault="005D5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9737A4" w14:textId="77777777" w:rsidR="00950F3A" w:rsidRDefault="00C57FDE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C3094">
      <w:rPr>
        <w:noProof/>
        <w:sz w:val="20"/>
        <w:szCs w:val="20"/>
      </w:rPr>
      <w:t>6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704256" w14:textId="77777777" w:rsidR="005D5C5C" w:rsidRDefault="005D5C5C">
      <w:r>
        <w:separator/>
      </w:r>
    </w:p>
  </w:footnote>
  <w:footnote w:type="continuationSeparator" w:id="0">
    <w:p w14:paraId="5CE01A22" w14:textId="77777777" w:rsidR="005D5C5C" w:rsidRDefault="005D5C5C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LI">
    <w15:presenceInfo w15:providerId="None" w15:userId="AL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CF"/>
    <w:rsid w:val="0001087C"/>
    <w:rsid w:val="00036EDB"/>
    <w:rsid w:val="000D442B"/>
    <w:rsid w:val="001D184A"/>
    <w:rsid w:val="002757FF"/>
    <w:rsid w:val="0036681C"/>
    <w:rsid w:val="00404DA9"/>
    <w:rsid w:val="004330F2"/>
    <w:rsid w:val="00461FE7"/>
    <w:rsid w:val="004B32A3"/>
    <w:rsid w:val="005A2D6B"/>
    <w:rsid w:val="005D5C5C"/>
    <w:rsid w:val="006E2DFE"/>
    <w:rsid w:val="0071333D"/>
    <w:rsid w:val="007255CF"/>
    <w:rsid w:val="00736FC8"/>
    <w:rsid w:val="007632D1"/>
    <w:rsid w:val="007A06CE"/>
    <w:rsid w:val="007F6857"/>
    <w:rsid w:val="008750E7"/>
    <w:rsid w:val="00921000"/>
    <w:rsid w:val="00950F3A"/>
    <w:rsid w:val="00974787"/>
    <w:rsid w:val="009F441E"/>
    <w:rsid w:val="00A32D50"/>
    <w:rsid w:val="00A372B6"/>
    <w:rsid w:val="00C57FDE"/>
    <w:rsid w:val="00CE11B0"/>
    <w:rsid w:val="00DC3094"/>
    <w:rsid w:val="00E15E5B"/>
    <w:rsid w:val="00E22D48"/>
    <w:rsid w:val="00F51017"/>
    <w:rsid w:val="00FD38C2"/>
    <w:rsid w:val="4BF4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5F9FC"/>
  <w15:docId w15:val="{87EE242B-9CC7-4D0D-9402-48C71BBA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  <w:sz w:val="24"/>
      <w:szCs w:val="24"/>
    </w:rPr>
  </w:style>
  <w:style w:type="paragraph" w:styleId="5">
    <w:name w:val="heading 5"/>
    <w:qFormat/>
    <w:pPr>
      <w:outlineLvl w:val="4"/>
    </w:pPr>
    <w:rPr>
      <w:color w:val="2E74B5"/>
      <w:sz w:val="24"/>
      <w:szCs w:val="24"/>
    </w:rPr>
  </w:style>
  <w:style w:type="paragraph" w:styleId="6">
    <w:name w:val="heading 6"/>
    <w:qFormat/>
    <w:pPr>
      <w:outlineLvl w:val="5"/>
    </w:pPr>
    <w:rPr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semiHidden/>
    <w:unhideWhenUsed/>
    <w:qFormat/>
    <w:rPr>
      <w:vertAlign w:val="superscript"/>
    </w:rPr>
  </w:style>
  <w:style w:type="character" w:styleId="a4">
    <w:name w:val="endnote reference"/>
    <w:uiPriority w:val="99"/>
    <w:semiHidden/>
    <w:unhideWhenUsed/>
    <w:qFormat/>
    <w:rPr>
      <w:vertAlign w:val="superscript"/>
    </w:rPr>
  </w:style>
  <w:style w:type="character" w:styleId="a5">
    <w:name w:val="Hyperlink"/>
    <w:uiPriority w:val="99"/>
    <w:unhideWhenUsed/>
    <w:qFormat/>
    <w:rPr>
      <w:color w:val="0563C1"/>
      <w:u w:val="single"/>
    </w:rPr>
  </w:style>
  <w:style w:type="paragraph" w:styleId="a6">
    <w:name w:val="Balloon Text"/>
    <w:basedOn w:val="a"/>
    <w:link w:val="a7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8">
    <w:name w:val="endnote text"/>
    <w:link w:val="a9"/>
    <w:uiPriority w:val="99"/>
    <w:semiHidden/>
    <w:unhideWhenUsed/>
    <w:qFormat/>
  </w:style>
  <w:style w:type="paragraph" w:styleId="aa">
    <w:name w:val="footnote text"/>
    <w:link w:val="ab"/>
    <w:uiPriority w:val="99"/>
    <w:semiHidden/>
    <w:unhideWhenUsed/>
    <w:qFormat/>
  </w:style>
  <w:style w:type="paragraph" w:styleId="ac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  <w:sz w:val="24"/>
      <w:szCs w:val="24"/>
    </w:rPr>
  </w:style>
  <w:style w:type="paragraph" w:styleId="ad">
    <w:name w:val="List Paragraph"/>
    <w:qFormat/>
    <w:rPr>
      <w:sz w:val="24"/>
      <w:szCs w:val="24"/>
    </w:rPr>
  </w:style>
  <w:style w:type="character" w:customStyle="1" w:styleId="ab">
    <w:name w:val="Текст сноски Знак"/>
    <w:link w:val="aa"/>
    <w:uiPriority w:val="99"/>
    <w:semiHidden/>
    <w:unhideWhenUsed/>
    <w:qFormat/>
    <w:rPr>
      <w:sz w:val="20"/>
      <w:szCs w:val="20"/>
    </w:rPr>
  </w:style>
  <w:style w:type="character" w:customStyle="1" w:styleId="a9">
    <w:name w:val="Текст концевой сноски Знак"/>
    <w:link w:val="a8"/>
    <w:uiPriority w:val="99"/>
    <w:semiHidden/>
    <w:unhideWhenUsed/>
    <w:qFormat/>
    <w:rPr>
      <w:sz w:val="20"/>
      <w:szCs w:val="20"/>
    </w:rPr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293EF-178E-4997-9075-4729DE627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2085</Words>
  <Characters>11889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</cp:lastModifiedBy>
  <cp:revision>2</cp:revision>
  <cp:lastPrinted>2026-08-06T12:41:00Z</cp:lastPrinted>
  <dcterms:created xsi:type="dcterms:W3CDTF">2026-08-10T11:03:00Z</dcterms:created>
  <dcterms:modified xsi:type="dcterms:W3CDTF">2026-08-10T11:03:00Z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eyJoZGlkIjoiZjQxM2E1NTA2MDZiNzUxZDRmYTQ2NGY1MjdhZDFkMjAiLCJ1c2VySWQiOiI4NDE4NzEwMTk4MDMifQ==</vt:lpwstr>
  </property>
  <property fmtid="{D5CDD505-2E9C-101B-9397-08002B2CF9AE}" pid="3" name="KSOProductBuildVer">
    <vt:lpwstr>1049-12.1.0.27458</vt:lpwstr>
  </property>
  <property fmtid="{D5CDD505-2E9C-101B-9397-08002B2CF9AE}" pid="4" name="ICV">
    <vt:lpwstr>892DFCC2BB454DC7B89BA20645CC995D_13</vt:lpwstr>
  </property>
</Properties>
</file>