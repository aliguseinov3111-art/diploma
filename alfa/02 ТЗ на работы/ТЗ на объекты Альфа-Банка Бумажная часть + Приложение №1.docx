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09BCA8" w14:textId="77777777" w:rsidR="00C4387E" w:rsidRPr="00CB7E53" w:rsidRDefault="00C4387E" w:rsidP="000907A4">
      <w:pPr>
        <w:rPr>
          <w:lang w:val="ru-RU"/>
        </w:rPr>
      </w:pPr>
    </w:p>
    <w:p w14:paraId="6B973CEA" w14:textId="77777777" w:rsidR="000907A4" w:rsidRPr="000907A4" w:rsidRDefault="000907A4" w:rsidP="000907A4">
      <w:pPr>
        <w:spacing w:before="120"/>
        <w:jc w:val="right"/>
        <w:rPr>
          <w:rFonts w:ascii="Arial" w:hAnsi="Arial" w:cs="Arial"/>
          <w:b/>
          <w:lang w:val="ru-RU"/>
        </w:rPr>
      </w:pPr>
      <w:bookmarkStart w:id="0" w:name="_Toc167014725"/>
      <w:bookmarkStart w:id="1" w:name="_Toc167015936"/>
      <w:bookmarkStart w:id="2" w:name="_Toc167016099"/>
      <w:bookmarkStart w:id="3" w:name="_Toc167017371"/>
      <w:bookmarkStart w:id="4" w:name="_Toc176260306"/>
      <w:bookmarkStart w:id="5" w:name="_Toc208050220"/>
      <w:bookmarkStart w:id="6" w:name="_Toc208301291"/>
      <w:bookmarkStart w:id="7" w:name="_Toc208306114"/>
      <w:bookmarkStart w:id="8" w:name="_Toc208314213"/>
      <w:bookmarkStart w:id="9" w:name="_Toc210452707"/>
      <w:bookmarkStart w:id="10" w:name="_Toc210458792"/>
      <w:bookmarkStart w:id="11" w:name="_Toc211341542"/>
      <w:bookmarkStart w:id="12" w:name="_Toc217461655"/>
      <w:bookmarkStart w:id="13" w:name="_Toc231046560"/>
      <w:bookmarkStart w:id="14" w:name="_Toc231046715"/>
      <w:bookmarkStart w:id="15" w:name="_Toc231046875"/>
      <w:bookmarkStart w:id="16" w:name="_Toc245804972"/>
      <w:bookmarkStart w:id="17" w:name="_Toc245896302"/>
      <w:bookmarkStart w:id="18" w:name="_Toc245896415"/>
      <w:r w:rsidRPr="000907A4">
        <w:rPr>
          <w:rFonts w:ascii="Arial" w:hAnsi="Arial" w:cs="Arial"/>
          <w:b/>
          <w:lang w:val="ru-RU"/>
        </w:rPr>
        <w:t>Приложение №1</w:t>
      </w:r>
    </w:p>
    <w:p w14:paraId="2408CC94" w14:textId="70149378" w:rsidR="000907A4" w:rsidRPr="000907A4" w:rsidRDefault="000907A4" w:rsidP="000907A4">
      <w:pPr>
        <w:spacing w:before="120"/>
        <w:jc w:val="right"/>
        <w:rPr>
          <w:rFonts w:ascii="Arial" w:hAnsi="Arial" w:cs="Arial"/>
          <w:b/>
          <w:lang w:val="ru-RU"/>
        </w:rPr>
      </w:pPr>
      <w:del w:id="19" w:author="ALI" w:date="2026-08-20T12:01:00Z">
        <w:r w:rsidRPr="000907A4" w:rsidDel="00A11CD7">
          <w:rPr>
            <w:rFonts w:ascii="Arial" w:hAnsi="Arial" w:cs="Arial"/>
            <w:b/>
            <w:lang w:val="ru-RU"/>
          </w:rPr>
          <w:delText>к  Договору</w:delText>
        </w:r>
      </w:del>
      <w:ins w:id="20" w:author="ALI" w:date="2026-08-20T12:01:00Z">
        <w:r w:rsidR="00A11CD7" w:rsidRPr="000907A4">
          <w:rPr>
            <w:rFonts w:ascii="Arial" w:hAnsi="Arial" w:cs="Arial"/>
            <w:b/>
            <w:lang w:val="ru-RU"/>
          </w:rPr>
          <w:t>к Договору</w:t>
        </w:r>
      </w:ins>
      <w:r w:rsidRPr="000907A4">
        <w:rPr>
          <w:rFonts w:ascii="Arial" w:hAnsi="Arial" w:cs="Arial"/>
          <w:b/>
          <w:lang w:val="ru-RU"/>
        </w:rPr>
        <w:t xml:space="preserve"> подряда ___________</w:t>
      </w:r>
    </w:p>
    <w:p w14:paraId="009D0F14" w14:textId="77777777" w:rsidR="000907A4" w:rsidRPr="000907A4" w:rsidRDefault="000907A4" w:rsidP="000907A4">
      <w:pPr>
        <w:spacing w:before="120"/>
        <w:jc w:val="right"/>
        <w:rPr>
          <w:rFonts w:ascii="Arial" w:hAnsi="Arial" w:cs="Arial"/>
          <w:b/>
          <w:lang w:val="ru-RU"/>
        </w:rPr>
      </w:pPr>
      <w:r w:rsidRPr="000907A4">
        <w:rPr>
          <w:rFonts w:ascii="Arial" w:hAnsi="Arial" w:cs="Arial"/>
          <w:b/>
          <w:lang w:val="ru-RU"/>
        </w:rPr>
        <w:t>от «_____»______________20__ г.</w:t>
      </w:r>
    </w:p>
    <w:p w14:paraId="2458266B" w14:textId="77777777" w:rsidR="000907A4" w:rsidRP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64C69A88" w14:textId="77777777" w:rsidR="000907A4" w:rsidRP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32233992" w14:textId="77777777" w:rsid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0C647640" w14:textId="77777777" w:rsidR="000907A4" w:rsidRPr="000907A4" w:rsidRDefault="000907A4" w:rsidP="002A31E8">
      <w:pPr>
        <w:pStyle w:val="1"/>
      </w:pPr>
      <w:bookmarkStart w:id="21" w:name="_Toc77854168"/>
      <w:bookmarkStart w:id="22" w:name="_Toc77855106"/>
      <w:r w:rsidRPr="000907A4">
        <w:t>ТЕХНИЧЕСКОЕ ЗАДАНИЕ</w:t>
      </w:r>
      <w:bookmarkEnd w:id="21"/>
      <w:bookmarkEnd w:id="22"/>
    </w:p>
    <w:p w14:paraId="0519316C" w14:textId="5A046FA0" w:rsidR="000907A4" w:rsidRPr="00E04F38" w:rsidRDefault="000907A4">
      <w:pPr>
        <w:rPr>
          <w:lang w:val="ru-RU"/>
          <w:rPrChange w:id="23" w:author="ALI" w:date="2026-08-20T11:55:00Z">
            <w:rPr>
              <w:kern w:val="0"/>
              <w:lang w:val="en-US" w:eastAsia="en-US"/>
            </w:rPr>
          </w:rPrChange>
        </w:rPr>
        <w:pPrChange w:id="24" w:author="ALI" w:date="2026-08-19T16:44:00Z">
          <w:pPr>
            <w:pStyle w:val="1"/>
          </w:pPr>
        </w:pPrChange>
      </w:pPr>
      <w:bookmarkStart w:id="25" w:name="_Toc77854169"/>
      <w:bookmarkStart w:id="26" w:name="_Toc77855107"/>
      <w:r w:rsidRPr="00E04F38">
        <w:rPr>
          <w:rFonts w:ascii="Arial" w:hAnsi="Arial" w:cs="Arial"/>
          <w:b/>
          <w:bCs/>
          <w:sz w:val="32"/>
          <w:szCs w:val="32"/>
          <w:lang w:val="ru-RU"/>
          <w:rPrChange w:id="27" w:author="ALI" w:date="2026-08-20T11:55:00Z">
            <w:rPr>
              <w:b w:val="0"/>
              <w:bCs w:val="0"/>
            </w:rPr>
          </w:rPrChange>
        </w:rPr>
        <w:t xml:space="preserve">на проектирование и </w:t>
      </w:r>
      <w:del w:id="28" w:author="ALI" w:date="2026-08-19T14:07:00Z">
        <w:r w:rsidRPr="00E04F38" w:rsidDel="00B76793">
          <w:rPr>
            <w:rFonts w:ascii="Arial" w:hAnsi="Arial" w:cs="Arial"/>
            <w:b/>
            <w:bCs/>
            <w:sz w:val="32"/>
            <w:szCs w:val="32"/>
            <w:lang w:val="ru-RU"/>
            <w:rPrChange w:id="29" w:author="ALI" w:date="2026-08-20T11:55:00Z">
              <w:rPr>
                <w:b w:val="0"/>
                <w:bCs w:val="0"/>
              </w:rPr>
            </w:rPrChange>
          </w:rPr>
          <w:delText>строительство</w:delText>
        </w:r>
      </w:del>
      <w:bookmarkEnd w:id="25"/>
      <w:bookmarkEnd w:id="26"/>
      <w:ins w:id="30" w:author="ALI" w:date="2026-08-19T14:07:00Z">
        <w:r w:rsidR="00B76793" w:rsidRPr="00E04F38">
          <w:rPr>
            <w:rFonts w:ascii="Arial" w:hAnsi="Arial" w:cs="Arial"/>
            <w:b/>
            <w:bCs/>
            <w:sz w:val="32"/>
            <w:szCs w:val="32"/>
            <w:lang w:val="ru-RU"/>
            <w:rPrChange w:id="31" w:author="ALI" w:date="2026-08-20T11:55:00Z">
              <w:rPr>
                <w:b w:val="0"/>
                <w:bCs w:val="0"/>
              </w:rPr>
            </w:rPrChange>
          </w:rPr>
          <w:t>ремонтно-строительн</w:t>
        </w:r>
      </w:ins>
      <w:ins w:id="32" w:author="ALI" w:date="2026-08-19T14:08:00Z">
        <w:r w:rsidR="00B76793" w:rsidRPr="00E04F38">
          <w:rPr>
            <w:rFonts w:ascii="Arial" w:hAnsi="Arial" w:cs="Arial"/>
            <w:b/>
            <w:bCs/>
            <w:sz w:val="32"/>
            <w:szCs w:val="32"/>
            <w:lang w:val="ru-RU"/>
            <w:rPrChange w:id="33" w:author="ALI" w:date="2026-08-20T11:55:00Z">
              <w:rPr>
                <w:b w:val="0"/>
                <w:bCs w:val="0"/>
              </w:rPr>
            </w:rPrChange>
          </w:rPr>
          <w:t>ые работы</w:t>
        </w:r>
      </w:ins>
    </w:p>
    <w:p w14:paraId="3289AA3E" w14:textId="235CE192" w:rsidR="000907A4" w:rsidRPr="00E04F38" w:rsidRDefault="000907A4">
      <w:pPr>
        <w:rPr>
          <w:lang w:val="ru-RU"/>
          <w:rPrChange w:id="34" w:author="ALI" w:date="2026-08-20T11:55:00Z">
            <w:rPr>
              <w:kern w:val="0"/>
              <w:lang w:val="en-US" w:eastAsia="en-US"/>
            </w:rPr>
          </w:rPrChange>
        </w:rPr>
        <w:pPrChange w:id="35" w:author="ALI" w:date="2026-08-19T16:44:00Z">
          <w:pPr>
            <w:pStyle w:val="1"/>
          </w:pPr>
        </w:pPrChange>
      </w:pPr>
      <w:bookmarkStart w:id="36" w:name="_Toc77854170"/>
      <w:bookmarkStart w:id="37" w:name="_Toc77855108"/>
      <w:del w:id="38" w:author="ALI" w:date="2026-08-19T14:08:00Z">
        <w:r w:rsidRPr="00E04F38" w:rsidDel="00B76793">
          <w:rPr>
            <w:rFonts w:ascii="Arial" w:hAnsi="Arial" w:cs="Arial"/>
            <w:b/>
            <w:bCs/>
            <w:sz w:val="32"/>
            <w:szCs w:val="32"/>
            <w:lang w:val="ru-RU"/>
            <w:rPrChange w:id="39" w:author="ALI" w:date="2026-08-20T11:55:00Z">
              <w:rPr>
                <w:b w:val="0"/>
                <w:bCs w:val="0"/>
              </w:rPr>
            </w:rPrChange>
          </w:rPr>
          <w:delText>кредитно-кассового офиса</w:delText>
        </w:r>
      </w:del>
      <w:ins w:id="40" w:author="ALI" w:date="2026-08-19T14:08:00Z">
        <w:r w:rsidR="00B76793" w:rsidRPr="00E04F38">
          <w:rPr>
            <w:rFonts w:ascii="Arial" w:hAnsi="Arial" w:cs="Arial"/>
            <w:b/>
            <w:bCs/>
            <w:sz w:val="32"/>
            <w:szCs w:val="32"/>
            <w:lang w:val="ru-RU"/>
            <w:rPrChange w:id="41" w:author="ALI" w:date="2026-08-20T11:55:00Z">
              <w:rPr>
                <w:b w:val="0"/>
                <w:bCs w:val="0"/>
              </w:rPr>
            </w:rPrChange>
          </w:rPr>
          <w:t>объекта</w:t>
        </w:r>
      </w:ins>
      <w:r w:rsidRPr="00E04F38">
        <w:rPr>
          <w:rFonts w:ascii="Arial" w:hAnsi="Arial" w:cs="Arial"/>
          <w:b/>
          <w:bCs/>
          <w:sz w:val="32"/>
          <w:szCs w:val="32"/>
          <w:lang w:val="ru-RU"/>
          <w:rPrChange w:id="42" w:author="ALI" w:date="2026-08-20T11:55:00Z">
            <w:rPr>
              <w:b w:val="0"/>
              <w:bCs w:val="0"/>
            </w:rPr>
          </w:rPrChange>
        </w:rPr>
        <w:t xml:space="preserve"> АО «АЛЬФА-БАНК»</w:t>
      </w:r>
      <w:bookmarkEnd w:id="36"/>
      <w:bookmarkEnd w:id="37"/>
    </w:p>
    <w:p w14:paraId="6654D43A" w14:textId="77777777" w:rsidR="000907A4" w:rsidRP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5F5EAEC1" w14:textId="77777777" w:rsidR="000907A4" w:rsidRP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4E62FB5A" w14:textId="77777777" w:rsid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46519259" w14:textId="77777777" w:rsid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42683454" w14:textId="77777777" w:rsid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32AC45BF" w14:textId="77777777" w:rsidR="002A31E8" w:rsidRDefault="002A31E8" w:rsidP="000907A4">
      <w:pPr>
        <w:spacing w:before="120"/>
        <w:rPr>
          <w:rFonts w:ascii="Arial" w:hAnsi="Arial" w:cs="Arial"/>
          <w:b/>
          <w:lang w:val="ru-RU"/>
        </w:rPr>
      </w:pPr>
    </w:p>
    <w:p w14:paraId="15FC71F4" w14:textId="77777777" w:rsidR="002A31E8" w:rsidRDefault="002A31E8" w:rsidP="000907A4">
      <w:pPr>
        <w:spacing w:before="120"/>
        <w:rPr>
          <w:rFonts w:ascii="Arial" w:hAnsi="Arial" w:cs="Arial"/>
          <w:b/>
          <w:lang w:val="ru-RU"/>
        </w:rPr>
      </w:pPr>
    </w:p>
    <w:p w14:paraId="10AC4EA6" w14:textId="77777777" w:rsidR="002A31E8" w:rsidRDefault="002A31E8" w:rsidP="000907A4">
      <w:pPr>
        <w:spacing w:before="120"/>
        <w:rPr>
          <w:rFonts w:ascii="Arial" w:hAnsi="Arial" w:cs="Arial"/>
          <w:b/>
          <w:lang w:val="ru-RU"/>
        </w:rPr>
      </w:pPr>
    </w:p>
    <w:p w14:paraId="3D51E1D7" w14:textId="77777777" w:rsidR="002A31E8" w:rsidRDefault="002A31E8" w:rsidP="000907A4">
      <w:pPr>
        <w:spacing w:before="120"/>
        <w:rPr>
          <w:rFonts w:ascii="Arial" w:hAnsi="Arial" w:cs="Arial"/>
          <w:b/>
          <w:lang w:val="ru-RU"/>
        </w:rPr>
      </w:pPr>
    </w:p>
    <w:p w14:paraId="0951BD0A" w14:textId="77777777" w:rsidR="002A31E8" w:rsidRDefault="002A31E8" w:rsidP="000907A4">
      <w:pPr>
        <w:spacing w:before="120"/>
        <w:rPr>
          <w:rFonts w:ascii="Arial" w:hAnsi="Arial" w:cs="Arial"/>
          <w:b/>
          <w:lang w:val="ru-RU"/>
        </w:rPr>
      </w:pPr>
    </w:p>
    <w:p w14:paraId="1FCDEA7F" w14:textId="77777777" w:rsidR="002A31E8" w:rsidRDefault="002A31E8" w:rsidP="000907A4">
      <w:pPr>
        <w:spacing w:before="120"/>
        <w:rPr>
          <w:rFonts w:ascii="Arial" w:hAnsi="Arial" w:cs="Arial"/>
          <w:b/>
          <w:lang w:val="ru-RU"/>
        </w:rPr>
      </w:pPr>
    </w:p>
    <w:p w14:paraId="39A9D704" w14:textId="77777777" w:rsid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43AA75DE" w14:textId="77777777" w:rsid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7D788F13" w14:textId="77777777" w:rsid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1515CC68" w14:textId="77777777" w:rsid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004F790B" w14:textId="77777777" w:rsid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03E34483" w14:textId="77777777" w:rsid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40C7FAD5" w14:textId="77777777" w:rsid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52EE89CA" w14:textId="77777777" w:rsidR="000907A4" w:rsidRPr="000907A4" w:rsidRDefault="000907A4" w:rsidP="000907A4">
      <w:pPr>
        <w:spacing w:before="120"/>
        <w:rPr>
          <w:rFonts w:ascii="Arial" w:hAnsi="Arial" w:cs="Arial"/>
          <w:b/>
          <w:lang w:val="ru-RU"/>
        </w:rPr>
      </w:pPr>
      <w:r w:rsidRPr="000907A4">
        <w:rPr>
          <w:rFonts w:ascii="Arial" w:hAnsi="Arial" w:cs="Arial"/>
          <w:b/>
          <w:lang w:val="ru-RU"/>
        </w:rPr>
        <w:t>ОБЪЕКТ:</w:t>
      </w:r>
    </w:p>
    <w:p w14:paraId="2428FE39" w14:textId="77777777" w:rsidR="000907A4" w:rsidRP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53ADA380" w14:textId="77777777" w:rsidR="000907A4" w:rsidRPr="000907A4" w:rsidRDefault="000907A4" w:rsidP="000907A4">
      <w:pPr>
        <w:spacing w:before="120"/>
        <w:rPr>
          <w:rFonts w:ascii="Arial" w:hAnsi="Arial" w:cs="Arial"/>
          <w:b/>
          <w:lang w:val="ru-RU"/>
        </w:rPr>
      </w:pPr>
      <w:r w:rsidRPr="000907A4">
        <w:rPr>
          <w:rFonts w:ascii="Arial" w:hAnsi="Arial" w:cs="Arial"/>
          <w:b/>
          <w:lang w:val="ru-RU"/>
        </w:rPr>
        <w:t>ЗАКАЗЧИК: АО «АЛЬФА-БАНК»</w:t>
      </w:r>
    </w:p>
    <w:p w14:paraId="47665AB0" w14:textId="77777777" w:rsidR="000907A4" w:rsidRP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3CB1EF13" w14:textId="77777777" w:rsidR="000907A4" w:rsidRP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112D7D47" w14:textId="77777777" w:rsidR="000907A4" w:rsidRPr="000907A4" w:rsidRDefault="000907A4" w:rsidP="000907A4">
      <w:pPr>
        <w:spacing w:before="120"/>
        <w:rPr>
          <w:rFonts w:ascii="Arial" w:hAnsi="Arial" w:cs="Arial"/>
          <w:b/>
          <w:lang w:val="ru-RU"/>
        </w:rPr>
      </w:pPr>
    </w:p>
    <w:p w14:paraId="192BCA50" w14:textId="64F2682E" w:rsidR="00396009" w:rsidRPr="000907A4" w:rsidRDefault="000907A4" w:rsidP="000907A4">
      <w:pPr>
        <w:spacing w:before="120"/>
        <w:jc w:val="center"/>
        <w:rPr>
          <w:rFonts w:ascii="Arial" w:hAnsi="Arial" w:cs="Arial"/>
          <w:b/>
          <w:lang w:val="ru-RU"/>
        </w:rPr>
      </w:pPr>
      <w:r w:rsidRPr="000907A4">
        <w:rPr>
          <w:rFonts w:ascii="Arial" w:hAnsi="Arial" w:cs="Arial"/>
          <w:b/>
          <w:lang w:val="ru-RU"/>
        </w:rPr>
        <w:t>202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r w:rsidR="0065367B">
        <w:rPr>
          <w:rFonts w:ascii="Arial" w:hAnsi="Arial" w:cs="Arial"/>
          <w:b/>
          <w:lang w:val="ru-RU"/>
        </w:rPr>
        <w:t>2</w:t>
      </w:r>
    </w:p>
    <w:p w14:paraId="3FFD1769" w14:textId="77777777" w:rsidR="006551D7" w:rsidRPr="00CB7E53" w:rsidRDefault="00B12FD4" w:rsidP="000907A4">
      <w:pPr>
        <w:spacing w:before="120"/>
        <w:rPr>
          <w:b/>
          <w:color w:val="000000"/>
          <w:lang w:val="ru-RU" w:eastAsia="ru-RU"/>
        </w:rPr>
      </w:pPr>
      <w:r w:rsidRPr="000907A4">
        <w:rPr>
          <w:rFonts w:ascii="Arial" w:hAnsi="Arial" w:cs="Arial"/>
          <w:lang w:val="ru-RU"/>
        </w:rPr>
        <w:br w:type="page"/>
      </w:r>
    </w:p>
    <w:p w14:paraId="6B77E165" w14:textId="77777777" w:rsidR="00990729" w:rsidRPr="00F05BD1" w:rsidRDefault="00990729" w:rsidP="00990729">
      <w:pPr>
        <w:pStyle w:val="10"/>
        <w:tabs>
          <w:tab w:val="right" w:leader="dot" w:pos="10054"/>
        </w:tabs>
        <w:rPr>
          <w:rFonts w:ascii="Arial" w:hAnsi="Arial" w:cs="Arial"/>
          <w:noProof/>
          <w:sz w:val="22"/>
          <w:szCs w:val="22"/>
          <w:lang w:val="ru-RU" w:eastAsia="ru-RU"/>
        </w:rPr>
      </w:pPr>
      <w:r>
        <w:rPr>
          <w:rFonts w:ascii="Arial" w:hAnsi="Arial" w:cs="Arial"/>
          <w:lang w:val="ru-RU"/>
        </w:rPr>
        <w:lastRenderedPageBreak/>
        <w:t>СОДЕРЖАНИЕ</w:t>
      </w:r>
      <w:r w:rsidR="00786AD9" w:rsidRPr="00990729">
        <w:rPr>
          <w:rFonts w:ascii="Arial" w:hAnsi="Arial" w:cs="Arial"/>
        </w:rPr>
        <w:fldChar w:fldCharType="begin"/>
      </w:r>
      <w:r w:rsidR="00786AD9" w:rsidRPr="00483AE1">
        <w:rPr>
          <w:rFonts w:ascii="Arial" w:hAnsi="Arial" w:cs="Arial"/>
          <w:lang w:val="ru-RU"/>
          <w:rPrChange w:id="43" w:author="ALI" w:date="2026-08-19T14:18:00Z">
            <w:rPr>
              <w:rFonts w:ascii="Arial" w:hAnsi="Arial" w:cs="Arial"/>
            </w:rPr>
          </w:rPrChange>
        </w:rPr>
        <w:instrText xml:space="preserve"> </w:instrText>
      </w:r>
      <w:r w:rsidR="00786AD9" w:rsidRPr="00990729">
        <w:rPr>
          <w:rFonts w:ascii="Arial" w:hAnsi="Arial" w:cs="Arial"/>
        </w:rPr>
        <w:instrText>TOC</w:instrText>
      </w:r>
      <w:r w:rsidR="00786AD9" w:rsidRPr="00483AE1">
        <w:rPr>
          <w:rFonts w:ascii="Arial" w:hAnsi="Arial" w:cs="Arial"/>
          <w:lang w:val="ru-RU"/>
          <w:rPrChange w:id="44" w:author="ALI" w:date="2026-08-19T14:18:00Z">
            <w:rPr>
              <w:rFonts w:ascii="Arial" w:hAnsi="Arial" w:cs="Arial"/>
            </w:rPr>
          </w:rPrChange>
        </w:rPr>
        <w:instrText xml:space="preserve"> \</w:instrText>
      </w:r>
      <w:r w:rsidR="00786AD9" w:rsidRPr="00990729">
        <w:rPr>
          <w:rFonts w:ascii="Arial" w:hAnsi="Arial" w:cs="Arial"/>
        </w:rPr>
        <w:instrText>o</w:instrText>
      </w:r>
      <w:r w:rsidR="00786AD9" w:rsidRPr="00483AE1">
        <w:rPr>
          <w:rFonts w:ascii="Arial" w:hAnsi="Arial" w:cs="Arial"/>
          <w:lang w:val="ru-RU"/>
          <w:rPrChange w:id="45" w:author="ALI" w:date="2026-08-19T14:18:00Z">
            <w:rPr>
              <w:rFonts w:ascii="Arial" w:hAnsi="Arial" w:cs="Arial"/>
            </w:rPr>
          </w:rPrChange>
        </w:rPr>
        <w:instrText xml:space="preserve"> "1-3" \</w:instrText>
      </w:r>
      <w:r w:rsidR="00786AD9" w:rsidRPr="00990729">
        <w:rPr>
          <w:rFonts w:ascii="Arial" w:hAnsi="Arial" w:cs="Arial"/>
        </w:rPr>
        <w:instrText>h</w:instrText>
      </w:r>
      <w:r w:rsidR="00786AD9" w:rsidRPr="00483AE1">
        <w:rPr>
          <w:rFonts w:ascii="Arial" w:hAnsi="Arial" w:cs="Arial"/>
          <w:lang w:val="ru-RU"/>
          <w:rPrChange w:id="46" w:author="ALI" w:date="2026-08-19T14:18:00Z">
            <w:rPr>
              <w:rFonts w:ascii="Arial" w:hAnsi="Arial" w:cs="Arial"/>
            </w:rPr>
          </w:rPrChange>
        </w:rPr>
        <w:instrText xml:space="preserve"> \</w:instrText>
      </w:r>
      <w:r w:rsidR="00786AD9" w:rsidRPr="00990729">
        <w:rPr>
          <w:rFonts w:ascii="Arial" w:hAnsi="Arial" w:cs="Arial"/>
        </w:rPr>
        <w:instrText>z</w:instrText>
      </w:r>
      <w:r w:rsidR="00786AD9" w:rsidRPr="00483AE1">
        <w:rPr>
          <w:rFonts w:ascii="Arial" w:hAnsi="Arial" w:cs="Arial"/>
          <w:lang w:val="ru-RU"/>
          <w:rPrChange w:id="47" w:author="ALI" w:date="2026-08-19T14:18:00Z">
            <w:rPr>
              <w:rFonts w:ascii="Arial" w:hAnsi="Arial" w:cs="Arial"/>
            </w:rPr>
          </w:rPrChange>
        </w:rPr>
        <w:instrText xml:space="preserve"> \</w:instrText>
      </w:r>
      <w:r w:rsidR="00786AD9" w:rsidRPr="00990729">
        <w:rPr>
          <w:rFonts w:ascii="Arial" w:hAnsi="Arial" w:cs="Arial"/>
        </w:rPr>
        <w:instrText>u</w:instrText>
      </w:r>
      <w:r w:rsidR="00786AD9" w:rsidRPr="00483AE1">
        <w:rPr>
          <w:rFonts w:ascii="Arial" w:hAnsi="Arial" w:cs="Arial"/>
          <w:lang w:val="ru-RU"/>
          <w:rPrChange w:id="48" w:author="ALI" w:date="2026-08-19T14:18:00Z">
            <w:rPr>
              <w:rFonts w:ascii="Arial" w:hAnsi="Arial" w:cs="Arial"/>
            </w:rPr>
          </w:rPrChange>
        </w:rPr>
        <w:instrText xml:space="preserve"> </w:instrText>
      </w:r>
      <w:r w:rsidR="00786AD9" w:rsidRPr="00990729">
        <w:rPr>
          <w:rFonts w:ascii="Arial" w:hAnsi="Arial" w:cs="Arial"/>
        </w:rPr>
        <w:fldChar w:fldCharType="separate"/>
      </w:r>
    </w:p>
    <w:p w14:paraId="710EE01E" w14:textId="2F4A85D6" w:rsidR="00990729" w:rsidRPr="00F05BD1" w:rsidRDefault="00317D8E">
      <w:pPr>
        <w:pStyle w:val="10"/>
        <w:tabs>
          <w:tab w:val="left" w:pos="400"/>
          <w:tab w:val="right" w:leader="dot" w:pos="10054"/>
        </w:tabs>
        <w:rPr>
          <w:rFonts w:ascii="Arial" w:hAnsi="Arial" w:cs="Arial"/>
          <w:noProof/>
          <w:sz w:val="22"/>
          <w:szCs w:val="22"/>
          <w:lang w:val="ru-RU" w:eastAsia="ru-RU"/>
        </w:rPr>
      </w:pPr>
      <w:hyperlink w:anchor="_Toc77855109" w:history="1">
        <w:r w:rsidR="00990729" w:rsidRPr="00990729">
          <w:rPr>
            <w:rStyle w:val="af"/>
            <w:rFonts w:ascii="Arial" w:hAnsi="Arial" w:cs="Arial"/>
            <w:bCs/>
            <w:noProof/>
            <w:lang w:val="ru-RU"/>
          </w:rPr>
          <w:t>1</w:t>
        </w:r>
        <w:r w:rsidR="00990729" w:rsidRPr="00F05BD1">
          <w:rPr>
            <w:rFonts w:ascii="Arial" w:hAnsi="Arial" w:cs="Arial"/>
            <w:noProof/>
            <w:sz w:val="22"/>
            <w:szCs w:val="22"/>
            <w:lang w:val="ru-RU" w:eastAsia="ru-RU"/>
          </w:rPr>
          <w:tab/>
        </w:r>
        <w:r w:rsidR="00990729" w:rsidRPr="00990729">
          <w:rPr>
            <w:rStyle w:val="af"/>
            <w:rFonts w:ascii="Arial" w:hAnsi="Arial" w:cs="Arial"/>
            <w:bCs/>
            <w:noProof/>
            <w:lang w:val="ru-RU"/>
          </w:rPr>
          <w:t>Характеристика объекта</w:t>
        </w:r>
        <w:r w:rsidR="00990729" w:rsidRPr="00990729">
          <w:rPr>
            <w:rFonts w:ascii="Arial" w:hAnsi="Arial" w:cs="Arial"/>
            <w:noProof/>
            <w:webHidden/>
          </w:rPr>
          <w:tab/>
        </w:r>
        <w:r w:rsidR="00990729" w:rsidRPr="00990729">
          <w:rPr>
            <w:rFonts w:ascii="Arial" w:hAnsi="Arial" w:cs="Arial"/>
            <w:noProof/>
            <w:webHidden/>
          </w:rPr>
          <w:fldChar w:fldCharType="begin"/>
        </w:r>
        <w:r w:rsidR="00990729" w:rsidRPr="00990729">
          <w:rPr>
            <w:rFonts w:ascii="Arial" w:hAnsi="Arial" w:cs="Arial"/>
            <w:noProof/>
            <w:webHidden/>
          </w:rPr>
          <w:instrText xml:space="preserve"> PAGEREF _Toc77855109 \h </w:instrText>
        </w:r>
        <w:r w:rsidR="00990729" w:rsidRPr="00990729">
          <w:rPr>
            <w:rFonts w:ascii="Arial" w:hAnsi="Arial" w:cs="Arial"/>
            <w:noProof/>
            <w:webHidden/>
          </w:rPr>
        </w:r>
        <w:r w:rsidR="00990729" w:rsidRPr="00990729">
          <w:rPr>
            <w:rFonts w:ascii="Arial" w:hAnsi="Arial" w:cs="Arial"/>
            <w:noProof/>
            <w:webHidden/>
          </w:rPr>
          <w:fldChar w:fldCharType="separate"/>
        </w:r>
        <w:r w:rsidR="00EF7ABF">
          <w:rPr>
            <w:rFonts w:ascii="Arial" w:hAnsi="Arial" w:cs="Arial"/>
            <w:noProof/>
            <w:webHidden/>
          </w:rPr>
          <w:t>3</w:t>
        </w:r>
        <w:r w:rsidR="00990729" w:rsidRPr="00990729">
          <w:rPr>
            <w:rFonts w:ascii="Arial" w:hAnsi="Arial" w:cs="Arial"/>
            <w:noProof/>
            <w:webHidden/>
          </w:rPr>
          <w:fldChar w:fldCharType="end"/>
        </w:r>
      </w:hyperlink>
    </w:p>
    <w:p w14:paraId="62B8C5A0" w14:textId="0A849FD3" w:rsidR="00990729" w:rsidRPr="00F05BD1" w:rsidRDefault="00317D8E">
      <w:pPr>
        <w:pStyle w:val="10"/>
        <w:tabs>
          <w:tab w:val="left" w:pos="400"/>
          <w:tab w:val="right" w:leader="dot" w:pos="10054"/>
        </w:tabs>
        <w:rPr>
          <w:rFonts w:ascii="Arial" w:hAnsi="Arial" w:cs="Arial"/>
          <w:noProof/>
          <w:sz w:val="22"/>
          <w:szCs w:val="22"/>
          <w:lang w:val="ru-RU" w:eastAsia="ru-RU"/>
        </w:rPr>
      </w:pPr>
      <w:hyperlink w:anchor="_Toc77855110" w:history="1">
        <w:r w:rsidR="00990729" w:rsidRPr="00990729">
          <w:rPr>
            <w:rStyle w:val="af"/>
            <w:rFonts w:ascii="Arial" w:hAnsi="Arial" w:cs="Arial"/>
            <w:bCs/>
            <w:noProof/>
            <w:lang w:val="ru-RU"/>
          </w:rPr>
          <w:t>2</w:t>
        </w:r>
        <w:r w:rsidR="00990729" w:rsidRPr="00F05BD1">
          <w:rPr>
            <w:rFonts w:ascii="Arial" w:hAnsi="Arial" w:cs="Arial"/>
            <w:noProof/>
            <w:sz w:val="22"/>
            <w:szCs w:val="22"/>
            <w:lang w:val="ru-RU" w:eastAsia="ru-RU"/>
          </w:rPr>
          <w:tab/>
        </w:r>
        <w:r w:rsidR="00990729" w:rsidRPr="00990729">
          <w:rPr>
            <w:rStyle w:val="af"/>
            <w:rFonts w:ascii="Arial" w:hAnsi="Arial" w:cs="Arial"/>
            <w:bCs/>
            <w:noProof/>
            <w:lang w:val="ru-RU"/>
          </w:rPr>
          <w:t>Общие положения</w:t>
        </w:r>
        <w:r w:rsidR="00990729" w:rsidRPr="00990729">
          <w:rPr>
            <w:rFonts w:ascii="Arial" w:hAnsi="Arial" w:cs="Arial"/>
            <w:noProof/>
            <w:webHidden/>
          </w:rPr>
          <w:tab/>
        </w:r>
        <w:r w:rsidR="00990729" w:rsidRPr="00990729">
          <w:rPr>
            <w:rFonts w:ascii="Arial" w:hAnsi="Arial" w:cs="Arial"/>
            <w:noProof/>
            <w:webHidden/>
          </w:rPr>
          <w:fldChar w:fldCharType="begin"/>
        </w:r>
        <w:r w:rsidR="00990729" w:rsidRPr="00990729">
          <w:rPr>
            <w:rFonts w:ascii="Arial" w:hAnsi="Arial" w:cs="Arial"/>
            <w:noProof/>
            <w:webHidden/>
          </w:rPr>
          <w:instrText xml:space="preserve"> PAGEREF _Toc77855110 \h </w:instrText>
        </w:r>
        <w:r w:rsidR="00990729" w:rsidRPr="00990729">
          <w:rPr>
            <w:rFonts w:ascii="Arial" w:hAnsi="Arial" w:cs="Arial"/>
            <w:noProof/>
            <w:webHidden/>
          </w:rPr>
        </w:r>
        <w:r w:rsidR="00990729" w:rsidRPr="00990729">
          <w:rPr>
            <w:rFonts w:ascii="Arial" w:hAnsi="Arial" w:cs="Arial"/>
            <w:noProof/>
            <w:webHidden/>
          </w:rPr>
          <w:fldChar w:fldCharType="separate"/>
        </w:r>
        <w:r w:rsidR="00EF7ABF">
          <w:rPr>
            <w:rFonts w:ascii="Arial" w:hAnsi="Arial" w:cs="Arial"/>
            <w:noProof/>
            <w:webHidden/>
          </w:rPr>
          <w:t>4</w:t>
        </w:r>
        <w:r w:rsidR="00990729" w:rsidRPr="00990729">
          <w:rPr>
            <w:rFonts w:ascii="Arial" w:hAnsi="Arial" w:cs="Arial"/>
            <w:noProof/>
            <w:webHidden/>
          </w:rPr>
          <w:fldChar w:fldCharType="end"/>
        </w:r>
      </w:hyperlink>
    </w:p>
    <w:p w14:paraId="65826629" w14:textId="5A00EE7D" w:rsidR="00990729" w:rsidRPr="00F05BD1" w:rsidRDefault="00317D8E">
      <w:pPr>
        <w:pStyle w:val="10"/>
        <w:tabs>
          <w:tab w:val="left" w:pos="400"/>
          <w:tab w:val="right" w:leader="dot" w:pos="10054"/>
        </w:tabs>
        <w:rPr>
          <w:rFonts w:ascii="Arial" w:hAnsi="Arial" w:cs="Arial"/>
          <w:noProof/>
          <w:sz w:val="22"/>
          <w:szCs w:val="22"/>
          <w:lang w:val="ru-RU" w:eastAsia="ru-RU"/>
        </w:rPr>
      </w:pPr>
      <w:hyperlink w:anchor="_Toc77855111" w:history="1">
        <w:r w:rsidR="00990729" w:rsidRPr="00990729">
          <w:rPr>
            <w:rStyle w:val="af"/>
            <w:rFonts w:ascii="Arial" w:hAnsi="Arial" w:cs="Arial"/>
            <w:bCs/>
            <w:noProof/>
            <w:lang w:val="ru-RU"/>
          </w:rPr>
          <w:t>3</w:t>
        </w:r>
        <w:r w:rsidR="00990729" w:rsidRPr="00F05BD1">
          <w:rPr>
            <w:rFonts w:ascii="Arial" w:hAnsi="Arial" w:cs="Arial"/>
            <w:noProof/>
            <w:sz w:val="22"/>
            <w:szCs w:val="22"/>
            <w:lang w:val="ru-RU" w:eastAsia="ru-RU"/>
          </w:rPr>
          <w:tab/>
        </w:r>
        <w:r w:rsidR="00990729" w:rsidRPr="00990729">
          <w:rPr>
            <w:rStyle w:val="af"/>
            <w:rFonts w:ascii="Arial" w:hAnsi="Arial" w:cs="Arial"/>
            <w:bCs/>
            <w:noProof/>
            <w:lang w:val="ru-RU"/>
          </w:rPr>
          <w:t>Требования к проектной документации</w:t>
        </w:r>
        <w:r w:rsidR="00990729" w:rsidRPr="00990729">
          <w:rPr>
            <w:rFonts w:ascii="Arial" w:hAnsi="Arial" w:cs="Arial"/>
            <w:noProof/>
            <w:webHidden/>
          </w:rPr>
          <w:tab/>
        </w:r>
        <w:r w:rsidR="00990729" w:rsidRPr="00990729">
          <w:rPr>
            <w:rFonts w:ascii="Arial" w:hAnsi="Arial" w:cs="Arial"/>
            <w:noProof/>
            <w:webHidden/>
          </w:rPr>
          <w:fldChar w:fldCharType="begin"/>
        </w:r>
        <w:r w:rsidR="00990729" w:rsidRPr="00990729">
          <w:rPr>
            <w:rFonts w:ascii="Arial" w:hAnsi="Arial" w:cs="Arial"/>
            <w:noProof/>
            <w:webHidden/>
          </w:rPr>
          <w:instrText xml:space="preserve"> PAGEREF _Toc77855111 \h </w:instrText>
        </w:r>
        <w:r w:rsidR="00990729" w:rsidRPr="00990729">
          <w:rPr>
            <w:rFonts w:ascii="Arial" w:hAnsi="Arial" w:cs="Arial"/>
            <w:noProof/>
            <w:webHidden/>
          </w:rPr>
        </w:r>
        <w:r w:rsidR="00990729" w:rsidRPr="00990729">
          <w:rPr>
            <w:rFonts w:ascii="Arial" w:hAnsi="Arial" w:cs="Arial"/>
            <w:noProof/>
            <w:webHidden/>
          </w:rPr>
          <w:fldChar w:fldCharType="separate"/>
        </w:r>
        <w:r w:rsidR="00EF7ABF">
          <w:rPr>
            <w:rFonts w:ascii="Arial" w:hAnsi="Arial" w:cs="Arial"/>
            <w:noProof/>
            <w:webHidden/>
          </w:rPr>
          <w:t>6</w:t>
        </w:r>
        <w:r w:rsidR="00990729" w:rsidRPr="00990729">
          <w:rPr>
            <w:rFonts w:ascii="Arial" w:hAnsi="Arial" w:cs="Arial"/>
            <w:noProof/>
            <w:webHidden/>
          </w:rPr>
          <w:fldChar w:fldCharType="end"/>
        </w:r>
      </w:hyperlink>
    </w:p>
    <w:p w14:paraId="56962755" w14:textId="12FE9DD6" w:rsidR="00990729" w:rsidRPr="00F05BD1" w:rsidRDefault="00317D8E">
      <w:pPr>
        <w:pStyle w:val="10"/>
        <w:tabs>
          <w:tab w:val="left" w:pos="400"/>
          <w:tab w:val="right" w:leader="dot" w:pos="10054"/>
        </w:tabs>
        <w:rPr>
          <w:rFonts w:ascii="Arial" w:hAnsi="Arial" w:cs="Arial"/>
          <w:noProof/>
          <w:sz w:val="22"/>
          <w:szCs w:val="22"/>
          <w:lang w:val="ru-RU" w:eastAsia="ru-RU"/>
        </w:rPr>
      </w:pPr>
      <w:hyperlink w:anchor="_Toc77855112" w:history="1">
        <w:r w:rsidR="00990729" w:rsidRPr="00990729">
          <w:rPr>
            <w:rStyle w:val="af"/>
            <w:rFonts w:ascii="Arial" w:hAnsi="Arial" w:cs="Arial"/>
            <w:bCs/>
            <w:noProof/>
            <w:lang w:val="ru-RU"/>
          </w:rPr>
          <w:t>4</w:t>
        </w:r>
        <w:r w:rsidR="00990729" w:rsidRPr="00F05BD1">
          <w:rPr>
            <w:rFonts w:ascii="Arial" w:hAnsi="Arial" w:cs="Arial"/>
            <w:noProof/>
            <w:sz w:val="22"/>
            <w:szCs w:val="22"/>
            <w:lang w:val="ru-RU" w:eastAsia="ru-RU"/>
          </w:rPr>
          <w:tab/>
        </w:r>
        <w:r w:rsidR="00990729" w:rsidRPr="00990729">
          <w:rPr>
            <w:rStyle w:val="af"/>
            <w:rFonts w:ascii="Arial" w:hAnsi="Arial" w:cs="Arial"/>
            <w:bCs/>
            <w:noProof/>
            <w:lang w:val="ru-RU"/>
          </w:rPr>
          <w:t>Список приложений</w:t>
        </w:r>
        <w:r w:rsidR="00990729" w:rsidRPr="00990729">
          <w:rPr>
            <w:rFonts w:ascii="Arial" w:hAnsi="Arial" w:cs="Arial"/>
            <w:noProof/>
            <w:webHidden/>
          </w:rPr>
          <w:tab/>
        </w:r>
        <w:r w:rsidR="00990729" w:rsidRPr="00990729">
          <w:rPr>
            <w:rFonts w:ascii="Arial" w:hAnsi="Arial" w:cs="Arial"/>
            <w:noProof/>
            <w:webHidden/>
          </w:rPr>
          <w:fldChar w:fldCharType="begin"/>
        </w:r>
        <w:r w:rsidR="00990729" w:rsidRPr="00990729">
          <w:rPr>
            <w:rFonts w:ascii="Arial" w:hAnsi="Arial" w:cs="Arial"/>
            <w:noProof/>
            <w:webHidden/>
          </w:rPr>
          <w:instrText xml:space="preserve"> PAGEREF _Toc77855112 \h </w:instrText>
        </w:r>
        <w:r w:rsidR="00990729" w:rsidRPr="00990729">
          <w:rPr>
            <w:rFonts w:ascii="Arial" w:hAnsi="Arial" w:cs="Arial"/>
            <w:noProof/>
            <w:webHidden/>
          </w:rPr>
        </w:r>
        <w:r w:rsidR="00990729" w:rsidRPr="00990729">
          <w:rPr>
            <w:rFonts w:ascii="Arial" w:hAnsi="Arial" w:cs="Arial"/>
            <w:noProof/>
            <w:webHidden/>
          </w:rPr>
          <w:fldChar w:fldCharType="separate"/>
        </w:r>
        <w:r w:rsidR="00EF7ABF">
          <w:rPr>
            <w:rFonts w:ascii="Arial" w:hAnsi="Arial" w:cs="Arial"/>
            <w:noProof/>
            <w:webHidden/>
          </w:rPr>
          <w:t>8</w:t>
        </w:r>
        <w:r w:rsidR="00990729" w:rsidRPr="00990729">
          <w:rPr>
            <w:rFonts w:ascii="Arial" w:hAnsi="Arial" w:cs="Arial"/>
            <w:noProof/>
            <w:webHidden/>
          </w:rPr>
          <w:fldChar w:fldCharType="end"/>
        </w:r>
      </w:hyperlink>
    </w:p>
    <w:p w14:paraId="596FCC0F" w14:textId="77777777" w:rsidR="00704DF6" w:rsidRPr="00C75E60" w:rsidRDefault="00786AD9" w:rsidP="00C75E60">
      <w:pPr>
        <w:pStyle w:val="ReportLevel1"/>
        <w:numPr>
          <w:ilvl w:val="0"/>
          <w:numId w:val="2"/>
        </w:numPr>
        <w:jc w:val="both"/>
        <w:rPr>
          <w:bCs/>
          <w:color w:val="000000"/>
          <w:sz w:val="20"/>
          <w:lang w:val="ru-RU"/>
        </w:rPr>
      </w:pPr>
      <w:r w:rsidRPr="00990729">
        <w:rPr>
          <w:rFonts w:cs="Arial"/>
        </w:rPr>
        <w:lastRenderedPageBreak/>
        <w:fldChar w:fldCharType="end"/>
      </w:r>
      <w:bookmarkStart w:id="49" w:name="_Toc77855109"/>
      <w:r w:rsidR="002A31E8">
        <w:rPr>
          <w:bCs/>
          <w:color w:val="000000"/>
          <w:sz w:val="20"/>
          <w:lang w:val="ru-RU"/>
        </w:rPr>
        <w:t>Характеристика объекта</w:t>
      </w:r>
      <w:bookmarkEnd w:id="49"/>
    </w:p>
    <w:p w14:paraId="30F42FAB" w14:textId="77777777" w:rsidR="002A31E8" w:rsidRPr="002A31E8" w:rsidRDefault="002A31E8" w:rsidP="002A31E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2A31E8">
        <w:rPr>
          <w:rFonts w:ascii="Arial" w:hAnsi="Arial" w:cs="Arial"/>
          <w:color w:val="000000"/>
          <w:sz w:val="20"/>
          <w:lang w:val="ru-RU"/>
        </w:rPr>
        <w:t xml:space="preserve">Объект расположен по адресу: _____________________________                              </w:t>
      </w:r>
    </w:p>
    <w:p w14:paraId="22D59342" w14:textId="77777777" w:rsidR="002A31E8" w:rsidRDefault="002A31E8" w:rsidP="002A31E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2A31E8">
        <w:rPr>
          <w:rFonts w:ascii="Arial" w:hAnsi="Arial" w:cs="Arial"/>
          <w:color w:val="000000"/>
          <w:sz w:val="20"/>
          <w:lang w:val="ru-RU"/>
        </w:rPr>
        <w:t xml:space="preserve">Помещение общей площадью _____ кв.м. занимает часть </w:t>
      </w:r>
      <w:r w:rsidRPr="002A31E8">
        <w:rPr>
          <w:rFonts w:ascii="Arial" w:hAnsi="Arial" w:cs="Arial"/>
          <w:i/>
          <w:iCs/>
          <w:color w:val="000000"/>
          <w:sz w:val="20"/>
          <w:lang w:val="ru-RU"/>
        </w:rPr>
        <w:t>нежилого</w:t>
      </w:r>
      <w:r w:rsidRPr="002A31E8">
        <w:rPr>
          <w:rFonts w:ascii="Arial" w:hAnsi="Arial" w:cs="Arial"/>
          <w:color w:val="000000"/>
          <w:sz w:val="20"/>
          <w:lang w:val="ru-RU"/>
        </w:rPr>
        <w:t xml:space="preserve"> этажа, расположенного в </w:t>
      </w:r>
      <w:r w:rsidRPr="002A31E8">
        <w:rPr>
          <w:rFonts w:ascii="Arial" w:hAnsi="Arial" w:cs="Arial"/>
          <w:i/>
          <w:iCs/>
          <w:color w:val="000000"/>
          <w:sz w:val="20"/>
          <w:lang w:val="ru-RU"/>
        </w:rPr>
        <w:t>жилом/нежилом доме</w:t>
      </w:r>
      <w:r w:rsidRPr="002A31E8">
        <w:rPr>
          <w:rFonts w:ascii="Arial" w:hAnsi="Arial" w:cs="Arial"/>
          <w:color w:val="000000"/>
          <w:sz w:val="20"/>
          <w:lang w:val="ru-RU"/>
        </w:rPr>
        <w:t xml:space="preserve">. Здание </w:t>
      </w:r>
      <w:r w:rsidRPr="002A31E8">
        <w:rPr>
          <w:rFonts w:ascii="Arial" w:hAnsi="Arial" w:cs="Arial"/>
          <w:i/>
          <w:iCs/>
          <w:color w:val="000000"/>
          <w:sz w:val="20"/>
          <w:lang w:val="ru-RU"/>
        </w:rPr>
        <w:t>не является/является</w:t>
      </w:r>
      <w:r w:rsidRPr="002A31E8">
        <w:rPr>
          <w:rFonts w:ascii="Arial" w:hAnsi="Arial" w:cs="Arial"/>
          <w:color w:val="000000"/>
          <w:sz w:val="20"/>
          <w:lang w:val="ru-RU"/>
        </w:rPr>
        <w:t xml:space="preserve"> памятником архитектуры.</w:t>
      </w:r>
    </w:p>
    <w:p w14:paraId="767F002C" w14:textId="77777777" w:rsidR="002A31E8" w:rsidRPr="00C75E60" w:rsidRDefault="002A31E8" w:rsidP="002A31E8">
      <w:pPr>
        <w:pStyle w:val="ReportLevel1"/>
        <w:numPr>
          <w:ilvl w:val="0"/>
          <w:numId w:val="2"/>
        </w:numPr>
        <w:jc w:val="both"/>
        <w:rPr>
          <w:bCs/>
          <w:color w:val="000000"/>
          <w:sz w:val="20"/>
          <w:lang w:val="ru-RU"/>
        </w:rPr>
      </w:pPr>
      <w:bookmarkStart w:id="50" w:name="_Toc77855110"/>
      <w:r>
        <w:rPr>
          <w:bCs/>
          <w:color w:val="000000"/>
          <w:sz w:val="20"/>
          <w:lang w:val="ru-RU"/>
        </w:rPr>
        <w:lastRenderedPageBreak/>
        <w:t>Общие положения</w:t>
      </w:r>
      <w:bookmarkEnd w:id="50"/>
    </w:p>
    <w:p w14:paraId="013696D8" w14:textId="0C745555" w:rsidR="002A31E8" w:rsidRPr="000907A4" w:rsidRDefault="002A31E8" w:rsidP="002A31E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07A4">
        <w:rPr>
          <w:rFonts w:ascii="Arial" w:hAnsi="Arial" w:cs="Arial"/>
          <w:color w:val="000000"/>
          <w:sz w:val="20"/>
          <w:lang w:val="ru-RU"/>
        </w:rPr>
        <w:t xml:space="preserve">Настоящее Техническое Задание (далее ТЗ) </w:t>
      </w:r>
      <w:r>
        <w:rPr>
          <w:rFonts w:ascii="Arial" w:hAnsi="Arial" w:cs="Arial"/>
          <w:color w:val="000000"/>
          <w:sz w:val="20"/>
          <w:lang w:val="ru-RU"/>
        </w:rPr>
        <w:t xml:space="preserve">устанавливает обязательные требования к проектированию и строительству помещений </w:t>
      </w:r>
      <w:ins w:id="51" w:author="Claude" w:date="2026-08-19T11:11:00Z">
        <w:r>
          <w:rPr>
            <w:rFonts w:ascii="Arial" w:hAnsi="Arial" w:cs="Arial"/>
            <w:color w:val="000000"/>
            <w:sz w:val="20"/>
            <w:lang w:val="ru-RU"/>
          </w:rPr>
          <w:t xml:space="preserve">объекта </w:t>
        </w:r>
      </w:ins>
      <w:del w:id="52" w:author="Claude" w:date="2026-08-19T11:11:00Z">
        <w:r w:rsidRPr="00483AE1">
          <w:rPr>
            <w:rFonts w:ascii="Arial" w:hAnsi="Arial" w:cs="Arial"/>
            <w:color w:val="000000"/>
            <w:sz w:val="20"/>
            <w:lang w:val="ru-RU"/>
          </w:rPr>
          <w:delText xml:space="preserve">кредитно-кассового офиса </w:delText>
        </w:r>
      </w:del>
      <w:r w:rsidR="00F92625">
        <w:rPr>
          <w:rFonts w:ascii="Arial" w:hAnsi="Arial" w:cs="Arial"/>
          <w:color w:val="000000"/>
          <w:sz w:val="20"/>
          <w:lang w:val="ru-RU"/>
        </w:rPr>
        <w:t>Банка</w:t>
      </w:r>
      <w:r w:rsidRPr="000907A4">
        <w:rPr>
          <w:rFonts w:ascii="Arial" w:hAnsi="Arial" w:cs="Arial"/>
          <w:color w:val="000000"/>
          <w:sz w:val="20"/>
          <w:lang w:val="ru-RU"/>
        </w:rPr>
        <w:t>.</w:t>
      </w:r>
    </w:p>
    <w:p w14:paraId="26457D84" w14:textId="3C77DCF9" w:rsidR="00BF7653" w:rsidRPr="00BF7653" w:rsidRDefault="00BF7653" w:rsidP="00BF76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BF7653">
        <w:rPr>
          <w:rFonts w:ascii="Arial" w:hAnsi="Arial" w:cs="Arial"/>
          <w:color w:val="000000"/>
          <w:sz w:val="20"/>
          <w:lang w:val="ru-RU"/>
        </w:rPr>
        <w:t>С момента подписания Договора, условия настоящего Технического задания, в т.</w:t>
      </w:r>
      <w:r w:rsidR="00BC1964">
        <w:rPr>
          <w:rFonts w:ascii="Arial" w:hAnsi="Arial" w:cs="Arial"/>
          <w:color w:val="000000"/>
          <w:sz w:val="20"/>
          <w:lang w:val="ru-RU"/>
        </w:rPr>
        <w:t xml:space="preserve"> </w:t>
      </w:r>
      <w:r w:rsidRPr="00BF7653">
        <w:rPr>
          <w:rFonts w:ascii="Arial" w:hAnsi="Arial" w:cs="Arial"/>
          <w:color w:val="000000"/>
          <w:sz w:val="20"/>
          <w:lang w:val="ru-RU"/>
        </w:rPr>
        <w:t xml:space="preserve">ч. разделы и Приложения, размещенные на сайте Банка по адресу: </w:t>
      </w:r>
      <w:r w:rsidR="0036623E">
        <w:fldChar w:fldCharType="begin"/>
      </w:r>
      <w:r w:rsidR="0036623E" w:rsidRPr="0036623E">
        <w:rPr>
          <w:lang w:val="ru-RU"/>
          <w:rPrChange w:id="53" w:author="Administrator" w:date="2024-10-01T17:40:00Z">
            <w:rPr/>
          </w:rPrChange>
        </w:rPr>
        <w:instrText xml:space="preserve"> </w:instrText>
      </w:r>
      <w:r w:rsidR="0036623E">
        <w:instrText>HYPERLINK</w:instrText>
      </w:r>
      <w:r w:rsidR="0036623E" w:rsidRPr="0036623E">
        <w:rPr>
          <w:lang w:val="ru-RU"/>
          <w:rPrChange w:id="54" w:author="Administrator" w:date="2024-10-01T17:40:00Z">
            <w:rPr/>
          </w:rPrChange>
        </w:rPr>
        <w:instrText xml:space="preserve"> "</w:instrText>
      </w:r>
      <w:r w:rsidR="0036623E">
        <w:instrText>https</w:instrText>
      </w:r>
      <w:r w:rsidR="0036623E" w:rsidRPr="0036623E">
        <w:rPr>
          <w:lang w:val="ru-RU"/>
          <w:rPrChange w:id="55" w:author="Administrator" w:date="2024-10-01T17:40:00Z">
            <w:rPr/>
          </w:rPrChange>
        </w:rPr>
        <w:instrText>://</w:instrText>
      </w:r>
      <w:r w:rsidR="0036623E">
        <w:instrText>alfabank</w:instrText>
      </w:r>
      <w:r w:rsidR="0036623E" w:rsidRPr="0036623E">
        <w:rPr>
          <w:lang w:val="ru-RU"/>
          <w:rPrChange w:id="56" w:author="Administrator" w:date="2024-10-01T17:40:00Z">
            <w:rPr/>
          </w:rPrChange>
        </w:rPr>
        <w:instrText>.</w:instrText>
      </w:r>
      <w:r w:rsidR="0036623E">
        <w:instrText>st</w:instrText>
      </w:r>
      <w:r w:rsidR="0036623E" w:rsidRPr="0036623E">
        <w:rPr>
          <w:lang w:val="ru-RU"/>
          <w:rPrChange w:id="57" w:author="Administrator" w:date="2024-10-01T17:40:00Z">
            <w:rPr/>
          </w:rPrChange>
        </w:rPr>
        <w:instrText>/</w:instrText>
      </w:r>
      <w:r w:rsidR="0036623E">
        <w:instrText>site</w:instrText>
      </w:r>
      <w:r w:rsidR="0036623E" w:rsidRPr="0036623E">
        <w:rPr>
          <w:lang w:val="ru-RU"/>
          <w:rPrChange w:id="58" w:author="Administrator" w:date="2024-10-01T17:40:00Z">
            <w:rPr/>
          </w:rPrChange>
        </w:rPr>
        <w:instrText>-</w:instrText>
      </w:r>
      <w:r w:rsidR="0036623E">
        <w:instrText>upload</w:instrText>
      </w:r>
      <w:r w:rsidR="0036623E" w:rsidRPr="0036623E">
        <w:rPr>
          <w:lang w:val="ru-RU"/>
          <w:rPrChange w:id="59" w:author="Administrator" w:date="2024-10-01T17:40:00Z">
            <w:rPr/>
          </w:rPrChange>
        </w:rPr>
        <w:instrText>/44/</w:instrText>
      </w:r>
      <w:r w:rsidR="0036623E">
        <w:instrText>b</w:instrText>
      </w:r>
      <w:r w:rsidR="0036623E" w:rsidRPr="0036623E">
        <w:rPr>
          <w:lang w:val="ru-RU"/>
          <w:rPrChange w:id="60" w:author="Administrator" w:date="2024-10-01T17:40:00Z">
            <w:rPr/>
          </w:rPrChange>
        </w:rPr>
        <w:instrText>7/4914/</w:instrText>
      </w:r>
      <w:r w:rsidR="0036623E">
        <w:instrText>TZ</w:instrText>
      </w:r>
      <w:r w:rsidR="0036623E" w:rsidRPr="0036623E">
        <w:rPr>
          <w:lang w:val="ru-RU"/>
          <w:rPrChange w:id="61" w:author="Administrator" w:date="2024-10-01T17:40:00Z">
            <w:rPr/>
          </w:rPrChange>
        </w:rPr>
        <w:instrText>-</w:instrText>
      </w:r>
      <w:r w:rsidR="0036623E">
        <w:instrText>RCR</w:instrText>
      </w:r>
      <w:r w:rsidR="0036623E" w:rsidRPr="0036623E">
        <w:rPr>
          <w:lang w:val="ru-RU"/>
          <w:rPrChange w:id="62" w:author="Administrator" w:date="2024-10-01T17:40:00Z">
            <w:rPr/>
          </w:rPrChange>
        </w:rPr>
        <w:instrText>.</w:instrText>
      </w:r>
      <w:r w:rsidR="0036623E">
        <w:instrText>pdf</w:instrText>
      </w:r>
      <w:r w:rsidR="0036623E" w:rsidRPr="0036623E">
        <w:rPr>
          <w:lang w:val="ru-RU"/>
          <w:rPrChange w:id="63" w:author="Administrator" w:date="2024-10-01T17:40:00Z">
            <w:rPr/>
          </w:rPrChange>
        </w:rPr>
        <w:instrText>" \</w:instrText>
      </w:r>
      <w:r w:rsidR="0036623E">
        <w:instrText>t</w:instrText>
      </w:r>
      <w:r w:rsidR="0036623E" w:rsidRPr="0036623E">
        <w:rPr>
          <w:lang w:val="ru-RU"/>
          <w:rPrChange w:id="64" w:author="Administrator" w:date="2024-10-01T17:40:00Z">
            <w:rPr/>
          </w:rPrChange>
        </w:rPr>
        <w:instrText xml:space="preserve"> "_</w:instrText>
      </w:r>
      <w:r w:rsidR="0036623E">
        <w:instrText>blank</w:instrText>
      </w:r>
      <w:r w:rsidR="0036623E" w:rsidRPr="0036623E">
        <w:rPr>
          <w:lang w:val="ru-RU"/>
          <w:rPrChange w:id="65" w:author="Administrator" w:date="2024-10-01T17:40:00Z">
            <w:rPr/>
          </w:rPrChange>
        </w:rPr>
        <w:instrText xml:space="preserve">" </w:instrText>
      </w:r>
      <w:r w:rsidR="0036623E">
        <w:fldChar w:fldCharType="separate"/>
      </w:r>
      <w:r w:rsidR="001D6C3C" w:rsidRPr="001D6C3C">
        <w:rPr>
          <w:rStyle w:val="af"/>
          <w:lang w:val="en-US"/>
        </w:rPr>
        <w:t>https</w:t>
      </w:r>
      <w:r w:rsidR="001D6C3C" w:rsidRPr="001D6C3C">
        <w:rPr>
          <w:rStyle w:val="af"/>
          <w:lang w:val="ru-RU"/>
        </w:rPr>
        <w:t>://</w:t>
      </w:r>
      <w:proofErr w:type="spellStart"/>
      <w:r w:rsidR="001D6C3C" w:rsidRPr="001D6C3C">
        <w:rPr>
          <w:rStyle w:val="af"/>
          <w:lang w:val="en-US"/>
        </w:rPr>
        <w:t>alfabank</w:t>
      </w:r>
      <w:proofErr w:type="spellEnd"/>
      <w:r w:rsidR="001D6C3C" w:rsidRPr="001D6C3C">
        <w:rPr>
          <w:rStyle w:val="af"/>
          <w:lang w:val="ru-RU"/>
        </w:rPr>
        <w:t>.</w:t>
      </w:r>
      <w:proofErr w:type="spellStart"/>
      <w:r w:rsidR="001D6C3C" w:rsidRPr="001D6C3C">
        <w:rPr>
          <w:rStyle w:val="af"/>
          <w:lang w:val="en-US"/>
        </w:rPr>
        <w:t>st</w:t>
      </w:r>
      <w:proofErr w:type="spellEnd"/>
      <w:r w:rsidR="001D6C3C" w:rsidRPr="001D6C3C">
        <w:rPr>
          <w:rStyle w:val="af"/>
          <w:lang w:val="ru-RU"/>
        </w:rPr>
        <w:t>/</w:t>
      </w:r>
      <w:r w:rsidR="001D6C3C" w:rsidRPr="001D6C3C">
        <w:rPr>
          <w:rStyle w:val="af"/>
          <w:lang w:val="en-US"/>
        </w:rPr>
        <w:t>site</w:t>
      </w:r>
      <w:r w:rsidR="001D6C3C" w:rsidRPr="001D6C3C">
        <w:rPr>
          <w:rStyle w:val="af"/>
          <w:lang w:val="ru-RU"/>
        </w:rPr>
        <w:t>-</w:t>
      </w:r>
      <w:r w:rsidR="001D6C3C" w:rsidRPr="001D6C3C">
        <w:rPr>
          <w:rStyle w:val="af"/>
          <w:lang w:val="en-US"/>
        </w:rPr>
        <w:t>upload</w:t>
      </w:r>
      <w:r w:rsidR="001D6C3C" w:rsidRPr="001D6C3C">
        <w:rPr>
          <w:rStyle w:val="af"/>
          <w:lang w:val="ru-RU"/>
        </w:rPr>
        <w:t>/44/</w:t>
      </w:r>
      <w:r w:rsidR="001D6C3C" w:rsidRPr="001D6C3C">
        <w:rPr>
          <w:rStyle w:val="af"/>
          <w:lang w:val="en-US"/>
        </w:rPr>
        <w:t>b</w:t>
      </w:r>
      <w:r w:rsidR="001D6C3C" w:rsidRPr="001D6C3C">
        <w:rPr>
          <w:rStyle w:val="af"/>
          <w:lang w:val="ru-RU"/>
        </w:rPr>
        <w:t>7/4914/</w:t>
      </w:r>
      <w:r w:rsidR="001D6C3C" w:rsidRPr="001D6C3C">
        <w:rPr>
          <w:rStyle w:val="af"/>
          <w:lang w:val="en-US"/>
        </w:rPr>
        <w:t>TZ</w:t>
      </w:r>
      <w:r w:rsidR="001D6C3C" w:rsidRPr="001D6C3C">
        <w:rPr>
          <w:rStyle w:val="af"/>
          <w:lang w:val="ru-RU"/>
        </w:rPr>
        <w:t>-</w:t>
      </w:r>
      <w:r w:rsidR="001D6C3C" w:rsidRPr="001D6C3C">
        <w:rPr>
          <w:rStyle w:val="af"/>
          <w:lang w:val="en-US"/>
        </w:rPr>
        <w:t>RCR</w:t>
      </w:r>
      <w:r w:rsidR="001D6C3C" w:rsidRPr="001D6C3C">
        <w:rPr>
          <w:rStyle w:val="af"/>
          <w:lang w:val="ru-RU"/>
        </w:rPr>
        <w:t>.</w:t>
      </w:r>
      <w:r w:rsidR="001D6C3C" w:rsidRPr="001D6C3C">
        <w:rPr>
          <w:rStyle w:val="af"/>
          <w:lang w:val="en-US"/>
        </w:rPr>
        <w:t>pdf</w:t>
      </w:r>
      <w:r w:rsidR="0036623E">
        <w:rPr>
          <w:rStyle w:val="af"/>
          <w:lang w:val="en-US"/>
        </w:rPr>
        <w:fldChar w:fldCharType="end"/>
      </w:r>
      <w:r w:rsidRPr="00BF7653">
        <w:rPr>
          <w:rFonts w:ascii="Arial" w:hAnsi="Arial" w:cs="Arial"/>
          <w:color w:val="000000"/>
          <w:sz w:val="20"/>
          <w:lang w:val="ru-RU"/>
        </w:rPr>
        <w:t xml:space="preserve">, являются обязательными для Подрядчика при выполнении Работ и </w:t>
      </w:r>
      <w:r w:rsidR="00BC1964">
        <w:rPr>
          <w:rFonts w:ascii="Arial" w:hAnsi="Arial" w:cs="Arial"/>
          <w:color w:val="000000"/>
          <w:sz w:val="20"/>
          <w:lang w:val="ru-RU"/>
        </w:rPr>
        <w:t xml:space="preserve">контроля </w:t>
      </w:r>
      <w:r w:rsidRPr="00BF7653">
        <w:rPr>
          <w:rFonts w:ascii="Arial" w:hAnsi="Arial" w:cs="Arial"/>
          <w:color w:val="000000"/>
          <w:sz w:val="20"/>
          <w:lang w:val="ru-RU"/>
        </w:rPr>
        <w:t>результат</w:t>
      </w:r>
      <w:r w:rsidR="00BC1964">
        <w:rPr>
          <w:rFonts w:ascii="Arial" w:hAnsi="Arial" w:cs="Arial"/>
          <w:color w:val="000000"/>
          <w:sz w:val="20"/>
          <w:lang w:val="ru-RU"/>
        </w:rPr>
        <w:t>а</w:t>
      </w:r>
      <w:r w:rsidRPr="00BF7653">
        <w:rPr>
          <w:rFonts w:ascii="Arial" w:hAnsi="Arial" w:cs="Arial"/>
          <w:color w:val="000000"/>
          <w:sz w:val="20"/>
          <w:lang w:val="ru-RU"/>
        </w:rPr>
        <w:t xml:space="preserve"> Работ по Договору. </w:t>
      </w:r>
    </w:p>
    <w:p w14:paraId="52ECE867" w14:textId="77777777" w:rsidR="00BF7653" w:rsidRPr="00BF7653" w:rsidRDefault="00BF7653" w:rsidP="00BF76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>
        <w:rPr>
          <w:rFonts w:ascii="Arial" w:hAnsi="Arial" w:cs="Arial"/>
          <w:color w:val="000000"/>
          <w:sz w:val="20"/>
          <w:lang w:val="ru-RU"/>
        </w:rPr>
        <w:t>В</w:t>
      </w:r>
      <w:r w:rsidRPr="00BF7653">
        <w:rPr>
          <w:rFonts w:ascii="Arial" w:hAnsi="Arial" w:cs="Arial"/>
          <w:color w:val="000000"/>
          <w:sz w:val="20"/>
          <w:lang w:val="ru-RU"/>
        </w:rPr>
        <w:t xml:space="preserve"> соответствии с ч.1 ст.450 Гражданского кодекса Российской Федерации, Заказчик имеет право вносить изменения и/или дополнения в условия разделов и Приложений, размещенных на сайте Банка, которые становятся обязательными для Сторон в дату введения редакции в действие. При этом Банк обязан разместить изменения в разделы и Приложения на официальном сайте Банка в сети Интернет по </w:t>
      </w:r>
      <w:r>
        <w:rPr>
          <w:rFonts w:ascii="Arial" w:hAnsi="Arial" w:cs="Arial"/>
          <w:color w:val="000000"/>
          <w:sz w:val="20"/>
          <w:lang w:val="ru-RU"/>
        </w:rPr>
        <w:t xml:space="preserve">вышеуказанным адресам </w:t>
      </w:r>
      <w:r w:rsidRPr="00BF7653">
        <w:rPr>
          <w:rFonts w:ascii="Arial" w:hAnsi="Arial" w:cs="Arial"/>
          <w:color w:val="000000"/>
          <w:sz w:val="20"/>
          <w:lang w:val="ru-RU"/>
        </w:rPr>
        <w:t>не менее чем за 10 (десять) календарных дня до даты введения изменений в действие, за исключением изменений, обусловленных требованиями законодательства Российской Федерации, более ранний срок вступления которых в действие определяется нормативными и правовыми актами Российской Федерации.</w:t>
      </w:r>
    </w:p>
    <w:p w14:paraId="659C8647" w14:textId="77777777" w:rsidR="00BF7653" w:rsidRPr="00BF7653" w:rsidRDefault="00BF7653" w:rsidP="00BF76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BF7653">
        <w:rPr>
          <w:rFonts w:ascii="Arial" w:hAnsi="Arial" w:cs="Arial"/>
          <w:color w:val="000000"/>
          <w:sz w:val="20"/>
          <w:lang w:val="ru-RU"/>
        </w:rPr>
        <w:t>Подрядчик вправе ежедневно любым доступным ему способом, самостоятельно или через уполномоченных лиц, обращаться в Банк, в т.</w:t>
      </w:r>
      <w:r w:rsidR="002A31E8">
        <w:rPr>
          <w:rFonts w:ascii="Arial" w:hAnsi="Arial" w:cs="Arial"/>
          <w:color w:val="000000"/>
          <w:sz w:val="20"/>
          <w:lang w:val="ru-RU"/>
        </w:rPr>
        <w:t xml:space="preserve"> </w:t>
      </w:r>
      <w:r w:rsidRPr="00BF7653">
        <w:rPr>
          <w:rFonts w:ascii="Arial" w:hAnsi="Arial" w:cs="Arial"/>
          <w:color w:val="000000"/>
          <w:sz w:val="20"/>
          <w:lang w:val="ru-RU"/>
        </w:rPr>
        <w:t xml:space="preserve">ч. на официальный сайт Банка в сети Интернет по </w:t>
      </w:r>
      <w:r>
        <w:rPr>
          <w:rFonts w:ascii="Arial" w:hAnsi="Arial" w:cs="Arial"/>
          <w:color w:val="000000"/>
          <w:sz w:val="20"/>
          <w:lang w:val="ru-RU"/>
        </w:rPr>
        <w:t xml:space="preserve">вышеуказанным адресам </w:t>
      </w:r>
      <w:r w:rsidRPr="00BF7653">
        <w:rPr>
          <w:rFonts w:ascii="Arial" w:hAnsi="Arial" w:cs="Arial"/>
          <w:color w:val="000000"/>
          <w:sz w:val="20"/>
          <w:lang w:val="ru-RU"/>
        </w:rPr>
        <w:t>для получения сведений о наличии изменений в разделы и/или Приложения.</w:t>
      </w:r>
    </w:p>
    <w:p w14:paraId="40D845A2" w14:textId="77777777" w:rsidR="00BF7653" w:rsidRDefault="00BF7653" w:rsidP="00BF76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BF7653">
        <w:rPr>
          <w:rFonts w:ascii="Arial" w:hAnsi="Arial" w:cs="Arial"/>
          <w:color w:val="000000"/>
          <w:sz w:val="20"/>
          <w:lang w:val="ru-RU"/>
        </w:rPr>
        <w:t>В случае неполучения Банком от Подрядчика до вступления в силу новой редакции разделов или Приложений, письменного уведомления о расторжении Договора, Банк считает это выражением согласия с изменениями.</w:t>
      </w:r>
    </w:p>
    <w:p w14:paraId="43F42AA6" w14:textId="77777777" w:rsidR="00BF7653" w:rsidRDefault="00BF7653" w:rsidP="00BF76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>
        <w:rPr>
          <w:rFonts w:ascii="Arial" w:hAnsi="Arial" w:cs="Arial"/>
          <w:color w:val="000000"/>
          <w:sz w:val="20"/>
          <w:lang w:val="ru-RU"/>
        </w:rPr>
        <w:t>Разработка проекта и строительство Объекта должно вестись организацией, состоящей в профильном СРО.</w:t>
      </w:r>
    </w:p>
    <w:p w14:paraId="0914F122" w14:textId="77777777" w:rsidR="00BC1964" w:rsidRPr="00BC1964" w:rsidRDefault="00BC1964" w:rsidP="00BC1964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BC1964">
        <w:rPr>
          <w:rFonts w:ascii="Arial" w:hAnsi="Arial" w:cs="Arial"/>
          <w:color w:val="000000"/>
          <w:sz w:val="20"/>
          <w:lang w:val="ru-RU"/>
        </w:rPr>
        <w:t xml:space="preserve">Требования к проектированию и производству работ на </w:t>
      </w:r>
      <w:r>
        <w:rPr>
          <w:rFonts w:ascii="Arial" w:hAnsi="Arial" w:cs="Arial"/>
          <w:color w:val="000000"/>
          <w:sz w:val="20"/>
          <w:lang w:val="ru-RU"/>
        </w:rPr>
        <w:t>Объекте</w:t>
      </w:r>
      <w:r w:rsidRPr="00BC1964">
        <w:rPr>
          <w:rFonts w:ascii="Arial" w:hAnsi="Arial" w:cs="Arial"/>
          <w:color w:val="000000"/>
          <w:sz w:val="20"/>
          <w:lang w:val="ru-RU"/>
        </w:rPr>
        <w:t xml:space="preserve"> определяются следующими документами: </w:t>
      </w:r>
    </w:p>
    <w:p w14:paraId="03735C21" w14:textId="3CCE50D0" w:rsidR="00BC1964" w:rsidRPr="00122EB4" w:rsidRDefault="00BC1964" w:rsidP="00BC1964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122EB4">
        <w:rPr>
          <w:rFonts w:ascii="Arial" w:hAnsi="Arial" w:cs="Arial"/>
          <w:color w:val="000000"/>
          <w:sz w:val="20"/>
          <w:lang w:val="ru-RU"/>
        </w:rPr>
        <w:t>Настоящим ТЗ</w:t>
      </w:r>
      <w:r w:rsidR="004238FF" w:rsidRPr="00122EB4">
        <w:rPr>
          <w:rFonts w:ascii="Arial" w:hAnsi="Arial" w:cs="Arial"/>
          <w:color w:val="000000"/>
          <w:sz w:val="20"/>
          <w:lang w:val="ru-RU"/>
        </w:rPr>
        <w:t>;</w:t>
      </w:r>
    </w:p>
    <w:p w14:paraId="7BA208FE" w14:textId="2B78FFC3" w:rsidR="00BC1964" w:rsidRDefault="00BC1964" w:rsidP="00BC1964">
      <w:pPr>
        <w:pStyle w:val="ReportText"/>
        <w:numPr>
          <w:ilvl w:val="0"/>
          <w:numId w:val="18"/>
        </w:numPr>
        <w:jc w:val="both"/>
        <w:rPr>
          <w:ins w:id="66" w:author="Administrator" w:date="2024-10-02T08:58:00Z"/>
          <w:rFonts w:ascii="Arial" w:hAnsi="Arial" w:cs="Arial"/>
          <w:color w:val="000000"/>
          <w:sz w:val="20"/>
          <w:lang w:val="ru-RU"/>
        </w:rPr>
      </w:pPr>
      <w:r w:rsidRPr="00122EB4">
        <w:rPr>
          <w:rFonts w:ascii="Arial" w:hAnsi="Arial" w:cs="Arial"/>
          <w:color w:val="000000"/>
          <w:sz w:val="20"/>
          <w:lang w:val="ru-RU"/>
        </w:rPr>
        <w:t xml:space="preserve">Техническим заданием от службы безопасности </w:t>
      </w:r>
      <w:del w:id="67" w:author="ALI" w:date="2026-08-19T14:18:00Z">
        <w:r w:rsidRPr="00122EB4" w:rsidDel="00483AE1">
          <w:rPr>
            <w:rFonts w:ascii="Arial" w:hAnsi="Arial" w:cs="Arial"/>
            <w:color w:val="000000"/>
            <w:sz w:val="20"/>
            <w:lang w:val="ru-RU"/>
          </w:rPr>
          <w:delText xml:space="preserve"> </w:delText>
        </w:r>
      </w:del>
      <w:r w:rsidRPr="00122EB4">
        <w:rPr>
          <w:rFonts w:ascii="Arial" w:hAnsi="Arial" w:cs="Arial"/>
          <w:color w:val="000000"/>
          <w:sz w:val="20"/>
          <w:lang w:val="ru-RU"/>
        </w:rPr>
        <w:t>АО "АЛЬФА-БАНК"</w:t>
      </w:r>
      <w:r w:rsidR="004238FF" w:rsidRPr="00122EB4">
        <w:rPr>
          <w:rFonts w:ascii="Arial" w:hAnsi="Arial" w:cs="Arial"/>
          <w:color w:val="000000"/>
          <w:sz w:val="20"/>
          <w:lang w:val="ru-RU"/>
        </w:rPr>
        <w:t>;</w:t>
      </w:r>
    </w:p>
    <w:p w14:paraId="3DE73731" w14:textId="77777777" w:rsidR="00A335D9" w:rsidRPr="00A335D9" w:rsidRDefault="00A335D9" w:rsidP="00A335D9">
      <w:pPr>
        <w:pStyle w:val="ReportText"/>
        <w:numPr>
          <w:ilvl w:val="0"/>
          <w:numId w:val="18"/>
        </w:numPr>
        <w:jc w:val="both"/>
        <w:rPr>
          <w:ins w:id="68" w:author="Administrator" w:date="2024-10-02T08:58:00Z"/>
          <w:rFonts w:ascii="Arial" w:hAnsi="Arial" w:cs="Arial"/>
          <w:color w:val="000000"/>
          <w:sz w:val="20"/>
          <w:lang w:val="ru-RU"/>
        </w:rPr>
      </w:pPr>
      <w:ins w:id="69" w:author="Administrator" w:date="2024-10-02T08:58:00Z">
        <w:r w:rsidRPr="00A335D9">
          <w:rPr>
            <w:rFonts w:ascii="Arial" w:hAnsi="Arial" w:cs="Arial"/>
            <w:color w:val="000000"/>
            <w:sz w:val="20"/>
            <w:lang w:val="ru-RU"/>
          </w:rPr>
          <w:t>Строительными нормами и правилами РФ;</w:t>
        </w:r>
      </w:ins>
    </w:p>
    <w:p w14:paraId="5BF8A93D" w14:textId="6A3D25BF" w:rsidR="00A335D9" w:rsidRPr="00122EB4" w:rsidRDefault="00A335D9" w:rsidP="00A335D9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ins w:id="70" w:author="Administrator" w:date="2024-10-02T08:58:00Z">
        <w:r w:rsidRPr="00A335D9">
          <w:rPr>
            <w:rFonts w:ascii="Arial" w:hAnsi="Arial" w:cs="Arial"/>
            <w:color w:val="000000"/>
            <w:sz w:val="20"/>
            <w:lang w:val="ru-RU"/>
          </w:rPr>
          <w:t>Требованиями и инструкциями Центрального Банка Российской Федерации;</w:t>
        </w:r>
      </w:ins>
    </w:p>
    <w:p w14:paraId="12400285" w14:textId="6A8519EF" w:rsidR="00BC1964" w:rsidRPr="00122EB4" w:rsidDel="00A335D9" w:rsidRDefault="00BC1964" w:rsidP="00BC1964">
      <w:pPr>
        <w:pStyle w:val="ReportText"/>
        <w:numPr>
          <w:ilvl w:val="0"/>
          <w:numId w:val="18"/>
        </w:numPr>
        <w:jc w:val="both"/>
        <w:rPr>
          <w:del w:id="71" w:author="Administrator" w:date="2024-10-02T09:00:00Z"/>
          <w:rFonts w:ascii="Arial" w:hAnsi="Arial" w:cs="Arial"/>
          <w:color w:val="000000"/>
          <w:sz w:val="20"/>
          <w:lang w:val="ru-RU"/>
        </w:rPr>
      </w:pPr>
      <w:del w:id="72" w:author="Administrator" w:date="2024-10-02T09:00:00Z">
        <w:r w:rsidRPr="00122EB4" w:rsidDel="00A335D9">
          <w:rPr>
            <w:rFonts w:ascii="Arial" w:hAnsi="Arial" w:cs="Arial"/>
            <w:color w:val="000000"/>
            <w:sz w:val="20"/>
            <w:lang w:val="ru-RU"/>
          </w:rPr>
          <w:delText>Федеральным законом № 123-ФЗ от 22.07.2008 г. "Технический Регламент о требованиях пожарной безопасности";</w:delText>
        </w:r>
      </w:del>
    </w:p>
    <w:p w14:paraId="3CAD60BD" w14:textId="7EF4CAA8" w:rsidR="00BC1964" w:rsidRPr="00122EB4" w:rsidRDefault="00BC1964" w:rsidP="00BC1964">
      <w:pPr>
        <w:pStyle w:val="ReportText"/>
        <w:numPr>
          <w:ilvl w:val="0"/>
          <w:numId w:val="18"/>
        </w:numPr>
        <w:jc w:val="both"/>
        <w:rPr>
          <w:del w:id="73" w:author="Claude" w:date="2026-08-19T11:55:00Z"/>
          <w:rFonts w:ascii="Arial" w:hAnsi="Arial" w:cs="Arial"/>
          <w:color w:val="000000"/>
          <w:sz w:val="20"/>
          <w:lang w:val="ru-RU"/>
        </w:rPr>
      </w:pPr>
      <w:del w:id="74" w:author="Claude" w:date="2026-08-19T11:55:00Z">
        <w:r>
          <w:rPr>
            <w:rFonts w:ascii="Arial" w:hAnsi="Arial" w:cs="Arial"/>
            <w:color w:val="000000"/>
            <w:sz w:val="20"/>
            <w:lang w:val="ru-RU"/>
          </w:rPr>
          <w:delText>Приказом Росстандарта от 14.07.2020 № 1190 (документами, указанными в данном приказе);</w:delText>
        </w:r>
      </w:del>
    </w:p>
    <w:p w14:paraId="626503E1" w14:textId="00C234F3" w:rsidR="00BC1964" w:rsidRPr="00122EB4" w:rsidDel="00A335D9" w:rsidRDefault="00BC1964" w:rsidP="00BC1964">
      <w:pPr>
        <w:pStyle w:val="ReportText"/>
        <w:numPr>
          <w:ilvl w:val="0"/>
          <w:numId w:val="18"/>
        </w:numPr>
        <w:jc w:val="both"/>
        <w:rPr>
          <w:del w:id="75" w:author="Administrator" w:date="2024-10-02T09:00:00Z"/>
          <w:rFonts w:ascii="Arial" w:hAnsi="Arial" w:cs="Arial"/>
          <w:color w:val="000000"/>
          <w:sz w:val="20"/>
          <w:lang w:val="ru-RU"/>
        </w:rPr>
      </w:pPr>
      <w:del w:id="76" w:author="Administrator" w:date="2024-10-02T09:00:00Z">
        <w:r w:rsidRPr="00122EB4" w:rsidDel="00A335D9">
          <w:rPr>
            <w:rFonts w:ascii="Arial" w:hAnsi="Arial" w:cs="Arial"/>
            <w:color w:val="000000"/>
            <w:sz w:val="20"/>
            <w:lang w:val="ru-RU"/>
          </w:rPr>
          <w:delText>Сводами Правил (СП 1.13130-12.13130)</w:delText>
        </w:r>
        <w:r w:rsidR="004238FF" w:rsidRPr="00122EB4" w:rsidDel="00A335D9">
          <w:rPr>
            <w:rFonts w:ascii="Arial" w:hAnsi="Arial" w:cs="Arial"/>
            <w:color w:val="000000"/>
            <w:sz w:val="20"/>
            <w:lang w:val="ru-RU"/>
          </w:rPr>
          <w:delText>;</w:delText>
        </w:r>
      </w:del>
    </w:p>
    <w:p w14:paraId="5852CB0B" w14:textId="25C9A843" w:rsidR="00BC1964" w:rsidRPr="00122EB4" w:rsidRDefault="00BC1964" w:rsidP="00BC1964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122EB4">
        <w:rPr>
          <w:rFonts w:ascii="Arial" w:hAnsi="Arial" w:cs="Arial"/>
          <w:color w:val="000000"/>
          <w:sz w:val="20"/>
          <w:lang w:val="ru-RU"/>
        </w:rPr>
        <w:t>Федеральным законом №384-ФЗ от 30.12.2009 г. «Технический регламент о безопасности зданий и сооружений»</w:t>
      </w:r>
      <w:r w:rsidR="004238FF" w:rsidRPr="00122EB4">
        <w:rPr>
          <w:rFonts w:ascii="Arial" w:hAnsi="Arial" w:cs="Arial"/>
          <w:color w:val="000000"/>
          <w:sz w:val="20"/>
          <w:lang w:val="ru-RU"/>
        </w:rPr>
        <w:t>;</w:t>
      </w:r>
    </w:p>
    <w:p w14:paraId="7B444BF2" w14:textId="401940FE" w:rsidR="00BC1964" w:rsidRPr="00122EB4" w:rsidRDefault="00BC1964" w:rsidP="00BC1964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122EB4">
        <w:rPr>
          <w:rFonts w:ascii="Arial" w:hAnsi="Arial" w:cs="Arial"/>
          <w:color w:val="000000"/>
          <w:sz w:val="20"/>
          <w:lang w:val="ru-RU"/>
        </w:rPr>
        <w:t xml:space="preserve">Постановлением Правительства РФ от </w:t>
      </w:r>
      <w:r w:rsidR="00444D3E" w:rsidRPr="00122EB4">
        <w:rPr>
          <w:rFonts w:ascii="Arial" w:hAnsi="Arial" w:cs="Arial"/>
          <w:color w:val="000000"/>
          <w:sz w:val="20"/>
          <w:lang w:val="ru-RU"/>
        </w:rPr>
        <w:t>28.05.2021</w:t>
      </w:r>
      <w:r w:rsidRPr="00122EB4">
        <w:rPr>
          <w:rFonts w:ascii="Arial" w:hAnsi="Arial" w:cs="Arial"/>
          <w:color w:val="000000"/>
          <w:sz w:val="20"/>
          <w:lang w:val="ru-RU"/>
        </w:rPr>
        <w:t xml:space="preserve"> №</w:t>
      </w:r>
      <w:r w:rsidR="00444D3E" w:rsidRPr="00122EB4">
        <w:rPr>
          <w:rFonts w:ascii="Arial" w:hAnsi="Arial" w:cs="Arial"/>
          <w:color w:val="000000"/>
          <w:sz w:val="20"/>
          <w:lang w:val="ru-RU"/>
        </w:rPr>
        <w:t xml:space="preserve"> 815 </w:t>
      </w:r>
      <w:r w:rsidRPr="00122EB4">
        <w:rPr>
          <w:rFonts w:ascii="Arial" w:hAnsi="Arial" w:cs="Arial"/>
          <w:color w:val="000000"/>
          <w:sz w:val="20"/>
          <w:lang w:val="ru-RU"/>
        </w:rPr>
        <w:t>(документами, указанными в данном постановлении)</w:t>
      </w:r>
      <w:r w:rsidR="004238FF" w:rsidRPr="00122EB4">
        <w:rPr>
          <w:rFonts w:ascii="Arial" w:hAnsi="Arial" w:cs="Arial"/>
          <w:color w:val="000000"/>
          <w:sz w:val="20"/>
          <w:lang w:val="ru-RU"/>
        </w:rPr>
        <w:t>;</w:t>
      </w:r>
    </w:p>
    <w:p w14:paraId="062272C9" w14:textId="2AAF4423" w:rsidR="00BC1964" w:rsidRPr="00122EB4" w:rsidDel="00284687" w:rsidRDefault="00BC1964" w:rsidP="00284687">
      <w:pPr>
        <w:pStyle w:val="ReportText"/>
        <w:numPr>
          <w:ilvl w:val="0"/>
          <w:numId w:val="18"/>
        </w:numPr>
        <w:jc w:val="both"/>
        <w:rPr>
          <w:del w:id="77" w:author="ALI" w:date="2026-08-19T14:45:00Z"/>
          <w:rFonts w:ascii="Arial" w:hAnsi="Arial" w:cs="Arial"/>
          <w:color w:val="000000"/>
          <w:sz w:val="20"/>
          <w:lang w:val="ru-RU"/>
        </w:rPr>
      </w:pPr>
      <w:r w:rsidRPr="00122EB4">
        <w:rPr>
          <w:rFonts w:ascii="Arial" w:hAnsi="Arial" w:cs="Arial"/>
          <w:color w:val="000000"/>
          <w:sz w:val="20"/>
          <w:lang w:val="ru-RU"/>
        </w:rPr>
        <w:t xml:space="preserve">Приказом Федерального агентства по техническому регулированию и метрологии от </w:t>
      </w:r>
      <w:r w:rsidR="00444D3E" w:rsidRPr="00122EB4">
        <w:rPr>
          <w:rFonts w:ascii="Arial" w:hAnsi="Arial" w:cs="Arial"/>
          <w:color w:val="000000"/>
          <w:sz w:val="20"/>
          <w:lang w:val="ru-RU"/>
        </w:rPr>
        <w:t>02.04.2020</w:t>
      </w:r>
      <w:r w:rsidRPr="00122EB4">
        <w:rPr>
          <w:rFonts w:ascii="Arial" w:hAnsi="Arial" w:cs="Arial"/>
          <w:color w:val="000000"/>
          <w:sz w:val="20"/>
          <w:lang w:val="ru-RU"/>
        </w:rPr>
        <w:t xml:space="preserve"> года №</w:t>
      </w:r>
      <w:r w:rsidR="00444D3E" w:rsidRPr="00122EB4">
        <w:rPr>
          <w:rFonts w:ascii="Arial" w:hAnsi="Arial" w:cs="Arial"/>
          <w:color w:val="000000"/>
          <w:sz w:val="20"/>
          <w:lang w:val="ru-RU"/>
        </w:rPr>
        <w:t xml:space="preserve"> 687 </w:t>
      </w:r>
      <w:r w:rsidRPr="00122EB4">
        <w:rPr>
          <w:rFonts w:ascii="Arial" w:hAnsi="Arial" w:cs="Arial"/>
          <w:color w:val="000000"/>
          <w:sz w:val="20"/>
          <w:lang w:val="ru-RU"/>
        </w:rPr>
        <w:t>(документами, указанными в данном приказе);</w:t>
      </w:r>
      <w:ins w:id="78" w:author="ALI" w:date="2026-08-19T14:45:00Z">
        <w:r w:rsidR="00284687" w:rsidRPr="00122EB4" w:rsidDel="00284687">
          <w:rPr>
            <w:rFonts w:ascii="Arial" w:hAnsi="Arial" w:cs="Arial"/>
            <w:color w:val="000000"/>
            <w:sz w:val="20"/>
            <w:lang w:val="ru-RU"/>
          </w:rPr>
          <w:t xml:space="preserve"> </w:t>
        </w:r>
      </w:ins>
    </w:p>
    <w:p w14:paraId="3C1F7699" w14:textId="18A91C4C" w:rsidR="00A335D9" w:rsidRDefault="00BC1964">
      <w:pPr>
        <w:pStyle w:val="ReportText"/>
        <w:numPr>
          <w:ilvl w:val="0"/>
          <w:numId w:val="18"/>
        </w:numPr>
        <w:jc w:val="both"/>
        <w:rPr>
          <w:ins w:id="79" w:author="Administrator" w:date="2024-10-02T09:00:00Z"/>
          <w:rFonts w:ascii="Arial" w:hAnsi="Arial" w:cs="Arial"/>
          <w:color w:val="000000"/>
          <w:sz w:val="20"/>
          <w:lang w:val="ru-RU"/>
        </w:rPr>
      </w:pPr>
      <w:del w:id="80" w:author="ALI" w:date="2026-08-19T14:45:00Z">
        <w:r w:rsidRPr="00122EB4" w:rsidDel="00284687">
          <w:rPr>
            <w:rFonts w:ascii="Arial" w:hAnsi="Arial" w:cs="Arial"/>
            <w:color w:val="000000"/>
            <w:sz w:val="20"/>
            <w:lang w:val="ru-RU"/>
          </w:rPr>
          <w:delText>Правилами противопожарного режима в РФ, утвержденными Постановлением Правительства №</w:delText>
        </w:r>
        <w:r w:rsidR="00444D3E" w:rsidRPr="00122EB4" w:rsidDel="00284687">
          <w:rPr>
            <w:rFonts w:ascii="Arial" w:hAnsi="Arial" w:cs="Arial"/>
            <w:color w:val="000000"/>
            <w:sz w:val="20"/>
            <w:lang w:val="ru-RU"/>
          </w:rPr>
          <w:delText xml:space="preserve"> 1479 </w:delText>
        </w:r>
        <w:r w:rsidRPr="00122EB4" w:rsidDel="00284687">
          <w:rPr>
            <w:rFonts w:ascii="Arial" w:hAnsi="Arial" w:cs="Arial"/>
            <w:color w:val="000000"/>
            <w:sz w:val="20"/>
            <w:lang w:val="ru-RU"/>
          </w:rPr>
          <w:delText xml:space="preserve">от </w:delText>
        </w:r>
        <w:r w:rsidR="00444D3E" w:rsidRPr="00122EB4" w:rsidDel="00284687">
          <w:rPr>
            <w:rFonts w:ascii="Arial" w:hAnsi="Arial" w:cs="Arial"/>
            <w:color w:val="000000"/>
            <w:sz w:val="20"/>
            <w:lang w:val="ru-RU"/>
          </w:rPr>
          <w:delText>16.09.2020</w:delText>
        </w:r>
        <w:r w:rsidRPr="00122EB4" w:rsidDel="00284687">
          <w:rPr>
            <w:rFonts w:ascii="Arial" w:hAnsi="Arial" w:cs="Arial"/>
            <w:color w:val="000000"/>
            <w:sz w:val="20"/>
            <w:lang w:val="ru-RU"/>
          </w:rPr>
          <w:delText xml:space="preserve"> года</w:delText>
        </w:r>
      </w:del>
      <w:ins w:id="81" w:author="Administrator" w:date="2024-10-02T09:00:00Z">
        <w:del w:id="82" w:author="ALI" w:date="2026-08-19T14:45:00Z">
          <w:r w:rsidR="00A335D9" w:rsidRPr="00A335D9" w:rsidDel="00284687">
            <w:rPr>
              <w:rFonts w:ascii="Arial" w:hAnsi="Arial" w:cs="Arial"/>
              <w:color w:val="000000"/>
              <w:sz w:val="20"/>
              <w:lang w:val="ru-RU"/>
              <w:rPrChange w:id="83" w:author="Administrator" w:date="2024-10-02T09:00:00Z">
                <w:rPr>
                  <w:rFonts w:ascii="Arial" w:hAnsi="Arial" w:cs="Arial"/>
                  <w:color w:val="000000"/>
                  <w:sz w:val="20"/>
                  <w:lang w:val="en-US"/>
                </w:rPr>
              </w:rPrChange>
            </w:rPr>
            <w:delText>;</w:delText>
          </w:r>
        </w:del>
      </w:ins>
    </w:p>
    <w:p w14:paraId="57917E2C" w14:textId="77777777" w:rsidR="00A335D9" w:rsidRDefault="00A335D9" w:rsidP="00A335D9">
      <w:pPr>
        <w:pStyle w:val="ReportText"/>
        <w:numPr>
          <w:ilvl w:val="0"/>
          <w:numId w:val="18"/>
        </w:numPr>
        <w:jc w:val="both"/>
        <w:rPr>
          <w:ins w:id="84" w:author="Administrator" w:date="2024-10-02T09:01:00Z"/>
          <w:rFonts w:ascii="Arial" w:hAnsi="Arial" w:cs="Arial"/>
          <w:color w:val="000000"/>
          <w:sz w:val="20"/>
          <w:lang w:val="ru-RU"/>
        </w:rPr>
      </w:pPr>
      <w:ins w:id="85" w:author="Administrator" w:date="2024-10-02T09:01:00Z">
        <w:r w:rsidRPr="00166BF6">
          <w:rPr>
            <w:rFonts w:ascii="Arial" w:hAnsi="Arial" w:cs="Arial"/>
            <w:color w:val="000000"/>
            <w:sz w:val="20"/>
            <w:lang w:val="ru-RU"/>
            <w:rPrChange w:id="86" w:author="Administrator" w:date="2024-10-02T09:16:00Z">
              <w:rPr>
                <w:sz w:val="24"/>
                <w:szCs w:val="24"/>
                <w:lang w:val="ru-RU" w:eastAsia="ru-RU"/>
              </w:rPr>
            </w:rPrChange>
          </w:rPr>
          <w:t>Нормативными правовыми актами РФ по пожарной безопасности</w:t>
        </w:r>
        <w:r w:rsidRPr="00166BF6">
          <w:rPr>
            <w:rFonts w:ascii="Arial" w:hAnsi="Arial" w:cs="Arial"/>
            <w:color w:val="000000"/>
            <w:sz w:val="20"/>
            <w:lang w:val="ru-RU"/>
            <w:rPrChange w:id="87" w:author="Administrator" w:date="2024-10-02T09:16:00Z">
              <w:rPr>
                <w:bCs/>
                <w:sz w:val="24"/>
                <w:szCs w:val="24"/>
                <w:lang w:val="ru-RU" w:eastAsia="ru-RU"/>
              </w:rPr>
            </w:rPrChange>
          </w:rPr>
          <w:t xml:space="preserve"> </w:t>
        </w:r>
        <w:r w:rsidRPr="00166BF6">
          <w:rPr>
            <w:rFonts w:ascii="Arial" w:hAnsi="Arial" w:cs="Arial"/>
            <w:color w:val="000000"/>
            <w:sz w:val="20"/>
            <w:lang w:val="ru-RU"/>
            <w:rPrChange w:id="88" w:author="Administrator" w:date="2024-10-02T09:16:00Z">
              <w:rPr>
                <w:sz w:val="24"/>
                <w:szCs w:val="24"/>
                <w:lang w:val="ru-RU" w:eastAsia="ru-RU"/>
              </w:rPr>
            </w:rPrChange>
          </w:rPr>
          <w:t>и нормативными документами по пожарной безопасности</w:t>
        </w:r>
        <w:r w:rsidRPr="00166BF6">
          <w:rPr>
            <w:rFonts w:ascii="Arial" w:hAnsi="Arial" w:cs="Arial"/>
            <w:color w:val="000000"/>
            <w:sz w:val="20"/>
            <w:lang w:val="ru-RU"/>
            <w:rPrChange w:id="89" w:author="Administrator" w:date="2024-10-02T09:16:00Z">
              <w:rPr>
                <w:bCs/>
                <w:sz w:val="24"/>
                <w:szCs w:val="24"/>
                <w:lang w:val="ru-RU" w:eastAsia="ru-RU"/>
              </w:rPr>
            </w:rPrChange>
          </w:rPr>
          <w:t xml:space="preserve"> (ФЗ, национальные стандарты, своды правил, нормы и правила):</w:t>
        </w:r>
      </w:ins>
    </w:p>
    <w:p w14:paraId="05C1A736" w14:textId="77777777" w:rsidR="005E1FB6" w:rsidRPr="00166BF6" w:rsidRDefault="005E1FB6" w:rsidP="005E1FB6">
      <w:pPr>
        <w:pStyle w:val="ReportText"/>
        <w:numPr>
          <w:ilvl w:val="0"/>
          <w:numId w:val="49"/>
        </w:numPr>
        <w:ind w:left="1134" w:hanging="425"/>
        <w:jc w:val="both"/>
        <w:rPr>
          <w:ins w:id="90" w:author="Administrator" w:date="2024-10-02T09:02:00Z"/>
          <w:rFonts w:ascii="Arial" w:hAnsi="Arial" w:cs="Arial"/>
          <w:color w:val="000000"/>
          <w:sz w:val="20"/>
          <w:lang w:val="ru-RU"/>
        </w:rPr>
      </w:pPr>
      <w:ins w:id="91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>Федеральный закон «Технический регламент о требованиях пожарной безопасности» №123-ФЗ от 22 июля 2008 года;</w:t>
        </w:r>
      </w:ins>
    </w:p>
    <w:p w14:paraId="1A2B3C4D" w14:textId="1A2B3C4D" w:rsidR="005E1FB6" w:rsidRPr="00166BF6" w:rsidRDefault="005E1FB6" w:rsidP="005E1FB6">
      <w:pPr>
        <w:pStyle w:val="ReportText"/>
        <w:numPr>
          <w:ilvl w:val="0"/>
          <w:numId w:val="49"/>
        </w:numPr>
        <w:ind w:left="1134" w:hanging="425"/>
        <w:jc w:val="both"/>
        <w:rPr>
          <w:ins w:id="92" w:author="Claude" w:date="2026-08-19T11:55:00Z"/>
          <w:rFonts w:ascii="Arial" w:hAnsi="Arial" w:cs="Arial"/>
          <w:color w:val="000000"/>
          <w:sz w:val="20"/>
          <w:lang w:val="ru-RU"/>
        </w:rPr>
      </w:pPr>
      <w:ins w:id="93" w:author="Claude" w:date="2026-08-19T11:55:00Z">
        <w:r>
          <w:rPr>
            <w:rFonts w:ascii="Arial" w:hAnsi="Arial" w:cs="Arial"/>
            <w:color w:val="000000"/>
            <w:sz w:val="20"/>
            <w:lang w:val="ru-RU"/>
          </w:rPr>
          <w:t>Приказом Росстандарта от 28.11.2025 № 2594 (документами, указанными в данном приказе);</w:t>
        </w:r>
      </w:ins>
    </w:p>
    <w:p w14:paraId="71387C16" w14:textId="330914C4" w:rsidR="005E1FB6" w:rsidRPr="00166BF6" w:rsidRDefault="005E1FB6" w:rsidP="005E1FB6">
      <w:pPr>
        <w:pStyle w:val="ReportText"/>
        <w:numPr>
          <w:ilvl w:val="0"/>
          <w:numId w:val="49"/>
        </w:numPr>
        <w:ind w:left="1134" w:hanging="425"/>
        <w:jc w:val="both"/>
        <w:rPr>
          <w:ins w:id="94" w:author="Administrator" w:date="2024-10-02T09:02:00Z"/>
          <w:rFonts w:ascii="Arial" w:hAnsi="Arial" w:cs="Arial"/>
          <w:color w:val="000000"/>
          <w:sz w:val="20"/>
          <w:lang w:val="ru-RU"/>
        </w:rPr>
      </w:pPr>
      <w:ins w:id="95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lastRenderedPageBreak/>
          <w:t>СП 1.13130.20</w:t>
        </w:r>
        <w:del w:id="96" w:author="ALI" w:date="2026-08-19T12:31:00Z">
          <w:r w:rsidRPr="00166BF6" w:rsidDel="003A7B61">
            <w:rPr>
              <w:rFonts w:ascii="Arial" w:hAnsi="Arial" w:cs="Arial"/>
              <w:color w:val="000000"/>
              <w:sz w:val="20"/>
              <w:lang w:val="ru-RU"/>
            </w:rPr>
            <w:delText>09</w:delText>
          </w:r>
        </w:del>
      </w:ins>
      <w:ins w:id="97" w:author="ALI" w:date="2026-08-19T12:31:00Z">
        <w:r w:rsidR="003A7B61">
          <w:rPr>
            <w:rFonts w:ascii="Arial" w:hAnsi="Arial" w:cs="Arial"/>
            <w:color w:val="000000"/>
            <w:sz w:val="20"/>
            <w:lang w:val="ru-RU"/>
          </w:rPr>
          <w:t>20</w:t>
        </w:r>
      </w:ins>
      <w:ins w:id="98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 xml:space="preserve"> Системы противопожарной защиты. Эвакуационные пути и выходы;</w:t>
        </w:r>
      </w:ins>
    </w:p>
    <w:p w14:paraId="1EFD3E0C" w14:textId="3938DF71" w:rsidR="005E1FB6" w:rsidRPr="00166BF6" w:rsidRDefault="005E1FB6" w:rsidP="005E1FB6">
      <w:pPr>
        <w:pStyle w:val="ReportText"/>
        <w:numPr>
          <w:ilvl w:val="0"/>
          <w:numId w:val="49"/>
        </w:numPr>
        <w:ind w:left="1134" w:hanging="425"/>
        <w:jc w:val="both"/>
        <w:rPr>
          <w:ins w:id="99" w:author="Administrator" w:date="2024-10-02T09:02:00Z"/>
          <w:rFonts w:ascii="Arial" w:hAnsi="Arial" w:cs="Arial"/>
          <w:color w:val="000000"/>
          <w:sz w:val="20"/>
          <w:lang w:val="ru-RU"/>
        </w:rPr>
      </w:pPr>
      <w:ins w:id="100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>СП 2.13130.20</w:t>
        </w:r>
        <w:del w:id="101" w:author="ALI" w:date="2026-08-19T12:31:00Z">
          <w:r w:rsidRPr="00166BF6" w:rsidDel="003A7B61">
            <w:rPr>
              <w:rFonts w:ascii="Arial" w:hAnsi="Arial" w:cs="Arial"/>
              <w:color w:val="000000"/>
              <w:sz w:val="20"/>
              <w:lang w:val="ru-RU"/>
            </w:rPr>
            <w:delText>12</w:delText>
          </w:r>
        </w:del>
      </w:ins>
      <w:ins w:id="102" w:author="ALI" w:date="2026-08-19T12:31:00Z">
        <w:r w:rsidR="003A7B61">
          <w:rPr>
            <w:rFonts w:ascii="Arial" w:hAnsi="Arial" w:cs="Arial"/>
            <w:color w:val="000000"/>
            <w:sz w:val="20"/>
            <w:lang w:val="ru-RU"/>
          </w:rPr>
          <w:t>20</w:t>
        </w:r>
      </w:ins>
      <w:ins w:id="103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 xml:space="preserve"> Системы противопожарной защиты. Обеспечение огнестойкости объектов защиты;</w:t>
        </w:r>
      </w:ins>
    </w:p>
    <w:p w14:paraId="26311A09" w14:textId="77777777" w:rsidR="005E1FB6" w:rsidRPr="00166BF6" w:rsidRDefault="005E1FB6" w:rsidP="005E1FB6">
      <w:pPr>
        <w:pStyle w:val="ReportText"/>
        <w:numPr>
          <w:ilvl w:val="0"/>
          <w:numId w:val="49"/>
        </w:numPr>
        <w:ind w:left="1134" w:hanging="425"/>
        <w:jc w:val="both"/>
        <w:rPr>
          <w:ins w:id="104" w:author="Administrator" w:date="2024-10-02T09:02:00Z"/>
          <w:rFonts w:ascii="Arial" w:hAnsi="Arial" w:cs="Arial"/>
          <w:color w:val="000000"/>
          <w:sz w:val="20"/>
          <w:lang w:val="ru-RU"/>
        </w:rPr>
      </w:pPr>
      <w:ins w:id="105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>СП 4.13130.2013 Системы противопожарной защиты. Ограничение распространения пожара на объектах защиты. Требования к объемно-планировочным и конструктивным решениям;</w:t>
        </w:r>
      </w:ins>
    </w:p>
    <w:p w14:paraId="283E31E3" w14:textId="77777777" w:rsidR="005E1FB6" w:rsidRPr="00166BF6" w:rsidRDefault="005E1FB6" w:rsidP="005E1FB6">
      <w:pPr>
        <w:pStyle w:val="ReportText"/>
        <w:numPr>
          <w:ilvl w:val="0"/>
          <w:numId w:val="49"/>
        </w:numPr>
        <w:ind w:left="1134" w:hanging="425"/>
        <w:jc w:val="both"/>
        <w:rPr>
          <w:ins w:id="106" w:author="Administrator" w:date="2024-10-02T09:02:00Z"/>
          <w:rFonts w:ascii="Arial" w:hAnsi="Arial" w:cs="Arial"/>
          <w:color w:val="000000"/>
          <w:sz w:val="20"/>
          <w:lang w:val="ru-RU"/>
        </w:rPr>
      </w:pPr>
      <w:ins w:id="107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>СП 485.1311500.2020. «Свод правил. Системы противопожарной защиты. Установки пожаротушения автоматические. Нормы и правила проектирования»;</w:t>
        </w:r>
      </w:ins>
    </w:p>
    <w:p w14:paraId="750C9F76" w14:textId="77777777" w:rsidR="005E1FB6" w:rsidRPr="00166BF6" w:rsidRDefault="005E1FB6" w:rsidP="005E1FB6">
      <w:pPr>
        <w:pStyle w:val="ReportText"/>
        <w:numPr>
          <w:ilvl w:val="0"/>
          <w:numId w:val="49"/>
        </w:numPr>
        <w:ind w:left="1134" w:hanging="425"/>
        <w:jc w:val="both"/>
        <w:rPr>
          <w:ins w:id="108" w:author="Administrator" w:date="2024-10-02T09:02:00Z"/>
          <w:rFonts w:ascii="Arial" w:hAnsi="Arial" w:cs="Arial"/>
          <w:color w:val="000000"/>
          <w:sz w:val="20"/>
          <w:lang w:val="ru-RU"/>
        </w:rPr>
      </w:pPr>
      <w:ins w:id="109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>СП 486.1311500 «Системы противопожарной защиты. Перечень зданий, сооружений, помещений и оборудования, подлежащих защите автоматическими установками пожаротушения и системами пожарной сигнализации. Требований пожарной безопасности»;</w:t>
        </w:r>
      </w:ins>
    </w:p>
    <w:p w14:paraId="004E7572" w14:textId="7FDE57BC" w:rsidR="005E1FB6" w:rsidRPr="00166BF6" w:rsidRDefault="005E1FB6" w:rsidP="005E1FB6">
      <w:pPr>
        <w:pStyle w:val="ReportText"/>
        <w:numPr>
          <w:ilvl w:val="0"/>
          <w:numId w:val="49"/>
        </w:numPr>
        <w:ind w:left="1134" w:hanging="425"/>
        <w:jc w:val="both"/>
        <w:rPr>
          <w:ins w:id="110" w:author="Administrator" w:date="2024-10-02T09:02:00Z"/>
          <w:rFonts w:ascii="Arial" w:hAnsi="Arial" w:cs="Arial"/>
          <w:color w:val="000000"/>
          <w:sz w:val="20"/>
          <w:lang w:val="ru-RU"/>
        </w:rPr>
      </w:pPr>
      <w:ins w:id="111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>СП 6.13130.20</w:t>
        </w:r>
        <w:del w:id="112" w:author="ALI" w:date="2026-08-19T12:36:00Z">
          <w:r w:rsidRPr="00166BF6" w:rsidDel="003A7B61">
            <w:rPr>
              <w:rFonts w:ascii="Arial" w:hAnsi="Arial" w:cs="Arial"/>
              <w:color w:val="000000"/>
              <w:sz w:val="20"/>
              <w:lang w:val="ru-RU"/>
            </w:rPr>
            <w:delText>09</w:delText>
          </w:r>
        </w:del>
      </w:ins>
      <w:ins w:id="113" w:author="ALI" w:date="2026-08-19T12:36:00Z">
        <w:r w:rsidR="003A7B61">
          <w:rPr>
            <w:rFonts w:ascii="Arial" w:hAnsi="Arial" w:cs="Arial"/>
            <w:color w:val="000000"/>
            <w:sz w:val="20"/>
            <w:lang w:val="ru-RU"/>
          </w:rPr>
          <w:t>21</w:t>
        </w:r>
      </w:ins>
      <w:ins w:id="114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 xml:space="preserve"> Системы противопожарной защиты. Электро</w:t>
        </w:r>
        <w:del w:id="115" w:author="ALI" w:date="2026-08-19T12:36:00Z">
          <w:r w:rsidRPr="00166BF6" w:rsidDel="003A7B61">
            <w:rPr>
              <w:rFonts w:ascii="Arial" w:hAnsi="Arial" w:cs="Arial"/>
              <w:color w:val="000000"/>
              <w:sz w:val="20"/>
              <w:lang w:val="ru-RU"/>
            </w:rPr>
            <w:delText>оборудование</w:delText>
          </w:r>
        </w:del>
      </w:ins>
      <w:ins w:id="116" w:author="ALI" w:date="2026-08-19T12:36:00Z">
        <w:r w:rsidR="003A7B61">
          <w:rPr>
            <w:rFonts w:ascii="Arial" w:hAnsi="Arial" w:cs="Arial"/>
            <w:color w:val="000000"/>
            <w:sz w:val="20"/>
            <w:lang w:val="ru-RU"/>
          </w:rPr>
          <w:t>установки низковольтные</w:t>
        </w:r>
      </w:ins>
      <w:ins w:id="117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>. Требования пожарной безопасности;</w:t>
        </w:r>
      </w:ins>
    </w:p>
    <w:p w14:paraId="5CFC4864" w14:textId="77777777" w:rsidR="005E1FB6" w:rsidRPr="00166BF6" w:rsidRDefault="005E1FB6" w:rsidP="005E1FB6">
      <w:pPr>
        <w:pStyle w:val="ReportText"/>
        <w:numPr>
          <w:ilvl w:val="0"/>
          <w:numId w:val="49"/>
        </w:numPr>
        <w:ind w:left="1134" w:hanging="425"/>
        <w:jc w:val="both"/>
        <w:rPr>
          <w:ins w:id="118" w:author="Administrator" w:date="2024-10-02T09:02:00Z"/>
          <w:rFonts w:ascii="Arial" w:hAnsi="Arial" w:cs="Arial"/>
          <w:color w:val="000000"/>
          <w:sz w:val="20"/>
          <w:lang w:val="ru-RU"/>
        </w:rPr>
      </w:pPr>
      <w:ins w:id="119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>СП 7.13130.2013 Отопление, вентиляция и кондиционирование. Противопожарные требования;</w:t>
        </w:r>
      </w:ins>
    </w:p>
    <w:p w14:paraId="55720416" w14:textId="74BA602F" w:rsidR="005E1FB6" w:rsidRPr="00166BF6" w:rsidRDefault="005E1FB6" w:rsidP="005E1FB6">
      <w:pPr>
        <w:pStyle w:val="ReportText"/>
        <w:numPr>
          <w:ilvl w:val="0"/>
          <w:numId w:val="49"/>
        </w:numPr>
        <w:ind w:left="1134" w:hanging="425"/>
        <w:jc w:val="both"/>
        <w:rPr>
          <w:ins w:id="120" w:author="Administrator" w:date="2024-10-02T09:02:00Z"/>
          <w:rFonts w:ascii="Arial" w:hAnsi="Arial" w:cs="Arial"/>
          <w:color w:val="000000"/>
          <w:sz w:val="20"/>
          <w:lang w:val="ru-RU"/>
        </w:rPr>
      </w:pPr>
      <w:ins w:id="121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>СП 8.13130.20</w:t>
        </w:r>
        <w:del w:id="122" w:author="ALI" w:date="2026-08-19T12:38:00Z">
          <w:r w:rsidRPr="00166BF6" w:rsidDel="0086375D">
            <w:rPr>
              <w:rFonts w:ascii="Arial" w:hAnsi="Arial" w:cs="Arial"/>
              <w:color w:val="000000"/>
              <w:sz w:val="20"/>
              <w:lang w:val="ru-RU"/>
            </w:rPr>
            <w:delText>09</w:delText>
          </w:r>
        </w:del>
      </w:ins>
      <w:ins w:id="123" w:author="ALI" w:date="2026-08-19T12:38:00Z">
        <w:r w:rsidR="0086375D">
          <w:rPr>
            <w:rFonts w:ascii="Arial" w:hAnsi="Arial" w:cs="Arial"/>
            <w:color w:val="000000"/>
            <w:sz w:val="20"/>
            <w:lang w:val="ru-RU"/>
          </w:rPr>
          <w:t>20</w:t>
        </w:r>
      </w:ins>
      <w:ins w:id="124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 xml:space="preserve"> Системы противопожарной защиты. Источники наружного противопожарного водоснабжения. Требования пожарной безопасности;</w:t>
        </w:r>
      </w:ins>
    </w:p>
    <w:p w14:paraId="1213AD77" w14:textId="77777777" w:rsidR="005E1FB6" w:rsidRPr="00166BF6" w:rsidRDefault="005E1FB6" w:rsidP="005E1FB6">
      <w:pPr>
        <w:pStyle w:val="ReportText"/>
        <w:numPr>
          <w:ilvl w:val="0"/>
          <w:numId w:val="49"/>
        </w:numPr>
        <w:ind w:left="1134" w:hanging="425"/>
        <w:jc w:val="both"/>
        <w:rPr>
          <w:ins w:id="125" w:author="Administrator" w:date="2024-10-02T09:02:00Z"/>
          <w:rFonts w:ascii="Arial" w:hAnsi="Arial" w:cs="Arial"/>
          <w:color w:val="000000"/>
          <w:sz w:val="20"/>
          <w:lang w:val="ru-RU"/>
        </w:rPr>
      </w:pPr>
      <w:ins w:id="126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>СП 9.13130.2009 Техника пожарная. Огнетушители. Требования к эксплуатации;</w:t>
        </w:r>
      </w:ins>
    </w:p>
    <w:p w14:paraId="17F2702C" w14:textId="77777777" w:rsidR="005E1FB6" w:rsidRPr="00166BF6" w:rsidRDefault="005E1FB6" w:rsidP="005E1FB6">
      <w:pPr>
        <w:pStyle w:val="ReportText"/>
        <w:numPr>
          <w:ilvl w:val="0"/>
          <w:numId w:val="49"/>
        </w:numPr>
        <w:ind w:left="1134" w:hanging="425"/>
        <w:jc w:val="both"/>
        <w:rPr>
          <w:ins w:id="127" w:author="Administrator" w:date="2024-10-02T09:02:00Z"/>
          <w:rFonts w:ascii="Arial" w:hAnsi="Arial" w:cs="Arial"/>
          <w:color w:val="000000"/>
          <w:sz w:val="20"/>
          <w:lang w:val="ru-RU"/>
        </w:rPr>
      </w:pPr>
      <w:ins w:id="128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>СП 10.13130.2020 Системы противопожарной защиты. Внутренний противопожарный водопровод. Требования пожарной безопасности;</w:t>
        </w:r>
      </w:ins>
    </w:p>
    <w:p w14:paraId="4AC5F577" w14:textId="77777777" w:rsidR="005E1FB6" w:rsidRPr="00166BF6" w:rsidRDefault="005E1FB6" w:rsidP="005E1FB6">
      <w:pPr>
        <w:pStyle w:val="ReportText"/>
        <w:numPr>
          <w:ilvl w:val="0"/>
          <w:numId w:val="49"/>
        </w:numPr>
        <w:ind w:left="1134" w:hanging="425"/>
        <w:jc w:val="both"/>
        <w:rPr>
          <w:ins w:id="129" w:author="Administrator" w:date="2024-10-02T09:02:00Z"/>
          <w:rFonts w:ascii="Arial" w:hAnsi="Arial" w:cs="Arial"/>
          <w:color w:val="000000"/>
          <w:sz w:val="20"/>
          <w:lang w:val="ru-RU"/>
        </w:rPr>
      </w:pPr>
      <w:ins w:id="130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>СП 12.13130.2009 Определение категорий помещений, зданий и наружных установок по взрывопожарной и пожарной опасности;</w:t>
        </w:r>
      </w:ins>
    </w:p>
    <w:p w14:paraId="729A43D6" w14:textId="2766B9E3" w:rsidR="00BC1964" w:rsidRPr="00A335D9" w:rsidRDefault="005E1FB6">
      <w:pPr>
        <w:pStyle w:val="ReportText"/>
        <w:numPr>
          <w:ilvl w:val="0"/>
          <w:numId w:val="49"/>
        </w:numPr>
        <w:ind w:left="1134" w:hanging="425"/>
        <w:jc w:val="both"/>
        <w:rPr>
          <w:rFonts w:ascii="Arial" w:hAnsi="Arial" w:cs="Arial"/>
          <w:color w:val="000000"/>
          <w:sz w:val="20"/>
          <w:lang w:val="ru-RU"/>
        </w:rPr>
        <w:pPrChange w:id="131" w:author="Administrator" w:date="2024-10-02T09:01:00Z">
          <w:pPr>
            <w:pStyle w:val="ReportText"/>
            <w:numPr>
              <w:numId w:val="18"/>
            </w:numPr>
            <w:tabs>
              <w:tab w:val="num" w:pos="720"/>
            </w:tabs>
            <w:ind w:left="720" w:hanging="360"/>
            <w:jc w:val="both"/>
          </w:pPr>
        </w:pPrChange>
      </w:pPr>
      <w:ins w:id="132" w:author="Administrator" w:date="2024-10-02T09:02:00Z">
        <w:r w:rsidRPr="00166BF6">
          <w:rPr>
            <w:rFonts w:ascii="Arial" w:hAnsi="Arial" w:cs="Arial"/>
            <w:color w:val="000000"/>
            <w:sz w:val="20"/>
            <w:lang w:val="ru-RU"/>
          </w:rPr>
          <w:t>Постановление Правительства РФ от 16.09.2020 N 1479 «Об утверждении Правил противопожарного режима в Российской Федерации».</w:t>
        </w:r>
      </w:ins>
      <w:del w:id="133" w:author="Administrator" w:date="2024-10-02T09:00:00Z">
        <w:r w:rsidR="00BC1964" w:rsidRPr="00166BF6" w:rsidDel="00A335D9">
          <w:rPr>
            <w:rFonts w:ascii="Arial" w:hAnsi="Arial" w:cs="Arial"/>
            <w:color w:val="000000"/>
            <w:sz w:val="20"/>
            <w:lang w:val="ru-RU"/>
          </w:rPr>
          <w:delText>.</w:delText>
        </w:r>
      </w:del>
    </w:p>
    <w:p w14:paraId="23295923" w14:textId="77777777" w:rsidR="00A50317" w:rsidRPr="00A50317" w:rsidRDefault="00A50317" w:rsidP="00A50317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122EB4">
        <w:rPr>
          <w:rFonts w:ascii="Arial" w:hAnsi="Arial" w:cs="Arial"/>
          <w:color w:val="000000"/>
          <w:sz w:val="20"/>
          <w:lang w:val="ru-RU"/>
        </w:rPr>
        <w:t>В соответствии с настоящим ТЗ необходимо выполнить</w:t>
      </w:r>
      <w:r>
        <w:rPr>
          <w:rFonts w:ascii="Arial" w:hAnsi="Arial" w:cs="Arial"/>
          <w:color w:val="000000"/>
          <w:sz w:val="20"/>
          <w:lang w:val="ru-RU"/>
        </w:rPr>
        <w:t xml:space="preserve"> следующий объем работ</w:t>
      </w:r>
      <w:r w:rsidRPr="00A50317">
        <w:rPr>
          <w:rFonts w:ascii="Arial" w:hAnsi="Arial" w:cs="Arial"/>
          <w:color w:val="000000"/>
          <w:sz w:val="20"/>
          <w:lang w:val="ru-RU"/>
        </w:rPr>
        <w:t>:</w:t>
      </w:r>
    </w:p>
    <w:p w14:paraId="044D58E1" w14:textId="77777777" w:rsidR="00A50317" w:rsidRPr="00122EB4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122EB4">
        <w:rPr>
          <w:rFonts w:ascii="Arial" w:hAnsi="Arial" w:cs="Arial"/>
          <w:color w:val="000000"/>
          <w:sz w:val="20"/>
          <w:lang w:val="ru-RU"/>
        </w:rPr>
        <w:t>демонтаж существующих перегородок;</w:t>
      </w:r>
    </w:p>
    <w:p w14:paraId="592FBFDD" w14:textId="0BE83338" w:rsidR="007B5483" w:rsidRDefault="00A50317" w:rsidP="007B5483">
      <w:pPr>
        <w:pStyle w:val="ReportText"/>
        <w:numPr>
          <w:ilvl w:val="0"/>
          <w:numId w:val="18"/>
        </w:numPr>
        <w:jc w:val="both"/>
        <w:rPr>
          <w:ins w:id="134" w:author="Administrator" w:date="2024-10-01T15:22:00Z"/>
          <w:rFonts w:ascii="Arial" w:hAnsi="Arial" w:cs="Arial"/>
          <w:color w:val="000000"/>
          <w:sz w:val="20"/>
          <w:lang w:val="ru-RU"/>
        </w:rPr>
      </w:pPr>
      <w:r w:rsidRPr="00122EB4">
        <w:rPr>
          <w:rFonts w:ascii="Arial" w:hAnsi="Arial" w:cs="Arial"/>
          <w:color w:val="000000"/>
          <w:sz w:val="20"/>
          <w:lang w:val="ru-RU"/>
        </w:rPr>
        <w:t>демонтаж существующей отделки стен, полов и потолков;</w:t>
      </w:r>
    </w:p>
    <w:p w14:paraId="6601AA6E" w14:textId="72BBF9CB" w:rsidR="007B5483" w:rsidRDefault="007B5483" w:rsidP="007B5483">
      <w:pPr>
        <w:pStyle w:val="ReportText"/>
        <w:numPr>
          <w:ilvl w:val="0"/>
          <w:numId w:val="18"/>
        </w:numPr>
        <w:jc w:val="both"/>
        <w:rPr>
          <w:ins w:id="135" w:author="Administrator" w:date="2024-10-01T15:22:00Z"/>
          <w:rFonts w:ascii="Arial" w:hAnsi="Arial" w:cs="Arial"/>
          <w:color w:val="000000"/>
          <w:sz w:val="20"/>
          <w:lang w:val="ru-RU"/>
        </w:rPr>
      </w:pPr>
      <w:ins w:id="136" w:author="Administrator" w:date="2024-10-01T15:22:00Z">
        <w:r>
          <w:rPr>
            <w:rFonts w:ascii="Arial" w:hAnsi="Arial" w:cs="Arial"/>
            <w:color w:val="000000"/>
            <w:sz w:val="20"/>
            <w:lang w:val="ru-RU"/>
          </w:rPr>
          <w:t>демонтаж дверных заполнений</w:t>
        </w:r>
        <w:r>
          <w:rPr>
            <w:rFonts w:ascii="Arial" w:hAnsi="Arial" w:cs="Arial"/>
            <w:color w:val="000000"/>
            <w:sz w:val="20"/>
            <w:lang w:val="en-US"/>
          </w:rPr>
          <w:t>;</w:t>
        </w:r>
      </w:ins>
    </w:p>
    <w:p w14:paraId="306AE153" w14:textId="73D81616" w:rsidR="007B5483" w:rsidRDefault="007B5483" w:rsidP="007B5483">
      <w:pPr>
        <w:pStyle w:val="ReportText"/>
        <w:numPr>
          <w:ilvl w:val="0"/>
          <w:numId w:val="18"/>
        </w:numPr>
        <w:jc w:val="both"/>
        <w:rPr>
          <w:ins w:id="137" w:author="Administrator" w:date="2024-10-01T15:22:00Z"/>
          <w:rFonts w:ascii="Arial" w:hAnsi="Arial" w:cs="Arial"/>
          <w:color w:val="000000"/>
          <w:sz w:val="20"/>
          <w:lang w:val="ru-RU"/>
        </w:rPr>
      </w:pPr>
      <w:ins w:id="138" w:author="Administrator" w:date="2024-10-01T15:22:00Z">
        <w:r>
          <w:rPr>
            <w:rFonts w:ascii="Arial" w:hAnsi="Arial" w:cs="Arial"/>
            <w:color w:val="000000"/>
            <w:sz w:val="20"/>
            <w:lang w:val="ru-RU"/>
          </w:rPr>
          <w:t>демонтаж оконных заполнений (при необходимости)</w:t>
        </w:r>
        <w:r w:rsidRPr="007B5483">
          <w:rPr>
            <w:rFonts w:ascii="Arial" w:hAnsi="Arial" w:cs="Arial"/>
            <w:color w:val="000000"/>
            <w:sz w:val="20"/>
            <w:lang w:val="ru-RU"/>
            <w:rPrChange w:id="139" w:author="Administrator" w:date="2024-10-01T15:22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;</w:t>
        </w:r>
      </w:ins>
    </w:p>
    <w:p w14:paraId="377806EA" w14:textId="50F24D1E" w:rsidR="007B5483" w:rsidRPr="005E1FB6" w:rsidDel="005E1FB6" w:rsidRDefault="007B5483" w:rsidP="007B5483">
      <w:pPr>
        <w:pStyle w:val="ReportText"/>
        <w:numPr>
          <w:ilvl w:val="0"/>
          <w:numId w:val="18"/>
        </w:numPr>
        <w:jc w:val="both"/>
        <w:rPr>
          <w:del w:id="140" w:author="Administrator" w:date="2024-10-01T15:29:00Z"/>
          <w:rFonts w:ascii="Arial" w:hAnsi="Arial" w:cs="Arial"/>
          <w:color w:val="000000"/>
          <w:sz w:val="20"/>
          <w:lang w:val="ru-RU"/>
          <w:rPrChange w:id="141" w:author="Administrator" w:date="2024-10-02T09:05:00Z">
            <w:rPr>
              <w:del w:id="142" w:author="Administrator" w:date="2024-10-01T15:29:00Z"/>
              <w:rFonts w:ascii="Arial" w:hAnsi="Arial" w:cs="Arial"/>
              <w:color w:val="000000"/>
              <w:sz w:val="20"/>
              <w:lang w:val="en-US"/>
            </w:rPr>
          </w:rPrChange>
        </w:rPr>
      </w:pPr>
      <w:ins w:id="143" w:author="Administrator" w:date="2024-10-01T15:23:00Z">
        <w:r>
          <w:rPr>
            <w:rFonts w:ascii="Arial" w:hAnsi="Arial" w:cs="Arial"/>
            <w:color w:val="000000"/>
            <w:sz w:val="20"/>
            <w:lang w:val="ru-RU"/>
          </w:rPr>
          <w:t>демонтаж инженерных коммуникаций</w:t>
        </w:r>
        <w:r>
          <w:rPr>
            <w:rFonts w:ascii="Arial" w:hAnsi="Arial" w:cs="Arial"/>
            <w:color w:val="000000"/>
            <w:sz w:val="20"/>
            <w:lang w:val="en-US"/>
          </w:rPr>
          <w:t>;</w:t>
        </w:r>
      </w:ins>
    </w:p>
    <w:p w14:paraId="7A855EC6" w14:textId="649C3548" w:rsidR="005E1FB6" w:rsidRPr="007B5483" w:rsidRDefault="005E1FB6" w:rsidP="007B5483">
      <w:pPr>
        <w:pStyle w:val="ReportText"/>
        <w:numPr>
          <w:ilvl w:val="0"/>
          <w:numId w:val="18"/>
        </w:numPr>
        <w:jc w:val="both"/>
        <w:rPr>
          <w:ins w:id="144" w:author="Administrator" w:date="2024-10-02T09:05:00Z"/>
          <w:rFonts w:ascii="Arial" w:hAnsi="Arial" w:cs="Arial"/>
          <w:color w:val="000000"/>
          <w:sz w:val="20"/>
          <w:lang w:val="ru-RU"/>
        </w:rPr>
      </w:pPr>
      <w:ins w:id="145" w:author="Administrator" w:date="2024-10-02T09:05:00Z">
        <w:r>
          <w:rPr>
            <w:rFonts w:ascii="Arial" w:hAnsi="Arial" w:cs="Arial"/>
            <w:color w:val="000000"/>
            <w:sz w:val="20"/>
            <w:lang w:val="ru-RU"/>
          </w:rPr>
          <w:t>выполнение контрольных обмеров помещения и разработка проекта АР</w:t>
        </w:r>
        <w:r w:rsidRPr="005E1FB6">
          <w:rPr>
            <w:rFonts w:ascii="Arial" w:hAnsi="Arial" w:cs="Arial"/>
            <w:color w:val="000000"/>
            <w:sz w:val="20"/>
            <w:lang w:val="ru-RU"/>
            <w:rPrChange w:id="146" w:author="Administrator" w:date="2024-10-02T09:05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;</w:t>
        </w:r>
      </w:ins>
    </w:p>
    <w:p w14:paraId="2A2B2C2D" w14:textId="2A2B2C2D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ins w:id="147" w:author="Claude" w:date="2026-08-19T12:14:00Z"/>
          <w:rFonts w:ascii="Arial" w:hAnsi="Arial" w:cs="Arial"/>
          <w:color w:val="000000"/>
          <w:sz w:val="20"/>
          <w:lang w:val="ru-RU"/>
        </w:rPr>
      </w:pPr>
      <w:ins w:id="148" w:author="Claude" w:date="2026-08-19T12:14:00Z">
        <w:r>
          <w:rPr>
            <w:rFonts w:ascii="Arial" w:hAnsi="Arial" w:cs="Arial"/>
            <w:color w:val="000000"/>
            <w:sz w:val="20"/>
            <w:lang w:val="ru-RU"/>
          </w:rPr>
          <w:t>проведение обследования перекрытий;</w:t>
        </w:r>
      </w:ins>
    </w:p>
    <w:p w14:paraId="3A3B3C3D" w14:textId="3A3B3C3D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ins w:id="149" w:author="Claude" w:date="2026-08-19T12:14:00Z"/>
          <w:rFonts w:ascii="Arial" w:hAnsi="Arial" w:cs="Arial"/>
          <w:color w:val="000000"/>
          <w:sz w:val="20"/>
          <w:lang w:val="ru-RU"/>
        </w:rPr>
      </w:pPr>
      <w:ins w:id="150" w:author="Claude" w:date="2026-08-19T12:14:00Z">
        <w:r>
          <w:rPr>
            <w:rFonts w:ascii="Arial" w:hAnsi="Arial" w:cs="Arial"/>
            <w:color w:val="000000"/>
            <w:sz w:val="20"/>
            <w:lang w:val="ru-RU"/>
          </w:rPr>
          <w:t>подготовку проектной документации;</w:t>
        </w:r>
      </w:ins>
    </w:p>
    <w:p w14:paraId="7F893D8A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устройство перегородок из ГКЛ, пеноблока и кирпича;</w:t>
      </w:r>
    </w:p>
    <w:p w14:paraId="4F0AD769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устройство технической укрепленности помещений;</w:t>
      </w:r>
    </w:p>
    <w:p w14:paraId="6DF6AFC8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установку бронеокон с бронелотками;</w:t>
      </w:r>
    </w:p>
    <w:p w14:paraId="2BC2874A" w14:textId="69179F5B" w:rsidR="00A50317" w:rsidRDefault="00A50317" w:rsidP="00A50317">
      <w:pPr>
        <w:pStyle w:val="ReportText"/>
        <w:numPr>
          <w:ilvl w:val="0"/>
          <w:numId w:val="18"/>
        </w:numPr>
        <w:jc w:val="both"/>
        <w:rPr>
          <w:ins w:id="151" w:author="Administrator" w:date="2024-10-02T08:53:00Z"/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устройство перегородок из стекла с металлическим каркасом;</w:t>
      </w:r>
    </w:p>
    <w:p w14:paraId="4A4965A9" w14:textId="3F288920" w:rsidR="00A335D9" w:rsidRPr="007B5483" w:rsidRDefault="00A335D9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ins w:id="152" w:author="Administrator" w:date="2024-10-02T08:54:00Z">
        <w:r>
          <w:rPr>
            <w:rFonts w:ascii="Arial" w:hAnsi="Arial" w:cs="Arial"/>
            <w:color w:val="000000"/>
            <w:sz w:val="20"/>
            <w:lang w:val="ru-RU"/>
          </w:rPr>
          <w:t>поставку и установку окон</w:t>
        </w:r>
        <w:r w:rsidRPr="00A335D9">
          <w:rPr>
            <w:rFonts w:ascii="Arial" w:hAnsi="Arial" w:cs="Arial"/>
            <w:color w:val="000000"/>
            <w:sz w:val="20"/>
            <w:lang w:val="ru-RU"/>
            <w:rPrChange w:id="153" w:author="Administrator" w:date="2024-10-02T08:54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/</w:t>
        </w:r>
        <w:r>
          <w:rPr>
            <w:rFonts w:ascii="Arial" w:hAnsi="Arial" w:cs="Arial"/>
            <w:color w:val="000000"/>
            <w:sz w:val="20"/>
            <w:lang w:val="ru-RU"/>
          </w:rPr>
          <w:t>витражей (при необходимости)</w:t>
        </w:r>
        <w:r w:rsidRPr="00A335D9">
          <w:rPr>
            <w:rFonts w:ascii="Arial" w:hAnsi="Arial" w:cs="Arial"/>
            <w:color w:val="000000"/>
            <w:sz w:val="20"/>
            <w:lang w:val="ru-RU"/>
            <w:rPrChange w:id="154" w:author="Administrator" w:date="2024-10-02T08:54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;</w:t>
        </w:r>
      </w:ins>
    </w:p>
    <w:p w14:paraId="60CCF0A1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поставку и установку остекленных дверей;</w:t>
      </w:r>
    </w:p>
    <w:p w14:paraId="31384D05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поставку и установку межкомнатных деревянных дверей;</w:t>
      </w:r>
    </w:p>
    <w:p w14:paraId="57EF8E4F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поставку и установку противопожарных дверей;</w:t>
      </w:r>
    </w:p>
    <w:p w14:paraId="1C335035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поставку и установку дверей 3 класса устойчивости;</w:t>
      </w:r>
    </w:p>
    <w:p w14:paraId="7798BD1E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lastRenderedPageBreak/>
        <w:t>устройство санузла;</w:t>
      </w:r>
    </w:p>
    <w:p w14:paraId="399C2D1F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внутреннюю отделку помещений;</w:t>
      </w:r>
    </w:p>
    <w:p w14:paraId="377BD69A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устройство закладных для прокладки компьютерных, телефонных, охранных              (видеонаблюдение, система контроля доступа) сетей;</w:t>
      </w:r>
    </w:p>
    <w:p w14:paraId="24E4B1B5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проектирование и монтаж системы кондиционирования и вентиляции;</w:t>
      </w:r>
    </w:p>
    <w:p w14:paraId="74822579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проектирование и монтаж системы электроснабжения;</w:t>
      </w:r>
    </w:p>
    <w:p w14:paraId="3FE4800E" w14:textId="652B9D0B" w:rsidR="00A50317" w:rsidRDefault="00A50317" w:rsidP="00A50317">
      <w:pPr>
        <w:pStyle w:val="ReportText"/>
        <w:numPr>
          <w:ilvl w:val="0"/>
          <w:numId w:val="18"/>
        </w:numPr>
        <w:jc w:val="both"/>
        <w:rPr>
          <w:ins w:id="155" w:author="Administrator" w:date="2024-10-01T15:25:00Z"/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проектирование и монтаж системы отопления;</w:t>
      </w:r>
    </w:p>
    <w:p w14:paraId="55349F8A" w14:textId="4B19FFCF" w:rsidR="007B5483" w:rsidRDefault="007B5483" w:rsidP="00A50317">
      <w:pPr>
        <w:pStyle w:val="ReportText"/>
        <w:numPr>
          <w:ilvl w:val="0"/>
          <w:numId w:val="18"/>
        </w:numPr>
        <w:jc w:val="both"/>
        <w:rPr>
          <w:ins w:id="156" w:author="Administrator" w:date="2024-10-01T15:35:00Z"/>
          <w:rFonts w:ascii="Arial" w:hAnsi="Arial" w:cs="Arial"/>
          <w:color w:val="000000"/>
          <w:sz w:val="20"/>
          <w:lang w:val="ru-RU"/>
        </w:rPr>
      </w:pPr>
      <w:ins w:id="157" w:author="Administrator" w:date="2024-10-01T15:25:00Z">
        <w:r>
          <w:rPr>
            <w:rFonts w:ascii="Arial" w:hAnsi="Arial" w:cs="Arial"/>
            <w:color w:val="000000"/>
            <w:sz w:val="20"/>
            <w:lang w:val="ru-RU"/>
          </w:rPr>
          <w:t xml:space="preserve">проектирование и монтаж систем </w:t>
        </w:r>
        <w:del w:id="158" w:author="ALI" w:date="2026-08-20T12:02:00Z">
          <w:r w:rsidDel="00A11CD7">
            <w:rPr>
              <w:rFonts w:ascii="Arial" w:hAnsi="Arial" w:cs="Arial"/>
              <w:color w:val="000000"/>
              <w:sz w:val="20"/>
              <w:lang w:val="ru-RU"/>
            </w:rPr>
            <w:delText>водосабжения</w:delText>
          </w:r>
        </w:del>
      </w:ins>
      <w:ins w:id="159" w:author="ALI" w:date="2026-08-20T12:02:00Z">
        <w:r w:rsidR="00A11CD7">
          <w:rPr>
            <w:rFonts w:ascii="Arial" w:hAnsi="Arial" w:cs="Arial"/>
            <w:color w:val="000000"/>
            <w:sz w:val="20"/>
            <w:lang w:val="ru-RU"/>
          </w:rPr>
          <w:t>водоснабжения</w:t>
        </w:r>
      </w:ins>
      <w:ins w:id="160" w:author="Administrator" w:date="2024-10-01T15:25:00Z">
        <w:r>
          <w:rPr>
            <w:rFonts w:ascii="Arial" w:hAnsi="Arial" w:cs="Arial"/>
            <w:color w:val="000000"/>
            <w:sz w:val="20"/>
            <w:lang w:val="ru-RU"/>
          </w:rPr>
          <w:t xml:space="preserve"> и канализации</w:t>
        </w:r>
        <w:r w:rsidRPr="007B5483">
          <w:rPr>
            <w:rFonts w:ascii="Arial" w:hAnsi="Arial" w:cs="Arial"/>
            <w:color w:val="000000"/>
            <w:sz w:val="20"/>
            <w:lang w:val="ru-RU"/>
            <w:rPrChange w:id="161" w:author="Administrator" w:date="2024-10-01T15:25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;</w:t>
        </w:r>
      </w:ins>
    </w:p>
    <w:p w14:paraId="4A4B4C4D" w14:textId="4A4B4C4D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ins w:id="162" w:author="Claude" w:date="2026-08-19T12:14:00Z"/>
          <w:rFonts w:ascii="Arial" w:hAnsi="Arial" w:cs="Arial"/>
          <w:color w:val="000000"/>
          <w:sz w:val="20"/>
          <w:lang w:val="ru-RU"/>
        </w:rPr>
      </w:pPr>
      <w:ins w:id="163" w:author="Claude" w:date="2026-08-19T12:14:00Z">
        <w:r>
          <w:rPr>
            <w:rFonts w:ascii="Arial" w:hAnsi="Arial" w:cs="Arial"/>
            <w:color w:val="000000"/>
            <w:sz w:val="20"/>
            <w:lang w:val="ru-RU"/>
          </w:rPr>
          <w:t>проектирование и монтаж систем пожарной сигнализации и пожаротушения;</w:t>
        </w:r>
      </w:ins>
    </w:p>
    <w:p w14:paraId="7858F6DC" w14:textId="53CE0D61" w:rsidR="00A44A85" w:rsidRDefault="00A44A85" w:rsidP="00A50317">
      <w:pPr>
        <w:pStyle w:val="ReportText"/>
        <w:numPr>
          <w:ilvl w:val="0"/>
          <w:numId w:val="18"/>
        </w:numPr>
        <w:jc w:val="both"/>
        <w:rPr>
          <w:ins w:id="164" w:author="Administrator" w:date="2024-10-01T15:31:00Z"/>
          <w:rFonts w:ascii="Arial" w:hAnsi="Arial" w:cs="Arial"/>
          <w:color w:val="000000"/>
          <w:sz w:val="20"/>
          <w:lang w:val="ru-RU"/>
        </w:rPr>
      </w:pPr>
      <w:ins w:id="165" w:author="Administrator" w:date="2024-10-01T15:31:00Z">
        <w:r>
          <w:rPr>
            <w:rFonts w:ascii="Arial" w:hAnsi="Arial" w:cs="Arial"/>
            <w:color w:val="000000"/>
            <w:sz w:val="20"/>
            <w:lang w:val="ru-RU"/>
          </w:rPr>
          <w:t>ремонт фасада (при необходимости)</w:t>
        </w:r>
        <w:r>
          <w:rPr>
            <w:rFonts w:ascii="Arial" w:hAnsi="Arial" w:cs="Arial"/>
            <w:color w:val="000000"/>
            <w:sz w:val="20"/>
            <w:lang w:val="en-US"/>
          </w:rPr>
          <w:t>;</w:t>
        </w:r>
      </w:ins>
    </w:p>
    <w:p w14:paraId="0A56527F" w14:textId="223DDA3B" w:rsidR="00A44A85" w:rsidRPr="00A44A85" w:rsidRDefault="00A44A85" w:rsidP="00A44A85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ins w:id="166" w:author="Administrator" w:date="2024-10-01T15:31:00Z">
        <w:r>
          <w:rPr>
            <w:rFonts w:ascii="Arial" w:hAnsi="Arial" w:cs="Arial"/>
            <w:color w:val="000000"/>
            <w:sz w:val="20"/>
            <w:lang w:val="ru-RU"/>
          </w:rPr>
          <w:t>ремонт крыльца (при необходимости)</w:t>
        </w:r>
        <w:r>
          <w:rPr>
            <w:rFonts w:ascii="Arial" w:hAnsi="Arial" w:cs="Arial"/>
            <w:color w:val="000000"/>
            <w:sz w:val="20"/>
            <w:lang w:val="en-US"/>
          </w:rPr>
          <w:t>;</w:t>
        </w:r>
      </w:ins>
    </w:p>
    <w:p w14:paraId="3C115E8C" w14:textId="71B97CD1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организацию эвакуационного выхода</w:t>
      </w:r>
      <w:ins w:id="167" w:author="Administrator" w:date="2024-10-01T15:28:00Z">
        <w:r w:rsidR="007B5483">
          <w:rPr>
            <w:rFonts w:ascii="Arial" w:hAnsi="Arial" w:cs="Arial"/>
            <w:color w:val="000000"/>
            <w:sz w:val="20"/>
            <w:lang w:val="ru-RU"/>
          </w:rPr>
          <w:t xml:space="preserve"> (при необходимости)</w:t>
        </w:r>
      </w:ins>
      <w:r w:rsidRPr="007B5483">
        <w:rPr>
          <w:rFonts w:ascii="Arial" w:hAnsi="Arial" w:cs="Arial"/>
          <w:color w:val="000000"/>
          <w:sz w:val="20"/>
          <w:lang w:val="ru-RU"/>
        </w:rPr>
        <w:t>;</w:t>
      </w:r>
    </w:p>
    <w:p w14:paraId="0164E2F3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del w:id="168" w:author="Claude" w:date="2026-08-19T12:14:00Z"/>
          <w:rFonts w:ascii="Arial" w:hAnsi="Arial" w:cs="Arial"/>
          <w:color w:val="000000"/>
          <w:sz w:val="20"/>
          <w:lang w:val="ru-RU"/>
        </w:rPr>
      </w:pPr>
      <w:del w:id="169" w:author="Claude" w:date="2026-08-19T12:14:00Z">
        <w:r w:rsidRPr="007B5483">
          <w:rPr>
            <w:rFonts w:ascii="Arial" w:hAnsi="Arial" w:cs="Arial"/>
            <w:color w:val="000000"/>
            <w:sz w:val="20"/>
            <w:lang w:val="ru-RU"/>
          </w:rPr>
          <w:delText xml:space="preserve">проведение обследования перекрытий; </w:delText>
        </w:r>
      </w:del>
    </w:p>
    <w:p w14:paraId="16633FB3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del w:id="170" w:author="Claude" w:date="2026-08-19T12:14:00Z"/>
          <w:rFonts w:ascii="Arial" w:hAnsi="Arial" w:cs="Arial"/>
          <w:color w:val="000000"/>
          <w:sz w:val="20"/>
          <w:lang w:val="ru-RU"/>
        </w:rPr>
      </w:pPr>
      <w:del w:id="171" w:author="Claude" w:date="2026-08-19T12:14:00Z">
        <w:r w:rsidRPr="007B5483">
          <w:rPr>
            <w:rFonts w:ascii="Arial" w:hAnsi="Arial" w:cs="Arial"/>
            <w:color w:val="000000"/>
            <w:sz w:val="20"/>
            <w:lang w:val="ru-RU"/>
          </w:rPr>
          <w:delText>подготовку проектной документации;</w:delText>
        </w:r>
      </w:del>
    </w:p>
    <w:p w14:paraId="788F6B13" w14:textId="77777777" w:rsidR="00A50317" w:rsidRPr="007B5483" w:rsidRDefault="00A50317" w:rsidP="00A50317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7B5483">
        <w:rPr>
          <w:rFonts w:ascii="Arial" w:hAnsi="Arial" w:cs="Arial"/>
          <w:color w:val="000000"/>
          <w:sz w:val="20"/>
          <w:lang w:val="ru-RU"/>
        </w:rPr>
        <w:t>проведение после строительной уборки (клининг).</w:t>
      </w:r>
    </w:p>
    <w:p w14:paraId="310BB452" w14:textId="77777777" w:rsidR="00097153" w:rsidRDefault="00097153" w:rsidP="000971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color w:val="000000"/>
          <w:sz w:val="20"/>
          <w:lang w:val="ru-RU"/>
        </w:rPr>
        <w:t>При производстве кровельных работ</w:t>
      </w:r>
      <w:r>
        <w:rPr>
          <w:rFonts w:ascii="Arial" w:hAnsi="Arial" w:cs="Arial"/>
          <w:color w:val="000000"/>
          <w:sz w:val="20"/>
          <w:lang w:val="ru-RU"/>
        </w:rPr>
        <w:t>,</w:t>
      </w:r>
      <w:r w:rsidRPr="00097153">
        <w:rPr>
          <w:rFonts w:ascii="Arial" w:hAnsi="Arial" w:cs="Arial"/>
          <w:color w:val="000000"/>
          <w:sz w:val="20"/>
          <w:lang w:val="ru-RU"/>
        </w:rPr>
        <w:t xml:space="preserve"> при установке или ремонте лифтового оборудования</w:t>
      </w:r>
      <w:r>
        <w:rPr>
          <w:rFonts w:ascii="Arial" w:hAnsi="Arial" w:cs="Arial"/>
          <w:color w:val="000000"/>
          <w:sz w:val="20"/>
          <w:lang w:val="ru-RU"/>
        </w:rPr>
        <w:t>, при производстве</w:t>
      </w:r>
      <w:r w:rsidRPr="00097153">
        <w:rPr>
          <w:rFonts w:ascii="Arial" w:hAnsi="Arial" w:cs="Arial"/>
          <w:color w:val="000000"/>
          <w:sz w:val="20"/>
          <w:lang w:val="ru-RU"/>
        </w:rPr>
        <w:t xml:space="preserve"> работ, затрагивающих конструктивные элементы здания</w:t>
      </w:r>
      <w:r>
        <w:rPr>
          <w:rFonts w:ascii="Arial" w:hAnsi="Arial" w:cs="Arial"/>
          <w:color w:val="000000"/>
          <w:sz w:val="20"/>
          <w:lang w:val="ru-RU"/>
        </w:rPr>
        <w:t>,</w:t>
      </w:r>
      <w:r w:rsidRPr="00097153">
        <w:rPr>
          <w:rFonts w:ascii="Arial" w:hAnsi="Arial" w:cs="Arial"/>
          <w:color w:val="000000"/>
          <w:sz w:val="20"/>
          <w:lang w:val="ru-RU"/>
        </w:rPr>
        <w:t xml:space="preserve"> а также иных работ, касающихся безопасности эксплуатации здания, оборудования и нахождения людей в здании, должен быть разработан и согласован в установленном порядке Проект производства работ (ППР).</w:t>
      </w:r>
    </w:p>
    <w:p w14:paraId="29118C20" w14:textId="740A7CDE" w:rsidR="00BC1964" w:rsidRDefault="00097153" w:rsidP="000971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color w:val="000000"/>
          <w:sz w:val="20"/>
          <w:lang w:val="ru-RU"/>
        </w:rPr>
        <w:t>При наличии в здании общих противопожарных систем противодымной вентиляции, наружного противопожарного водоснабжения, внутреннего противопожарного водопровода</w:t>
      </w:r>
      <w:ins w:id="172" w:author="Administrator" w:date="2024-10-02T08:55:00Z">
        <w:r w:rsidR="00A335D9">
          <w:rPr>
            <w:rFonts w:ascii="Arial" w:hAnsi="Arial" w:cs="Arial"/>
            <w:color w:val="000000"/>
            <w:sz w:val="20"/>
            <w:lang w:val="ru-RU"/>
          </w:rPr>
          <w:t xml:space="preserve"> и автоматической установки пожаротушения</w:t>
        </w:r>
      </w:ins>
      <w:r w:rsidRPr="00097153">
        <w:rPr>
          <w:rFonts w:ascii="Arial" w:hAnsi="Arial" w:cs="Arial"/>
          <w:color w:val="000000"/>
          <w:sz w:val="20"/>
          <w:lang w:val="ru-RU"/>
        </w:rPr>
        <w:t xml:space="preserve"> необходимо согласовать их переустройство и сдать их после переустройства в эксплуатацию в установленном порядке.</w:t>
      </w:r>
    </w:p>
    <w:p w14:paraId="21397567" w14:textId="77777777" w:rsidR="00097153" w:rsidRDefault="00097153" w:rsidP="000971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color w:val="000000"/>
          <w:sz w:val="20"/>
          <w:lang w:val="ru-RU"/>
        </w:rPr>
        <w:t xml:space="preserve">При подготовке к производству ремонтно-строительных и пожароопасных работ необходимо в обязательном порядке руководствоваться </w:t>
      </w:r>
      <w:commentRangeStart w:id="173"/>
      <w:r w:rsidRPr="00097153">
        <w:rPr>
          <w:rFonts w:ascii="Arial" w:hAnsi="Arial" w:cs="Arial"/>
          <w:color w:val="000000"/>
          <w:sz w:val="20"/>
          <w:lang w:val="ru-RU"/>
        </w:rPr>
        <w:t>приказом Председателя Правления Банка № 1139 от 11.09.2015 г.</w:t>
      </w:r>
      <w:commentRangeEnd w:id="173"/>
      <w:r>
        <w:rPr>
          <w:rFonts w:eastAsia="MS Mincho"/>
        </w:rPr>
        <w:commentReference w:id="173"/>
      </w:r>
      <w:r w:rsidRPr="00097153">
        <w:rPr>
          <w:rFonts w:ascii="Arial" w:hAnsi="Arial" w:cs="Arial"/>
          <w:color w:val="000000"/>
          <w:sz w:val="20"/>
          <w:lang w:val="ru-RU"/>
        </w:rPr>
        <w:t xml:space="preserve"> «О введении в действие инструкций по обеспечению пожарной безопасности в АО «АЛЬФА-БАНК» (Обязательное </w:t>
      </w:r>
      <w:commentRangeStart w:id="174"/>
      <w:r w:rsidRPr="00097153">
        <w:rPr>
          <w:rFonts w:ascii="Arial" w:hAnsi="Arial" w:cs="Arial"/>
          <w:color w:val="000000"/>
          <w:sz w:val="20"/>
          <w:lang w:val="ru-RU"/>
        </w:rPr>
        <w:t>Приложение №</w:t>
      </w:r>
      <w:ins w:id="175" w:author="Claude" w:date="2026-08-19T11:47:00Z">
        <w:r w:rsidRPr="00097153">
          <w:rPr>
            <w:rFonts w:ascii="Arial" w:hAnsi="Arial" w:cs="Arial"/>
            <w:color w:val="000000"/>
            <w:sz w:val="20"/>
            <w:lang w:val="ru-RU"/>
          </w:rPr>
          <w:t>6</w:t>
        </w:r>
      </w:ins>
      <w:del w:id="176" w:author="Claude" w:date="2026-08-19T11:47:00Z">
        <w:r w:rsidRPr="00097153">
          <w:rPr>
            <w:rFonts w:ascii="Arial" w:hAnsi="Arial" w:cs="Arial"/>
            <w:color w:val="000000"/>
            <w:sz w:val="20"/>
            <w:lang w:val="ru-RU"/>
          </w:rPr>
          <w:delText>4</w:delText>
        </w:r>
      </w:del>
      <w:r w:rsidRPr="00097153">
        <w:rPr>
          <w:rFonts w:ascii="Arial" w:hAnsi="Arial" w:cs="Arial"/>
          <w:color w:val="000000"/>
          <w:sz w:val="20"/>
          <w:lang w:val="ru-RU"/>
        </w:rPr>
        <w:t xml:space="preserve"> к данному ТЗ</w:t>
      </w:r>
      <w:commentRangeEnd w:id="174"/>
      <w:r w:rsidR="005E1FB6">
        <w:rPr>
          <w:rStyle w:val="ad"/>
          <w:rFonts w:eastAsia="MS Mincho"/>
          <w:lang w:val="en-US"/>
        </w:rPr>
        <w:commentReference w:id="174"/>
      </w:r>
      <w:r w:rsidRPr="00097153">
        <w:rPr>
          <w:rFonts w:ascii="Arial" w:hAnsi="Arial" w:cs="Arial"/>
          <w:color w:val="000000"/>
          <w:sz w:val="20"/>
          <w:lang w:val="ru-RU"/>
        </w:rPr>
        <w:t>).</w:t>
      </w:r>
    </w:p>
    <w:p w14:paraId="3459B8BA" w14:textId="77777777" w:rsidR="00BC1964" w:rsidRDefault="00BC1964" w:rsidP="000971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color w:val="000000"/>
          <w:sz w:val="20"/>
          <w:lang w:val="ru-RU"/>
        </w:rPr>
        <w:t>В вопросах проектирования и выполнения работ на объекте Банка, не охваченных данным ТЗ, следует руководствоваться соответствующими нормативно-правовыми актами, нормативными документами, действующими на территории РФ.</w:t>
      </w:r>
    </w:p>
    <w:p w14:paraId="711075E8" w14:textId="77777777" w:rsidR="00BF7653" w:rsidRPr="00C75E60" w:rsidRDefault="003D29C4" w:rsidP="00BF7653">
      <w:pPr>
        <w:pStyle w:val="ReportLevel1"/>
        <w:numPr>
          <w:ilvl w:val="0"/>
          <w:numId w:val="2"/>
        </w:numPr>
        <w:jc w:val="both"/>
        <w:rPr>
          <w:bCs/>
          <w:color w:val="000000"/>
          <w:sz w:val="20"/>
          <w:lang w:val="ru-RU"/>
        </w:rPr>
      </w:pPr>
      <w:bookmarkStart w:id="177" w:name="_Toc77855111"/>
      <w:r>
        <w:rPr>
          <w:bCs/>
          <w:color w:val="000000"/>
          <w:sz w:val="20"/>
          <w:lang w:val="ru-RU"/>
        </w:rPr>
        <w:lastRenderedPageBreak/>
        <w:t>Требования к проектной документации</w:t>
      </w:r>
      <w:bookmarkEnd w:id="177"/>
    </w:p>
    <w:p w14:paraId="552F2A97" w14:textId="268A0240" w:rsidR="005E1FB6" w:rsidRDefault="00A50317" w:rsidP="000907A4">
      <w:pPr>
        <w:pStyle w:val="ReportText"/>
        <w:jc w:val="both"/>
        <w:rPr>
          <w:ins w:id="178" w:author="Administrator" w:date="2024-10-02T09:10:00Z"/>
          <w:rFonts w:ascii="Arial" w:hAnsi="Arial" w:cs="Arial"/>
          <w:color w:val="000000"/>
          <w:sz w:val="20"/>
          <w:lang w:val="ru-RU"/>
        </w:rPr>
      </w:pPr>
      <w:r>
        <w:rPr>
          <w:rFonts w:ascii="Arial" w:hAnsi="Arial" w:cs="Arial"/>
          <w:color w:val="000000"/>
          <w:sz w:val="20"/>
          <w:lang w:val="ru-RU"/>
        </w:rPr>
        <w:t>Проектная</w:t>
      </w:r>
      <w:r w:rsidR="000907A4" w:rsidRPr="000907A4">
        <w:rPr>
          <w:rFonts w:ascii="Arial" w:hAnsi="Arial" w:cs="Arial"/>
          <w:color w:val="000000"/>
          <w:sz w:val="20"/>
          <w:lang w:val="ru-RU"/>
        </w:rPr>
        <w:t xml:space="preserve"> документация должна быть разработана в соответствии с настоящим ТЗ, документацией по базовым инженерным системам здания, Специальными Техническими Условиями</w:t>
      </w:r>
      <w:r w:rsidR="002A31E8">
        <w:rPr>
          <w:rFonts w:ascii="Arial" w:hAnsi="Arial" w:cs="Arial"/>
          <w:color w:val="000000"/>
          <w:sz w:val="20"/>
          <w:lang w:val="ru-RU"/>
        </w:rPr>
        <w:t xml:space="preserve"> (если применимо)</w:t>
      </w:r>
      <w:r w:rsidR="000907A4" w:rsidRPr="000907A4">
        <w:rPr>
          <w:rFonts w:ascii="Arial" w:hAnsi="Arial" w:cs="Arial"/>
          <w:color w:val="000000"/>
          <w:sz w:val="20"/>
          <w:lang w:val="ru-RU"/>
        </w:rPr>
        <w:t xml:space="preserve">, а также действующими в РФ нормативными документами в области проектирования и строительства в соответствии с Постановлением Правительства РФ от </w:t>
      </w:r>
      <w:ins w:id="179" w:author="ALI" w:date="2026-08-19T12:42:00Z">
        <w:r w:rsidR="0086375D">
          <w:rPr>
            <w:rFonts w:ascii="Arial" w:hAnsi="Arial" w:cs="Arial"/>
            <w:color w:val="000000"/>
            <w:sz w:val="20"/>
            <w:lang w:val="ru-RU"/>
          </w:rPr>
          <w:t xml:space="preserve">28.05.2021 № 815 </w:t>
        </w:r>
      </w:ins>
      <w:del w:id="180" w:author="ALI" w:date="2026-08-19T12:43:00Z">
        <w:r w:rsidR="000907A4" w:rsidRPr="000907A4" w:rsidDel="0086375D">
          <w:rPr>
            <w:rFonts w:ascii="Arial" w:hAnsi="Arial" w:cs="Arial"/>
            <w:color w:val="000000"/>
            <w:sz w:val="20"/>
            <w:lang w:val="ru-RU"/>
          </w:rPr>
          <w:delText>04.07.2020 № 985</w:delText>
        </w:r>
      </w:del>
      <w:r w:rsidR="000907A4" w:rsidRPr="000907A4">
        <w:rPr>
          <w:rFonts w:ascii="Arial" w:hAnsi="Arial" w:cs="Arial"/>
          <w:color w:val="000000"/>
          <w:sz w:val="20"/>
          <w:lang w:val="ru-RU"/>
        </w:rPr>
        <w:t xml:space="preserve"> «Об утверждении перечня национальных стандартов и сводов правил (частей таких стандартов и сводов правил), в результате применения которых на обязательной основе обеспечивается соблюдение требований Федерального закона «Технический регламент о безопасности зданий и сооружений»</w:t>
      </w:r>
      <w:r>
        <w:rPr>
          <w:rFonts w:ascii="Arial" w:hAnsi="Arial" w:cs="Arial"/>
          <w:color w:val="000000"/>
          <w:sz w:val="20"/>
          <w:lang w:val="ru-RU"/>
        </w:rPr>
        <w:t>,</w:t>
      </w:r>
      <w:r w:rsidR="000907A4" w:rsidRPr="000907A4">
        <w:rPr>
          <w:rFonts w:ascii="Arial" w:hAnsi="Arial" w:cs="Arial"/>
          <w:color w:val="000000"/>
          <w:sz w:val="20"/>
          <w:lang w:val="ru-RU"/>
        </w:rPr>
        <w:t xml:space="preserve"> Приказом Федерального агентства по техническому регулированию и метрологии от 02.04.2020 года N 687 “Об утверждении перечня документов в области стандартизации, в результате применения которых на добровольной основе обеспечивается соблюдение требований Федерального закона от 30 декабря 2009 г. N 384-ФЗ "Технический регламент о безопасности зданий и сооружений"</w:t>
      </w:r>
      <w:r>
        <w:rPr>
          <w:rFonts w:ascii="Arial" w:hAnsi="Arial" w:cs="Arial"/>
          <w:color w:val="000000"/>
          <w:sz w:val="20"/>
          <w:lang w:val="ru-RU"/>
        </w:rPr>
        <w:t xml:space="preserve">, а также </w:t>
      </w:r>
      <w:r w:rsidRPr="00A50317">
        <w:rPr>
          <w:rFonts w:ascii="Arial" w:hAnsi="Arial" w:cs="Arial"/>
          <w:color w:val="000000"/>
          <w:sz w:val="20"/>
          <w:lang w:val="ru-RU"/>
        </w:rPr>
        <w:t>с Градостроительным Кодексом Российской Федерации и Постановлением Правительства РФ №87 от 16.02.2008 г.</w:t>
      </w:r>
    </w:p>
    <w:p w14:paraId="1F884A48" w14:textId="366DD386" w:rsidR="000907A4" w:rsidRDefault="005E1FB6" w:rsidP="000907A4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ins w:id="181" w:author="Administrator" w:date="2024-10-02T09:10:00Z">
        <w:r w:rsidRPr="005E1FB6">
          <w:rPr>
            <w:rFonts w:ascii="Arial" w:hAnsi="Arial" w:cs="Arial"/>
            <w:color w:val="000000"/>
            <w:sz w:val="20"/>
            <w:lang w:val="ru-RU"/>
            <w:rPrChange w:id="182" w:author="Administrator" w:date="2024-10-02T09:10:00Z">
              <w:rPr>
                <w:sz w:val="24"/>
                <w:szCs w:val="24"/>
                <w:lang w:val="ru-RU" w:eastAsia="ru-RU"/>
              </w:rPr>
            </w:rPrChange>
          </w:rPr>
          <w:t>При определении методов строительства и выборе матери</w:t>
        </w:r>
        <w:r w:rsidR="001330ED">
          <w:rPr>
            <w:rFonts w:ascii="Arial" w:hAnsi="Arial" w:cs="Arial"/>
            <w:color w:val="000000"/>
            <w:sz w:val="20"/>
            <w:lang w:val="ru-RU"/>
          </w:rPr>
          <w:t xml:space="preserve">алов, используемых в </w:t>
        </w:r>
      </w:ins>
      <w:ins w:id="183" w:author="Administrator" w:date="2024-10-02T10:23:00Z">
        <w:r w:rsidR="001330ED">
          <w:rPr>
            <w:rFonts w:ascii="Arial" w:hAnsi="Arial" w:cs="Arial"/>
            <w:color w:val="000000"/>
            <w:sz w:val="20"/>
            <w:lang w:val="ru-RU"/>
          </w:rPr>
          <w:t>проектной</w:t>
        </w:r>
      </w:ins>
      <w:ins w:id="184" w:author="Administrator" w:date="2024-10-02T09:10:00Z">
        <w:r w:rsidRPr="005E1FB6">
          <w:rPr>
            <w:rFonts w:ascii="Arial" w:hAnsi="Arial" w:cs="Arial"/>
            <w:color w:val="000000"/>
            <w:sz w:val="20"/>
            <w:lang w:val="ru-RU"/>
            <w:rPrChange w:id="185" w:author="Administrator" w:date="2024-10-02T09:10:00Z">
              <w:rPr>
                <w:sz w:val="24"/>
                <w:szCs w:val="24"/>
                <w:lang w:val="ru-RU" w:eastAsia="ru-RU"/>
              </w:rPr>
            </w:rPrChange>
          </w:rPr>
          <w:t xml:space="preserve"> документации, необходимо учитывать климатические усл</w:t>
        </w:r>
        <w:r w:rsidR="001330ED">
          <w:rPr>
            <w:rFonts w:ascii="Arial" w:hAnsi="Arial" w:cs="Arial"/>
            <w:color w:val="000000"/>
            <w:sz w:val="20"/>
            <w:lang w:val="ru-RU"/>
          </w:rPr>
          <w:t xml:space="preserve">овия, характерные для </w:t>
        </w:r>
      </w:ins>
      <w:ins w:id="186" w:author="Administrator" w:date="2024-10-02T10:24:00Z">
        <w:r w:rsidR="001330ED">
          <w:rPr>
            <w:rFonts w:ascii="Arial" w:hAnsi="Arial" w:cs="Arial"/>
            <w:color w:val="000000"/>
            <w:sz w:val="20"/>
            <w:lang w:val="ru-RU"/>
          </w:rPr>
          <w:t>региона строительства</w:t>
        </w:r>
      </w:ins>
      <w:r w:rsidR="000907A4" w:rsidRPr="000907A4">
        <w:rPr>
          <w:rFonts w:ascii="Arial" w:hAnsi="Arial" w:cs="Arial"/>
          <w:color w:val="000000"/>
          <w:sz w:val="20"/>
          <w:lang w:val="ru-RU"/>
        </w:rPr>
        <w:t>.</w:t>
      </w:r>
    </w:p>
    <w:p w14:paraId="4A966F84" w14:textId="411EFA62" w:rsidR="00097153" w:rsidRPr="000907A4" w:rsidRDefault="00097153" w:rsidP="000971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07A4">
        <w:rPr>
          <w:rFonts w:ascii="Arial" w:hAnsi="Arial" w:cs="Arial"/>
          <w:color w:val="000000"/>
          <w:sz w:val="20"/>
          <w:lang w:val="ru-RU"/>
        </w:rPr>
        <w:t xml:space="preserve">В отношении нормативных документов, не указанных в разделах данного ТЗ, а также действующих нормативных документов, в том числе территориальных, на которые не распространяется действие Постановления Правительства РФ № </w:t>
      </w:r>
      <w:del w:id="187" w:author="ALI" w:date="2026-08-19T12:43:00Z">
        <w:r w:rsidRPr="000907A4" w:rsidDel="0086375D">
          <w:rPr>
            <w:rFonts w:ascii="Arial" w:hAnsi="Arial" w:cs="Arial"/>
            <w:color w:val="000000"/>
            <w:sz w:val="20"/>
            <w:lang w:val="ru-RU"/>
          </w:rPr>
          <w:delText xml:space="preserve">985 </w:delText>
        </w:r>
      </w:del>
      <w:ins w:id="188" w:author="ALI" w:date="2026-08-19T12:43:00Z">
        <w:r w:rsidR="0086375D">
          <w:rPr>
            <w:rFonts w:ascii="Arial" w:hAnsi="Arial" w:cs="Arial"/>
            <w:color w:val="000000"/>
            <w:sz w:val="20"/>
            <w:lang w:val="ru-RU"/>
          </w:rPr>
          <w:t>815</w:t>
        </w:r>
        <w:r w:rsidR="0086375D" w:rsidRPr="000907A4">
          <w:rPr>
            <w:rFonts w:ascii="Arial" w:hAnsi="Arial" w:cs="Arial"/>
            <w:color w:val="000000"/>
            <w:sz w:val="20"/>
            <w:lang w:val="ru-RU"/>
          </w:rPr>
          <w:t xml:space="preserve"> </w:t>
        </w:r>
      </w:ins>
      <w:r w:rsidRPr="000907A4">
        <w:rPr>
          <w:rFonts w:ascii="Arial" w:hAnsi="Arial" w:cs="Arial"/>
          <w:color w:val="000000"/>
          <w:sz w:val="20"/>
          <w:lang w:val="ru-RU"/>
        </w:rPr>
        <w:t>и Приказа Федерального агентства по техническому регулированию и метрологии № 687, следует руководствоваться последней редакцией данных документов.</w:t>
      </w:r>
    </w:p>
    <w:p w14:paraId="0841001C" w14:textId="77777777" w:rsidR="002A31E8" w:rsidRDefault="002A31E8" w:rsidP="000971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2A31E8">
        <w:rPr>
          <w:rFonts w:ascii="Arial" w:hAnsi="Arial" w:cs="Arial"/>
          <w:color w:val="000000"/>
          <w:sz w:val="20"/>
          <w:lang w:val="ru-RU"/>
        </w:rPr>
        <w:t xml:space="preserve">Все проектные решения и все разделы рабочего проекта должны быть согласованы с Заказчиком в объеме, необходимом для получения разрешения на проведение работ по перепланировке и перепрофилированию помещений и последующей </w:t>
      </w:r>
      <w:r>
        <w:rPr>
          <w:rFonts w:ascii="Arial" w:hAnsi="Arial" w:cs="Arial"/>
          <w:color w:val="000000"/>
          <w:sz w:val="20"/>
          <w:lang w:val="ru-RU"/>
        </w:rPr>
        <w:t>сдаче</w:t>
      </w:r>
      <w:r w:rsidRPr="002A31E8">
        <w:rPr>
          <w:rFonts w:ascii="Arial" w:hAnsi="Arial" w:cs="Arial"/>
          <w:color w:val="000000"/>
          <w:sz w:val="20"/>
          <w:lang w:val="ru-RU"/>
        </w:rPr>
        <w:t xml:space="preserve"> </w:t>
      </w:r>
      <w:r>
        <w:rPr>
          <w:rFonts w:ascii="Arial" w:hAnsi="Arial" w:cs="Arial"/>
          <w:color w:val="000000"/>
          <w:sz w:val="20"/>
          <w:lang w:val="ru-RU"/>
        </w:rPr>
        <w:t xml:space="preserve">в эксплуатацию </w:t>
      </w:r>
      <w:r w:rsidRPr="002A31E8">
        <w:rPr>
          <w:rFonts w:ascii="Arial" w:hAnsi="Arial" w:cs="Arial"/>
          <w:color w:val="000000"/>
          <w:sz w:val="20"/>
          <w:lang w:val="ru-RU"/>
        </w:rPr>
        <w:t>находящихся в них общих противопожарных систем.</w:t>
      </w:r>
    </w:p>
    <w:p w14:paraId="40ADEDE4" w14:textId="77777777" w:rsidR="00097153" w:rsidRDefault="00097153" w:rsidP="000971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07A4">
        <w:rPr>
          <w:rFonts w:ascii="Arial" w:hAnsi="Arial" w:cs="Arial"/>
          <w:color w:val="000000"/>
          <w:sz w:val="20"/>
          <w:lang w:val="ru-RU"/>
        </w:rPr>
        <w:t xml:space="preserve">Технические решения, применяемые в проектной документации, не должны вести к увеличению сметной стоимости оборудования, материалов и работ, а также занижать требования действующей нормативной документации. Каждый случай такого противоречия должен быть озвучен и согласован с </w:t>
      </w:r>
      <w:r>
        <w:rPr>
          <w:rFonts w:ascii="Arial" w:hAnsi="Arial" w:cs="Arial"/>
          <w:color w:val="000000"/>
          <w:sz w:val="20"/>
          <w:lang w:val="ru-RU"/>
        </w:rPr>
        <w:t>Заказчиком</w:t>
      </w:r>
      <w:r w:rsidRPr="000907A4">
        <w:rPr>
          <w:rFonts w:ascii="Arial" w:hAnsi="Arial" w:cs="Arial"/>
          <w:color w:val="000000"/>
          <w:sz w:val="20"/>
          <w:lang w:val="ru-RU"/>
        </w:rPr>
        <w:t xml:space="preserve"> в письменном виде.</w:t>
      </w:r>
    </w:p>
    <w:p w14:paraId="6B8C14C0" w14:textId="77777777" w:rsidR="00097153" w:rsidRPr="00A50317" w:rsidRDefault="00097153" w:rsidP="000971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color w:val="000000"/>
          <w:sz w:val="20"/>
          <w:lang w:val="ru-RU"/>
        </w:rPr>
        <w:t>Подрядчик</w:t>
      </w:r>
      <w:r>
        <w:rPr>
          <w:rFonts w:ascii="Arial" w:hAnsi="Arial" w:cs="Arial"/>
          <w:color w:val="000000"/>
          <w:sz w:val="20"/>
          <w:lang w:val="ru-RU"/>
        </w:rPr>
        <w:t xml:space="preserve"> должен подготовить </w:t>
      </w:r>
      <w:r w:rsidRPr="00A50317">
        <w:rPr>
          <w:rFonts w:ascii="Arial" w:hAnsi="Arial" w:cs="Arial"/>
          <w:color w:val="000000"/>
          <w:sz w:val="20"/>
          <w:lang w:val="ru-RU"/>
        </w:rPr>
        <w:t>проектн</w:t>
      </w:r>
      <w:r>
        <w:rPr>
          <w:rFonts w:ascii="Arial" w:hAnsi="Arial" w:cs="Arial"/>
          <w:color w:val="000000"/>
          <w:sz w:val="20"/>
          <w:lang w:val="ru-RU"/>
        </w:rPr>
        <w:t>ую</w:t>
      </w:r>
      <w:r w:rsidRPr="00A50317">
        <w:rPr>
          <w:rFonts w:ascii="Arial" w:hAnsi="Arial" w:cs="Arial"/>
          <w:color w:val="000000"/>
          <w:sz w:val="20"/>
          <w:lang w:val="ru-RU"/>
        </w:rPr>
        <w:t xml:space="preserve"> документаци</w:t>
      </w:r>
      <w:r>
        <w:rPr>
          <w:rFonts w:ascii="Arial" w:hAnsi="Arial" w:cs="Arial"/>
          <w:color w:val="000000"/>
          <w:sz w:val="20"/>
          <w:lang w:val="ru-RU"/>
        </w:rPr>
        <w:t>ю</w:t>
      </w:r>
      <w:r w:rsidRPr="00A50317">
        <w:rPr>
          <w:rFonts w:ascii="Arial" w:hAnsi="Arial" w:cs="Arial"/>
          <w:color w:val="000000"/>
          <w:sz w:val="20"/>
          <w:lang w:val="ru-RU"/>
        </w:rPr>
        <w:t xml:space="preserve"> по переустройству помещения на объекте в </w:t>
      </w:r>
      <w:r>
        <w:rPr>
          <w:rFonts w:ascii="Arial" w:hAnsi="Arial" w:cs="Arial"/>
          <w:color w:val="000000"/>
          <w:sz w:val="20"/>
          <w:lang w:val="ru-RU"/>
        </w:rPr>
        <w:t>объёме</w:t>
      </w:r>
      <w:r w:rsidRPr="00A50317">
        <w:rPr>
          <w:rFonts w:ascii="Arial" w:hAnsi="Arial" w:cs="Arial"/>
          <w:color w:val="000000"/>
          <w:sz w:val="20"/>
          <w:lang w:val="ru-RU"/>
        </w:rPr>
        <w:t>, необходим</w:t>
      </w:r>
      <w:r>
        <w:rPr>
          <w:rFonts w:ascii="Arial" w:hAnsi="Arial" w:cs="Arial"/>
          <w:color w:val="000000"/>
          <w:sz w:val="20"/>
          <w:lang w:val="ru-RU"/>
        </w:rPr>
        <w:t>ом</w:t>
      </w:r>
      <w:r w:rsidRPr="00A50317">
        <w:rPr>
          <w:rFonts w:ascii="Arial" w:hAnsi="Arial" w:cs="Arial"/>
          <w:color w:val="000000"/>
          <w:sz w:val="20"/>
          <w:lang w:val="ru-RU"/>
        </w:rPr>
        <w:t xml:space="preserve"> для подачи на согласование выполненного переустройства в надзорные органы города</w:t>
      </w:r>
      <w:r>
        <w:rPr>
          <w:rFonts w:ascii="Arial" w:hAnsi="Arial" w:cs="Arial"/>
          <w:color w:val="000000"/>
          <w:sz w:val="20"/>
          <w:lang w:val="ru-RU"/>
        </w:rPr>
        <w:t>, включая</w:t>
      </w:r>
      <w:r w:rsidRPr="00A50317">
        <w:rPr>
          <w:rFonts w:ascii="Arial" w:hAnsi="Arial" w:cs="Arial"/>
          <w:color w:val="000000"/>
          <w:sz w:val="20"/>
          <w:lang w:val="ru-RU"/>
        </w:rPr>
        <w:t>,</w:t>
      </w:r>
      <w:r>
        <w:rPr>
          <w:rFonts w:ascii="Arial" w:hAnsi="Arial" w:cs="Arial"/>
          <w:color w:val="000000"/>
          <w:sz w:val="20"/>
          <w:lang w:val="ru-RU"/>
        </w:rPr>
        <w:t xml:space="preserve"> но</w:t>
      </w:r>
      <w:r w:rsidRPr="00A50317">
        <w:rPr>
          <w:rFonts w:ascii="Arial" w:hAnsi="Arial" w:cs="Arial"/>
          <w:color w:val="000000"/>
          <w:sz w:val="20"/>
          <w:lang w:val="ru-RU"/>
        </w:rPr>
        <w:t xml:space="preserve"> не ограничиваясь:</w:t>
      </w:r>
    </w:p>
    <w:p w14:paraId="7804EA2E" w14:textId="7A4038E9" w:rsidR="00097153" w:rsidRPr="00A50317" w:rsidRDefault="00097153" w:rsidP="00097153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A50317">
        <w:rPr>
          <w:rFonts w:ascii="Arial" w:hAnsi="Arial" w:cs="Arial"/>
          <w:color w:val="000000"/>
          <w:sz w:val="20"/>
          <w:lang w:val="ru-RU"/>
        </w:rPr>
        <w:t>Техническое заключение о состоянии несущих конструкций помещения с подготовкой рекомендаций по усилению (</w:t>
      </w:r>
      <w:del w:id="189" w:author="Administrator" w:date="2024-10-01T15:39:00Z">
        <w:r w:rsidRPr="00A50317" w:rsidDel="00A44A85">
          <w:rPr>
            <w:rFonts w:ascii="Arial" w:hAnsi="Arial" w:cs="Arial"/>
            <w:color w:val="000000"/>
            <w:sz w:val="20"/>
            <w:lang w:val="ru-RU"/>
          </w:rPr>
          <w:delText>"</w:delText>
        </w:r>
      </w:del>
      <w:r w:rsidRPr="00A50317">
        <w:rPr>
          <w:rFonts w:ascii="Arial" w:hAnsi="Arial" w:cs="Arial"/>
          <w:color w:val="000000"/>
          <w:sz w:val="20"/>
          <w:lang w:val="ru-RU"/>
        </w:rPr>
        <w:t>ТЗК</w:t>
      </w:r>
      <w:del w:id="190" w:author="Administrator" w:date="2024-10-01T15:39:00Z">
        <w:r w:rsidRPr="00A50317" w:rsidDel="00A44A85">
          <w:rPr>
            <w:rFonts w:ascii="Arial" w:hAnsi="Arial" w:cs="Arial"/>
            <w:color w:val="000000"/>
            <w:sz w:val="20"/>
            <w:lang w:val="ru-RU"/>
          </w:rPr>
          <w:delText>"</w:delText>
        </w:r>
      </w:del>
      <w:r w:rsidRPr="00A50317">
        <w:rPr>
          <w:rFonts w:ascii="Arial" w:hAnsi="Arial" w:cs="Arial"/>
          <w:color w:val="000000"/>
          <w:sz w:val="20"/>
          <w:lang w:val="ru-RU"/>
        </w:rPr>
        <w:t>)</w:t>
      </w:r>
      <w:r w:rsidR="004238FF">
        <w:rPr>
          <w:rFonts w:ascii="Arial" w:hAnsi="Arial" w:cs="Arial"/>
          <w:color w:val="000000"/>
          <w:sz w:val="20"/>
          <w:lang w:val="ru-RU"/>
        </w:rPr>
        <w:t>;</w:t>
      </w:r>
    </w:p>
    <w:p w14:paraId="6F98DE38" w14:textId="77777777" w:rsidR="00097153" w:rsidRPr="00A50317" w:rsidRDefault="00097153" w:rsidP="00097153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A50317">
        <w:rPr>
          <w:rFonts w:ascii="Arial" w:hAnsi="Arial" w:cs="Arial"/>
          <w:color w:val="000000"/>
          <w:sz w:val="20"/>
          <w:lang w:val="ru-RU"/>
        </w:rPr>
        <w:t>Архитектурные решения (</w:t>
      </w:r>
      <w:del w:id="191" w:author="Administrator" w:date="2024-10-01T15:39:00Z">
        <w:r w:rsidRPr="00A50317" w:rsidDel="00A44A85">
          <w:rPr>
            <w:rFonts w:ascii="Arial" w:hAnsi="Arial" w:cs="Arial"/>
            <w:color w:val="000000"/>
            <w:sz w:val="20"/>
            <w:lang w:val="ru-RU"/>
          </w:rPr>
          <w:delText>«</w:delText>
        </w:r>
      </w:del>
      <w:r w:rsidRPr="00A50317">
        <w:rPr>
          <w:rFonts w:ascii="Arial" w:hAnsi="Arial" w:cs="Arial"/>
          <w:color w:val="000000"/>
          <w:sz w:val="20"/>
          <w:lang w:val="ru-RU"/>
        </w:rPr>
        <w:t>АР</w:t>
      </w:r>
      <w:del w:id="192" w:author="Administrator" w:date="2024-10-01T15:39:00Z">
        <w:r w:rsidRPr="00A50317" w:rsidDel="00A44A85">
          <w:rPr>
            <w:rFonts w:ascii="Arial" w:hAnsi="Arial" w:cs="Arial"/>
            <w:color w:val="000000"/>
            <w:sz w:val="20"/>
            <w:lang w:val="ru-RU"/>
          </w:rPr>
          <w:delText>»</w:delText>
        </w:r>
      </w:del>
      <w:r w:rsidRPr="00A50317">
        <w:rPr>
          <w:rFonts w:ascii="Arial" w:hAnsi="Arial" w:cs="Arial"/>
          <w:color w:val="000000"/>
          <w:sz w:val="20"/>
          <w:lang w:val="ru-RU"/>
        </w:rPr>
        <w:t>);</w:t>
      </w:r>
    </w:p>
    <w:p w14:paraId="5691FFC1" w14:textId="70840424" w:rsidR="00097153" w:rsidRDefault="00097153" w:rsidP="00097153">
      <w:pPr>
        <w:pStyle w:val="ReportText"/>
        <w:numPr>
          <w:ilvl w:val="0"/>
          <w:numId w:val="18"/>
        </w:numPr>
        <w:jc w:val="both"/>
        <w:rPr>
          <w:ins w:id="193" w:author="Administrator" w:date="2024-10-01T15:37:00Z"/>
          <w:rFonts w:ascii="Arial" w:hAnsi="Arial" w:cs="Arial"/>
          <w:color w:val="000000"/>
          <w:sz w:val="20"/>
          <w:lang w:val="ru-RU"/>
        </w:rPr>
      </w:pPr>
      <w:r w:rsidRPr="00A50317">
        <w:rPr>
          <w:rFonts w:ascii="Arial" w:hAnsi="Arial" w:cs="Arial"/>
          <w:color w:val="000000"/>
          <w:sz w:val="20"/>
          <w:lang w:val="ru-RU"/>
        </w:rPr>
        <w:t>Системы водоснабжения и канализации («ВК») (при необходимости, по требованию надзорных органов);</w:t>
      </w:r>
    </w:p>
    <w:p w14:paraId="139FDEFA" w14:textId="68F51215" w:rsidR="00A44A85" w:rsidRPr="00A50317" w:rsidRDefault="00A44A85" w:rsidP="00097153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ins w:id="194" w:author="Administrator" w:date="2024-10-01T15:37:00Z">
        <w:del w:id="195" w:author="ALI" w:date="2026-08-20T12:02:00Z">
          <w:r w:rsidDel="00A11CD7">
            <w:rPr>
              <w:rFonts w:ascii="Arial" w:hAnsi="Arial" w:cs="Arial"/>
              <w:color w:val="000000"/>
              <w:sz w:val="20"/>
              <w:lang w:val="ru-RU"/>
            </w:rPr>
            <w:delText>Систсемы</w:delText>
          </w:r>
        </w:del>
      </w:ins>
      <w:ins w:id="196" w:author="ALI" w:date="2026-08-20T12:02:00Z">
        <w:r w:rsidR="00A11CD7">
          <w:rPr>
            <w:rFonts w:ascii="Arial" w:hAnsi="Arial" w:cs="Arial"/>
            <w:color w:val="000000"/>
            <w:sz w:val="20"/>
            <w:lang w:val="ru-RU"/>
          </w:rPr>
          <w:t>Системы</w:t>
        </w:r>
      </w:ins>
      <w:ins w:id="197" w:author="Administrator" w:date="2024-10-01T15:37:00Z">
        <w:r>
          <w:rPr>
            <w:rFonts w:ascii="Arial" w:hAnsi="Arial" w:cs="Arial"/>
            <w:color w:val="000000"/>
            <w:sz w:val="20"/>
            <w:lang w:val="ru-RU"/>
          </w:rPr>
          <w:t xml:space="preserve"> отопления (ОВиК-О)</w:t>
        </w:r>
        <w:r>
          <w:rPr>
            <w:rFonts w:ascii="Arial" w:hAnsi="Arial" w:cs="Arial"/>
            <w:color w:val="000000"/>
            <w:sz w:val="20"/>
            <w:lang w:val="en-US"/>
          </w:rPr>
          <w:t>;</w:t>
        </w:r>
      </w:ins>
    </w:p>
    <w:p w14:paraId="3A0D813B" w14:textId="09E72F16" w:rsidR="00097153" w:rsidRPr="00A50317" w:rsidRDefault="00097153" w:rsidP="00097153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A50317">
        <w:rPr>
          <w:rFonts w:ascii="Arial" w:hAnsi="Arial" w:cs="Arial"/>
          <w:color w:val="000000"/>
          <w:sz w:val="20"/>
          <w:lang w:val="ru-RU"/>
        </w:rPr>
        <w:t>Системы кондиционирования (ОВиК-К</w:t>
      </w:r>
      <w:del w:id="198" w:author="Administrator" w:date="2024-10-01T15:39:00Z">
        <w:r w:rsidRPr="00A50317" w:rsidDel="00A44A85">
          <w:rPr>
            <w:rFonts w:ascii="Arial" w:hAnsi="Arial" w:cs="Arial"/>
            <w:color w:val="000000"/>
            <w:sz w:val="20"/>
            <w:lang w:val="ru-RU"/>
          </w:rPr>
          <w:delText>»</w:delText>
        </w:r>
      </w:del>
      <w:r w:rsidRPr="00A50317">
        <w:rPr>
          <w:rFonts w:ascii="Arial" w:hAnsi="Arial" w:cs="Arial"/>
          <w:color w:val="000000"/>
          <w:sz w:val="20"/>
          <w:lang w:val="ru-RU"/>
        </w:rPr>
        <w:t>);</w:t>
      </w:r>
    </w:p>
    <w:p w14:paraId="33238069" w14:textId="3F540DAB" w:rsidR="00097153" w:rsidRPr="00A50317" w:rsidRDefault="00097153" w:rsidP="00097153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A50317">
        <w:rPr>
          <w:rFonts w:ascii="Arial" w:hAnsi="Arial" w:cs="Arial"/>
          <w:color w:val="000000"/>
          <w:sz w:val="20"/>
          <w:lang w:val="ru-RU"/>
        </w:rPr>
        <w:t>Системы вентиляции (ОВиК-В</w:t>
      </w:r>
      <w:del w:id="199" w:author="Administrator" w:date="2024-10-01T15:39:00Z">
        <w:r w:rsidRPr="00A50317" w:rsidDel="00A44A85">
          <w:rPr>
            <w:rFonts w:ascii="Arial" w:hAnsi="Arial" w:cs="Arial"/>
            <w:color w:val="000000"/>
            <w:sz w:val="20"/>
            <w:lang w:val="ru-RU"/>
          </w:rPr>
          <w:delText>»</w:delText>
        </w:r>
      </w:del>
      <w:r w:rsidRPr="00A50317">
        <w:rPr>
          <w:rFonts w:ascii="Arial" w:hAnsi="Arial" w:cs="Arial"/>
          <w:color w:val="000000"/>
          <w:sz w:val="20"/>
          <w:lang w:val="ru-RU"/>
        </w:rPr>
        <w:t>);</w:t>
      </w:r>
    </w:p>
    <w:p w14:paraId="74021D06" w14:textId="77777777" w:rsidR="00097153" w:rsidRPr="00A50317" w:rsidRDefault="00097153" w:rsidP="00097153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A50317">
        <w:rPr>
          <w:rFonts w:ascii="Arial" w:hAnsi="Arial" w:cs="Arial"/>
          <w:color w:val="000000"/>
          <w:sz w:val="20"/>
          <w:lang w:val="ru-RU"/>
        </w:rPr>
        <w:t>Проект изменения части внешнего вида фасада здания (при необходимости, по требованию надзорных органов);</w:t>
      </w:r>
    </w:p>
    <w:p w14:paraId="7ADF91CA" w14:textId="77777777" w:rsidR="00A44A85" w:rsidRDefault="00097153" w:rsidP="00097153">
      <w:pPr>
        <w:pStyle w:val="ReportText"/>
        <w:numPr>
          <w:ilvl w:val="0"/>
          <w:numId w:val="18"/>
        </w:numPr>
        <w:jc w:val="both"/>
        <w:rPr>
          <w:ins w:id="200" w:author="Administrator" w:date="2024-10-01T15:38:00Z"/>
          <w:rFonts w:ascii="Arial" w:hAnsi="Arial" w:cs="Arial"/>
          <w:color w:val="000000"/>
          <w:sz w:val="20"/>
          <w:lang w:val="ru-RU"/>
        </w:rPr>
      </w:pPr>
      <w:r w:rsidRPr="00A50317">
        <w:rPr>
          <w:rFonts w:ascii="Arial" w:hAnsi="Arial" w:cs="Arial"/>
          <w:color w:val="000000"/>
          <w:sz w:val="20"/>
          <w:lang w:val="ru-RU"/>
        </w:rPr>
        <w:t>Электроснабжение и электроосвещение (</w:t>
      </w:r>
      <w:del w:id="201" w:author="Administrator" w:date="2024-10-01T15:39:00Z">
        <w:r w:rsidRPr="00A50317" w:rsidDel="00A44A85">
          <w:rPr>
            <w:rFonts w:ascii="Arial" w:hAnsi="Arial" w:cs="Arial"/>
            <w:color w:val="000000"/>
            <w:sz w:val="20"/>
            <w:lang w:val="ru-RU"/>
          </w:rPr>
          <w:delText>«</w:delText>
        </w:r>
      </w:del>
      <w:r w:rsidRPr="00A50317">
        <w:rPr>
          <w:rFonts w:ascii="Arial" w:hAnsi="Arial" w:cs="Arial"/>
          <w:color w:val="000000"/>
          <w:sz w:val="20"/>
          <w:lang w:val="ru-RU"/>
        </w:rPr>
        <w:t>ЭОМ</w:t>
      </w:r>
      <w:del w:id="202" w:author="Administrator" w:date="2024-10-01T15:39:00Z">
        <w:r w:rsidRPr="00A50317" w:rsidDel="00A44A85">
          <w:rPr>
            <w:rFonts w:ascii="Arial" w:hAnsi="Arial" w:cs="Arial"/>
            <w:color w:val="000000"/>
            <w:sz w:val="20"/>
            <w:lang w:val="ru-RU"/>
          </w:rPr>
          <w:delText>»</w:delText>
        </w:r>
      </w:del>
      <w:r w:rsidRPr="00A50317">
        <w:rPr>
          <w:rFonts w:ascii="Arial" w:hAnsi="Arial" w:cs="Arial"/>
          <w:color w:val="000000"/>
          <w:sz w:val="20"/>
          <w:lang w:val="ru-RU"/>
        </w:rPr>
        <w:t>)</w:t>
      </w:r>
      <w:ins w:id="203" w:author="Administrator" w:date="2024-10-01T15:38:00Z">
        <w:r w:rsidR="00A44A85">
          <w:rPr>
            <w:rFonts w:ascii="Arial" w:hAnsi="Arial" w:cs="Arial"/>
            <w:color w:val="000000"/>
            <w:sz w:val="20"/>
            <w:lang w:val="en-US"/>
          </w:rPr>
          <w:t>;</w:t>
        </w:r>
      </w:ins>
    </w:p>
    <w:p w14:paraId="128516C0" w14:textId="24115831" w:rsidR="00A44A85" w:rsidRDefault="00A44A85" w:rsidP="00097153">
      <w:pPr>
        <w:pStyle w:val="ReportText"/>
        <w:numPr>
          <w:ilvl w:val="0"/>
          <w:numId w:val="18"/>
        </w:numPr>
        <w:jc w:val="both"/>
        <w:rPr>
          <w:ins w:id="204" w:author="Administrator" w:date="2024-10-01T15:39:00Z"/>
          <w:rFonts w:ascii="Arial" w:hAnsi="Arial" w:cs="Arial"/>
          <w:color w:val="000000"/>
          <w:sz w:val="20"/>
          <w:lang w:val="ru-RU"/>
        </w:rPr>
      </w:pPr>
      <w:ins w:id="205" w:author="Administrator" w:date="2024-10-01T15:38:00Z">
        <w:r>
          <w:rPr>
            <w:rFonts w:ascii="Arial" w:hAnsi="Arial" w:cs="Arial"/>
            <w:color w:val="000000"/>
            <w:sz w:val="20"/>
            <w:lang w:val="ru-RU"/>
          </w:rPr>
          <w:t>Автоматическая установка пожаротушения (АУПТ)</w:t>
        </w:r>
      </w:ins>
      <w:ins w:id="206" w:author="Administrator" w:date="2024-10-02T09:13:00Z">
        <w:r w:rsidR="00166BF6">
          <w:rPr>
            <w:rFonts w:ascii="Arial" w:hAnsi="Arial" w:cs="Arial"/>
            <w:color w:val="000000"/>
            <w:sz w:val="20"/>
            <w:lang w:val="ru-RU"/>
          </w:rPr>
          <w:t xml:space="preserve"> (при необходимости)</w:t>
        </w:r>
      </w:ins>
      <w:ins w:id="207" w:author="Administrator" w:date="2024-10-01T15:39:00Z">
        <w:r w:rsidRPr="00166BF6">
          <w:rPr>
            <w:rFonts w:ascii="Arial" w:hAnsi="Arial" w:cs="Arial"/>
            <w:color w:val="000000"/>
            <w:sz w:val="20"/>
            <w:lang w:val="ru-RU"/>
            <w:rPrChange w:id="208" w:author="Administrator" w:date="2024-10-02T09:13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;</w:t>
        </w:r>
      </w:ins>
    </w:p>
    <w:p w14:paraId="76EC3740" w14:textId="44385963" w:rsidR="00A073D3" w:rsidRDefault="00A44A85" w:rsidP="00097153">
      <w:pPr>
        <w:pStyle w:val="ReportText"/>
        <w:numPr>
          <w:ilvl w:val="0"/>
          <w:numId w:val="18"/>
        </w:numPr>
        <w:jc w:val="both"/>
        <w:rPr>
          <w:ins w:id="209" w:author="Administrator" w:date="2024-10-01T15:40:00Z"/>
          <w:rFonts w:ascii="Arial" w:hAnsi="Arial" w:cs="Arial"/>
          <w:color w:val="000000"/>
          <w:sz w:val="20"/>
          <w:lang w:val="ru-RU"/>
        </w:rPr>
      </w:pPr>
      <w:ins w:id="210" w:author="Administrator" w:date="2024-10-01T15:39:00Z">
        <w:r>
          <w:rPr>
            <w:rFonts w:ascii="Arial" w:hAnsi="Arial" w:cs="Arial"/>
            <w:color w:val="000000"/>
            <w:sz w:val="20"/>
            <w:lang w:val="ru-RU"/>
          </w:rPr>
          <w:t>Внутренний противопожарный водопровод (ВПВ)</w:t>
        </w:r>
      </w:ins>
      <w:ins w:id="211" w:author="Administrator" w:date="2024-10-02T09:13:00Z">
        <w:r w:rsidR="00166BF6">
          <w:rPr>
            <w:rFonts w:ascii="Arial" w:hAnsi="Arial" w:cs="Arial"/>
            <w:color w:val="000000"/>
            <w:sz w:val="20"/>
            <w:lang w:val="ru-RU"/>
          </w:rPr>
          <w:t xml:space="preserve"> (при необходимости)</w:t>
        </w:r>
      </w:ins>
      <w:ins w:id="212" w:author="Administrator" w:date="2024-10-01T15:40:00Z">
        <w:r w:rsidR="00A073D3" w:rsidRPr="00166BF6">
          <w:rPr>
            <w:rFonts w:ascii="Arial" w:hAnsi="Arial" w:cs="Arial"/>
            <w:color w:val="000000"/>
            <w:sz w:val="20"/>
            <w:lang w:val="ru-RU"/>
            <w:rPrChange w:id="213" w:author="Administrator" w:date="2024-10-02T09:14:00Z">
              <w:rPr>
                <w:rFonts w:ascii="Arial" w:hAnsi="Arial" w:cs="Arial"/>
                <w:color w:val="000000"/>
                <w:sz w:val="20"/>
                <w:lang w:val="en-US"/>
              </w:rPr>
            </w:rPrChange>
          </w:rPr>
          <w:t>;</w:t>
        </w:r>
      </w:ins>
    </w:p>
    <w:p w14:paraId="10206A11" w14:textId="7E7C69D0" w:rsidR="00097153" w:rsidRPr="00A50317" w:rsidRDefault="00A073D3" w:rsidP="00097153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ins w:id="214" w:author="Administrator" w:date="2024-10-01T15:40:00Z">
        <w:r>
          <w:rPr>
            <w:rFonts w:ascii="Arial" w:hAnsi="Arial" w:cs="Arial"/>
            <w:color w:val="000000"/>
            <w:sz w:val="20"/>
            <w:lang w:val="ru-RU"/>
          </w:rPr>
          <w:t>Система дымоудаления (СДУ)</w:t>
        </w:r>
      </w:ins>
      <w:ins w:id="215" w:author="Administrator" w:date="2024-10-02T09:14:00Z">
        <w:r w:rsidR="00166BF6">
          <w:rPr>
            <w:rFonts w:ascii="Arial" w:hAnsi="Arial" w:cs="Arial"/>
            <w:color w:val="000000"/>
            <w:sz w:val="20"/>
            <w:lang w:val="ru-RU"/>
          </w:rPr>
          <w:t xml:space="preserve"> (при необходимости)</w:t>
        </w:r>
      </w:ins>
      <w:r w:rsidR="00097153" w:rsidRPr="00A50317">
        <w:rPr>
          <w:rFonts w:ascii="Arial" w:hAnsi="Arial" w:cs="Arial"/>
          <w:color w:val="000000"/>
          <w:sz w:val="20"/>
          <w:lang w:val="ru-RU"/>
        </w:rPr>
        <w:t>.</w:t>
      </w:r>
    </w:p>
    <w:p w14:paraId="4691BD75" w14:textId="77777777" w:rsidR="00097153" w:rsidRPr="00A50317" w:rsidRDefault="00097153" w:rsidP="000971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color w:val="000000"/>
          <w:sz w:val="20"/>
          <w:lang w:val="ru-RU"/>
        </w:rPr>
        <w:t>Подрядчик</w:t>
      </w:r>
      <w:r>
        <w:rPr>
          <w:rFonts w:ascii="Arial" w:hAnsi="Arial" w:cs="Arial"/>
          <w:color w:val="000000"/>
          <w:sz w:val="20"/>
          <w:lang w:val="ru-RU"/>
        </w:rPr>
        <w:t xml:space="preserve"> должен с</w:t>
      </w:r>
      <w:r w:rsidRPr="00A50317">
        <w:rPr>
          <w:rFonts w:ascii="Arial" w:hAnsi="Arial" w:cs="Arial"/>
          <w:color w:val="000000"/>
          <w:sz w:val="20"/>
          <w:lang w:val="ru-RU"/>
        </w:rPr>
        <w:t>огласовать проектную документацию и получить положительное заключение в уполномоченных органах, включая, но не ограничиваясь:</w:t>
      </w:r>
    </w:p>
    <w:p w14:paraId="601DFC95" w14:textId="77777777" w:rsidR="00097153" w:rsidRPr="00A50317" w:rsidRDefault="00097153" w:rsidP="00097153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A50317">
        <w:rPr>
          <w:rFonts w:ascii="Arial" w:hAnsi="Arial" w:cs="Arial"/>
          <w:color w:val="000000"/>
          <w:sz w:val="20"/>
          <w:lang w:val="ru-RU"/>
        </w:rPr>
        <w:t>Федеральная служба по надзору в сфере защиты прав потребителей и благополучия человека;</w:t>
      </w:r>
    </w:p>
    <w:p w14:paraId="796FBA1D" w14:textId="77777777" w:rsidR="00097153" w:rsidRPr="00A50317" w:rsidRDefault="00097153" w:rsidP="00097153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A50317">
        <w:rPr>
          <w:rFonts w:ascii="Arial" w:hAnsi="Arial" w:cs="Arial"/>
          <w:color w:val="000000"/>
          <w:sz w:val="20"/>
          <w:lang w:val="ru-RU"/>
        </w:rPr>
        <w:lastRenderedPageBreak/>
        <w:t>Госпожнадзор МЧС России;</w:t>
      </w:r>
    </w:p>
    <w:p w14:paraId="4E43F082" w14:textId="77777777" w:rsidR="00097153" w:rsidRPr="00A50317" w:rsidRDefault="00097153" w:rsidP="00097153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A50317">
        <w:rPr>
          <w:rFonts w:ascii="Arial" w:hAnsi="Arial" w:cs="Arial"/>
          <w:color w:val="000000"/>
          <w:sz w:val="20"/>
          <w:lang w:val="ru-RU"/>
        </w:rPr>
        <w:t xml:space="preserve">Управление комплексного благоустройства по </w:t>
      </w:r>
      <w:r>
        <w:rPr>
          <w:rFonts w:ascii="Arial" w:hAnsi="Arial" w:cs="Arial"/>
          <w:color w:val="000000"/>
          <w:sz w:val="20"/>
          <w:lang w:val="ru-RU"/>
        </w:rPr>
        <w:t xml:space="preserve">городу </w:t>
      </w:r>
      <w:r w:rsidRPr="00A50317">
        <w:rPr>
          <w:rFonts w:ascii="Arial" w:hAnsi="Arial" w:cs="Arial"/>
          <w:color w:val="000000"/>
          <w:sz w:val="20"/>
          <w:lang w:val="ru-RU"/>
        </w:rPr>
        <w:t>(при необходимости);</w:t>
      </w:r>
    </w:p>
    <w:p w14:paraId="1F6E7C60" w14:textId="77777777" w:rsidR="00097153" w:rsidRPr="00A50317" w:rsidRDefault="00097153" w:rsidP="00097153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A50317">
        <w:rPr>
          <w:rFonts w:ascii="Arial" w:hAnsi="Arial" w:cs="Arial"/>
          <w:color w:val="000000"/>
          <w:sz w:val="20"/>
          <w:lang w:val="ru-RU"/>
        </w:rPr>
        <w:t>ГлавАПУ;</w:t>
      </w:r>
    </w:p>
    <w:p w14:paraId="6CA63DD9" w14:textId="6A17B097" w:rsidR="00097153" w:rsidRDefault="00097153" w:rsidP="00097153">
      <w:pPr>
        <w:pStyle w:val="ReportText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lang w:val="ru-RU"/>
        </w:rPr>
      </w:pPr>
      <w:r w:rsidRPr="00A50317">
        <w:rPr>
          <w:rFonts w:ascii="Arial" w:hAnsi="Arial" w:cs="Arial"/>
          <w:color w:val="000000"/>
          <w:sz w:val="20"/>
          <w:lang w:val="ru-RU"/>
        </w:rPr>
        <w:t>В иных органах и учреждениях, установленных нормативными документами данного региона.</w:t>
      </w:r>
    </w:p>
    <w:p w14:paraId="29DE7C87" w14:textId="7695833C" w:rsidR="00FF3038" w:rsidDel="00A073D3" w:rsidRDefault="00FF3038" w:rsidP="00FF3038">
      <w:pPr>
        <w:pStyle w:val="ReportText"/>
        <w:ind w:left="720"/>
        <w:jc w:val="both"/>
        <w:rPr>
          <w:del w:id="216" w:author="Administrator" w:date="2024-10-01T15:41:00Z"/>
          <w:rFonts w:ascii="Arial" w:hAnsi="Arial" w:cs="Arial"/>
          <w:color w:val="000000"/>
          <w:sz w:val="20"/>
          <w:lang w:val="ru-RU"/>
        </w:rPr>
      </w:pPr>
    </w:p>
    <w:p w14:paraId="04802E9D" w14:textId="26A2B926" w:rsidR="00FF3038" w:rsidDel="00A073D3" w:rsidRDefault="00FF3038" w:rsidP="00FF3038">
      <w:pPr>
        <w:pStyle w:val="ReportText"/>
        <w:ind w:left="720"/>
        <w:jc w:val="both"/>
        <w:rPr>
          <w:del w:id="217" w:author="Administrator" w:date="2024-10-01T15:41:00Z"/>
          <w:rFonts w:ascii="Arial" w:hAnsi="Arial" w:cs="Arial"/>
          <w:color w:val="000000"/>
          <w:sz w:val="20"/>
          <w:lang w:val="ru-RU"/>
        </w:rPr>
      </w:pPr>
    </w:p>
    <w:p w14:paraId="1F2708CF" w14:textId="77777777" w:rsidR="001D53EC" w:rsidRPr="001D53EC" w:rsidRDefault="001D53EC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  <w:pPrChange w:id="218" w:author="Administrator" w:date="2024-10-01T15:41:00Z">
          <w:pPr>
            <w:pStyle w:val="ReportText"/>
            <w:numPr>
              <w:numId w:val="18"/>
            </w:numPr>
            <w:tabs>
              <w:tab w:val="num" w:pos="720"/>
            </w:tabs>
            <w:ind w:left="720" w:hanging="360"/>
            <w:jc w:val="both"/>
          </w:pPr>
        </w:pPrChange>
      </w:pPr>
      <w:r w:rsidRPr="001D53EC">
        <w:rPr>
          <w:rFonts w:ascii="Arial" w:hAnsi="Arial" w:cs="Arial"/>
          <w:color w:val="000000"/>
          <w:sz w:val="20"/>
          <w:lang w:val="ru-RU"/>
        </w:rPr>
        <w:t>Несущая (полезная) способность перекрытий должна удовлетворять следующим требованиям:</w:t>
      </w:r>
    </w:p>
    <w:p w14:paraId="3789AA7E" w14:textId="77777777" w:rsidR="001D53EC" w:rsidRPr="001D53EC" w:rsidRDefault="001D53EC" w:rsidP="001D53EC">
      <w:pPr>
        <w:pStyle w:val="ReportText"/>
        <w:ind w:left="720"/>
        <w:jc w:val="both"/>
        <w:rPr>
          <w:rFonts w:ascii="Arial" w:hAnsi="Arial" w:cs="Arial"/>
          <w:color w:val="000000"/>
          <w:sz w:val="20"/>
          <w:lang w:val="ru-RU"/>
        </w:rPr>
      </w:pPr>
      <w:r w:rsidRPr="001D53EC">
        <w:rPr>
          <w:rFonts w:ascii="Arial" w:hAnsi="Arial" w:cs="Arial"/>
          <w:color w:val="000000"/>
          <w:sz w:val="20"/>
          <w:lang w:val="ru-RU"/>
        </w:rPr>
        <w:t>- серверные 1 000 кг/кв.м.;</w:t>
      </w:r>
    </w:p>
    <w:p w14:paraId="375E6D94" w14:textId="221954A5" w:rsidR="001D53EC" w:rsidRPr="001D53EC" w:rsidRDefault="001D53EC" w:rsidP="001D53EC">
      <w:pPr>
        <w:pStyle w:val="ReportText"/>
        <w:ind w:left="720"/>
        <w:jc w:val="both"/>
        <w:rPr>
          <w:rFonts w:ascii="Arial" w:hAnsi="Arial" w:cs="Arial"/>
          <w:color w:val="000000"/>
          <w:sz w:val="20"/>
          <w:lang w:val="ru-RU"/>
        </w:rPr>
      </w:pPr>
      <w:r w:rsidRPr="001D53EC">
        <w:rPr>
          <w:rFonts w:ascii="Arial" w:hAnsi="Arial" w:cs="Arial"/>
          <w:color w:val="000000"/>
          <w:sz w:val="20"/>
          <w:lang w:val="ru-RU"/>
        </w:rPr>
        <w:t xml:space="preserve">- коммутационные </w:t>
      </w:r>
      <w:del w:id="219" w:author="ALI" w:date="2026-08-20T12:03:00Z">
        <w:r w:rsidRPr="001D53EC" w:rsidDel="00A11CD7">
          <w:rPr>
            <w:rFonts w:ascii="Arial" w:hAnsi="Arial" w:cs="Arial"/>
            <w:color w:val="000000"/>
            <w:sz w:val="20"/>
            <w:lang w:val="ru-RU"/>
          </w:rPr>
          <w:delText xml:space="preserve"> </w:delText>
        </w:r>
      </w:del>
      <w:r w:rsidRPr="001D53EC">
        <w:rPr>
          <w:rFonts w:ascii="Arial" w:hAnsi="Arial" w:cs="Arial"/>
          <w:color w:val="000000"/>
          <w:sz w:val="20"/>
          <w:lang w:val="ru-RU"/>
        </w:rPr>
        <w:t>800 кг/кв.м.;</w:t>
      </w:r>
    </w:p>
    <w:p w14:paraId="3C9E9D62" w14:textId="77777777" w:rsidR="001D53EC" w:rsidRPr="001D53EC" w:rsidRDefault="001D53EC" w:rsidP="001D53EC">
      <w:pPr>
        <w:pStyle w:val="ReportText"/>
        <w:ind w:left="720"/>
        <w:jc w:val="both"/>
        <w:rPr>
          <w:rFonts w:ascii="Arial" w:hAnsi="Arial" w:cs="Arial"/>
          <w:color w:val="000000"/>
          <w:sz w:val="20"/>
          <w:lang w:val="ru-RU"/>
        </w:rPr>
      </w:pPr>
      <w:r w:rsidRPr="001D53EC">
        <w:rPr>
          <w:rFonts w:ascii="Arial" w:hAnsi="Arial" w:cs="Arial"/>
          <w:color w:val="000000"/>
          <w:sz w:val="20"/>
          <w:lang w:val="ru-RU"/>
        </w:rPr>
        <w:t>- помещение ИБП</w:t>
      </w:r>
      <w:del w:id="220" w:author="ALI" w:date="2026-08-20T12:03:00Z">
        <w:r w:rsidRPr="001D53EC" w:rsidDel="00A11CD7">
          <w:rPr>
            <w:rFonts w:ascii="Arial" w:hAnsi="Arial" w:cs="Arial"/>
            <w:color w:val="000000"/>
            <w:sz w:val="20"/>
            <w:lang w:val="ru-RU"/>
          </w:rPr>
          <w:delText xml:space="preserve"> </w:delText>
        </w:r>
      </w:del>
      <w:r w:rsidRPr="001D53EC">
        <w:rPr>
          <w:rFonts w:ascii="Arial" w:hAnsi="Arial" w:cs="Arial"/>
          <w:color w:val="000000"/>
          <w:sz w:val="20"/>
          <w:lang w:val="ru-RU"/>
        </w:rPr>
        <w:t xml:space="preserve"> 1 500 кг/кв.м.;</w:t>
      </w:r>
    </w:p>
    <w:p w14:paraId="2C08918B" w14:textId="7FC6AF86" w:rsidR="001D53EC" w:rsidRPr="001D53EC" w:rsidRDefault="001D53EC" w:rsidP="001D53EC">
      <w:pPr>
        <w:pStyle w:val="ReportText"/>
        <w:ind w:left="720"/>
        <w:jc w:val="both"/>
        <w:rPr>
          <w:rFonts w:ascii="Arial" w:hAnsi="Arial" w:cs="Arial"/>
          <w:color w:val="000000"/>
          <w:sz w:val="20"/>
          <w:lang w:val="ru-RU"/>
        </w:rPr>
      </w:pPr>
      <w:r w:rsidRPr="001D53EC">
        <w:rPr>
          <w:rFonts w:ascii="Arial" w:hAnsi="Arial" w:cs="Arial"/>
          <w:color w:val="000000"/>
          <w:sz w:val="20"/>
          <w:lang w:val="ru-RU"/>
        </w:rPr>
        <w:t xml:space="preserve">- офисные помещения </w:t>
      </w:r>
      <w:del w:id="221" w:author="ALI" w:date="2026-08-20T12:03:00Z">
        <w:r w:rsidRPr="001D53EC" w:rsidDel="00A11CD7">
          <w:rPr>
            <w:rFonts w:ascii="Arial" w:hAnsi="Arial" w:cs="Arial"/>
            <w:color w:val="000000"/>
            <w:sz w:val="20"/>
            <w:lang w:val="ru-RU"/>
          </w:rPr>
          <w:delText xml:space="preserve"> </w:delText>
        </w:r>
      </w:del>
      <w:r w:rsidRPr="001D53EC">
        <w:rPr>
          <w:rFonts w:ascii="Arial" w:hAnsi="Arial" w:cs="Arial"/>
          <w:color w:val="000000"/>
          <w:sz w:val="20"/>
          <w:lang w:val="ru-RU"/>
        </w:rPr>
        <w:t>400 кг/кв.м.;</w:t>
      </w:r>
    </w:p>
    <w:p w14:paraId="5FC44C46" w14:textId="0448B659" w:rsidR="001D53EC" w:rsidRPr="001D53EC" w:rsidRDefault="001D53EC" w:rsidP="001D53EC">
      <w:pPr>
        <w:pStyle w:val="ReportText"/>
        <w:ind w:left="720"/>
        <w:jc w:val="both"/>
        <w:rPr>
          <w:rFonts w:ascii="Arial" w:hAnsi="Arial" w:cs="Arial"/>
          <w:color w:val="000000"/>
          <w:sz w:val="20"/>
          <w:lang w:val="ru-RU"/>
        </w:rPr>
      </w:pPr>
      <w:r w:rsidRPr="001D53EC">
        <w:rPr>
          <w:rFonts w:ascii="Arial" w:hAnsi="Arial" w:cs="Arial"/>
          <w:color w:val="000000"/>
          <w:sz w:val="20"/>
          <w:lang w:val="ru-RU"/>
        </w:rPr>
        <w:t xml:space="preserve">- склады/архивы </w:t>
      </w:r>
      <w:del w:id="222" w:author="ALI" w:date="2026-08-20T12:03:00Z">
        <w:r w:rsidRPr="001D53EC" w:rsidDel="00A11CD7">
          <w:rPr>
            <w:rFonts w:ascii="Arial" w:hAnsi="Arial" w:cs="Arial"/>
            <w:color w:val="000000"/>
            <w:sz w:val="20"/>
            <w:lang w:val="ru-RU"/>
          </w:rPr>
          <w:delText xml:space="preserve"> </w:delText>
        </w:r>
      </w:del>
      <w:r w:rsidRPr="001D53EC">
        <w:rPr>
          <w:rFonts w:ascii="Arial" w:hAnsi="Arial" w:cs="Arial"/>
          <w:color w:val="000000"/>
          <w:sz w:val="20"/>
          <w:lang w:val="ru-RU"/>
        </w:rPr>
        <w:t>800 кг/кв.м.;</w:t>
      </w:r>
    </w:p>
    <w:p w14:paraId="08AEFDEA" w14:textId="77777777" w:rsidR="001D53EC" w:rsidRPr="001D53EC" w:rsidRDefault="001D53EC" w:rsidP="001D53EC">
      <w:pPr>
        <w:pStyle w:val="ReportText"/>
        <w:ind w:left="720"/>
        <w:jc w:val="both"/>
        <w:rPr>
          <w:rFonts w:ascii="Arial" w:hAnsi="Arial" w:cs="Arial"/>
          <w:color w:val="000000"/>
          <w:sz w:val="20"/>
          <w:lang w:val="ru-RU"/>
        </w:rPr>
      </w:pPr>
      <w:r w:rsidRPr="001D53EC">
        <w:rPr>
          <w:rFonts w:ascii="Arial" w:hAnsi="Arial" w:cs="Arial"/>
          <w:color w:val="000000"/>
          <w:sz w:val="20"/>
          <w:lang w:val="ru-RU"/>
        </w:rPr>
        <w:t xml:space="preserve">- </w:t>
      </w:r>
      <w:r w:rsidRPr="00483AE1">
        <w:rPr>
          <w:rFonts w:ascii="Arial" w:hAnsi="Arial" w:cs="Arial"/>
          <w:color w:val="000000"/>
          <w:sz w:val="20"/>
          <w:lang w:val="ru-RU"/>
        </w:rPr>
        <w:t>кассовый узел</w:t>
      </w:r>
      <w:r w:rsidRPr="001D53EC">
        <w:rPr>
          <w:rFonts w:ascii="Arial" w:hAnsi="Arial" w:cs="Arial"/>
          <w:color w:val="000000"/>
          <w:sz w:val="20"/>
          <w:lang w:val="ru-RU"/>
        </w:rPr>
        <w:t xml:space="preserve"> 1 200 кг/кв.м.</w:t>
      </w:r>
    </w:p>
    <w:p w14:paraId="6AE18DD9" w14:textId="6F110231" w:rsidR="001D53EC" w:rsidRPr="00A50317" w:rsidRDefault="001D53EC" w:rsidP="001D53EC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1D53EC">
        <w:rPr>
          <w:rFonts w:ascii="Arial" w:hAnsi="Arial" w:cs="Arial"/>
          <w:color w:val="000000"/>
          <w:sz w:val="20"/>
          <w:lang w:val="ru-RU"/>
        </w:rPr>
        <w:t>При невозможности обеспечить в здании вышеуказанную несущую способность перекрытий, необходимо предложить и запроектировать</w:t>
      </w:r>
      <w:del w:id="223" w:author="ALI" w:date="2026-08-19T16:42:00Z">
        <w:r w:rsidRPr="001D53EC" w:rsidDel="006B40E5">
          <w:rPr>
            <w:rFonts w:ascii="Arial" w:hAnsi="Arial" w:cs="Arial"/>
            <w:color w:val="000000"/>
            <w:sz w:val="20"/>
            <w:lang w:val="ru-RU"/>
          </w:rPr>
          <w:delText xml:space="preserve"> </w:delText>
        </w:r>
      </w:del>
      <w:r w:rsidRPr="001D53EC">
        <w:rPr>
          <w:rFonts w:ascii="Arial" w:hAnsi="Arial" w:cs="Arial"/>
          <w:color w:val="000000"/>
          <w:sz w:val="20"/>
          <w:lang w:val="ru-RU"/>
        </w:rPr>
        <w:t xml:space="preserve"> мероприятия по техническому укреплению перекрытий</w:t>
      </w:r>
    </w:p>
    <w:p w14:paraId="409F98E8" w14:textId="73924B19" w:rsidR="00A50317" w:rsidRDefault="00097153" w:rsidP="00A50317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color w:val="000000"/>
          <w:sz w:val="20"/>
          <w:lang w:val="ru-RU"/>
        </w:rPr>
        <w:t>Подрядчик</w:t>
      </w:r>
      <w:r>
        <w:rPr>
          <w:rFonts w:ascii="Arial" w:hAnsi="Arial" w:cs="Arial"/>
          <w:color w:val="000000"/>
          <w:sz w:val="20"/>
          <w:lang w:val="ru-RU"/>
        </w:rPr>
        <w:t xml:space="preserve"> должен заказать</w:t>
      </w:r>
      <w:r w:rsidRPr="00A50317">
        <w:rPr>
          <w:rFonts w:ascii="Arial" w:hAnsi="Arial" w:cs="Arial"/>
          <w:color w:val="000000"/>
          <w:sz w:val="20"/>
          <w:lang w:val="ru-RU"/>
        </w:rPr>
        <w:t xml:space="preserve"> и получить техническую документацию </w:t>
      </w:r>
      <w:r w:rsidR="002A31E8">
        <w:rPr>
          <w:rFonts w:ascii="Arial" w:hAnsi="Arial" w:cs="Arial"/>
          <w:color w:val="000000"/>
          <w:sz w:val="20"/>
          <w:lang w:val="ru-RU"/>
        </w:rPr>
        <w:t>БТИ</w:t>
      </w:r>
      <w:r w:rsidR="002A31E8" w:rsidRPr="00A50317">
        <w:rPr>
          <w:rFonts w:ascii="Arial" w:hAnsi="Arial" w:cs="Arial"/>
          <w:color w:val="000000"/>
          <w:sz w:val="20"/>
          <w:lang w:val="ru-RU"/>
        </w:rPr>
        <w:t xml:space="preserve"> </w:t>
      </w:r>
      <w:r w:rsidRPr="00A50317">
        <w:rPr>
          <w:rFonts w:ascii="Arial" w:hAnsi="Arial" w:cs="Arial"/>
          <w:color w:val="000000"/>
          <w:sz w:val="20"/>
          <w:lang w:val="ru-RU"/>
        </w:rPr>
        <w:t>с учетом внесенных изменений на основании согласованной проектной документации в указанных выше надзорных органах.</w:t>
      </w:r>
    </w:p>
    <w:p w14:paraId="4854CA4E" w14:textId="158D4AE4" w:rsidR="0024183C" w:rsidRPr="0024183C" w:rsidRDefault="0024183C" w:rsidP="0024183C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24183C">
        <w:rPr>
          <w:rFonts w:ascii="Arial" w:hAnsi="Arial" w:cs="Arial"/>
          <w:color w:val="000000"/>
          <w:sz w:val="20"/>
          <w:lang w:val="ru-RU"/>
        </w:rPr>
        <w:t>Состав проектной документации должен удовлетворять перечню, приведённому для каждого раздела индивидуально.</w:t>
      </w:r>
      <w:ins w:id="224" w:author="Administrator" w:date="2024-10-02T09:15:00Z">
        <w:r w:rsidR="00166BF6">
          <w:rPr>
            <w:rFonts w:ascii="Arial" w:hAnsi="Arial" w:cs="Arial"/>
            <w:color w:val="000000"/>
            <w:sz w:val="20"/>
            <w:lang w:val="ru-RU"/>
          </w:rPr>
          <w:t xml:space="preserve"> </w:t>
        </w:r>
      </w:ins>
      <w:r w:rsidRPr="0024183C">
        <w:rPr>
          <w:rFonts w:ascii="Arial" w:hAnsi="Arial" w:cs="Arial"/>
          <w:color w:val="000000"/>
          <w:sz w:val="20"/>
          <w:lang w:val="ru-RU"/>
        </w:rPr>
        <w:t xml:space="preserve"> </w:t>
      </w:r>
      <w:ins w:id="225" w:author="Administrator" w:date="2024-10-02T09:15:00Z">
        <w:r w:rsidR="00166BF6" w:rsidRPr="00166BF6">
          <w:rPr>
            <w:rFonts w:ascii="Arial" w:hAnsi="Arial" w:cs="Arial"/>
            <w:color w:val="000000"/>
            <w:sz w:val="20"/>
            <w:lang w:val="ru-RU"/>
            <w:rPrChange w:id="226" w:author="Administrator" w:date="2024-10-02T09:15:00Z">
              <w:rPr>
                <w:sz w:val="24"/>
                <w:szCs w:val="24"/>
                <w:lang w:val="ru-RU" w:eastAsia="ru-RU"/>
              </w:rPr>
            </w:rPrChange>
          </w:rPr>
          <w:t>Все разделы должны содержать: титульный лист, допуск СРО, ведомость чертежей; пояснительную записку с необходимыми расчетами; планы этажей со всеми схемами прокладки коммуникаций, расстановкой оборудования; аксонометрические</w:t>
        </w:r>
        <w:r w:rsidR="00166BF6" w:rsidRPr="00166BF6">
          <w:rPr>
            <w:rFonts w:ascii="Arial" w:hAnsi="Arial" w:cs="Arial"/>
            <w:color w:val="000000"/>
            <w:sz w:val="20"/>
            <w:lang w:val="ru-RU"/>
            <w:rPrChange w:id="227" w:author="Administrator" w:date="2024-10-02T09:15:00Z">
              <w:rPr>
                <w:sz w:val="20"/>
                <w:lang w:val="ru-RU" w:eastAsia="ru-RU"/>
              </w:rPr>
            </w:rPrChange>
          </w:rPr>
          <w:t xml:space="preserve"> </w:t>
        </w:r>
        <w:r w:rsidR="00166BF6" w:rsidRPr="00166BF6">
          <w:rPr>
            <w:rFonts w:ascii="Arial" w:hAnsi="Arial" w:cs="Arial"/>
            <w:color w:val="000000"/>
            <w:sz w:val="20"/>
            <w:lang w:val="ru-RU"/>
            <w:rPrChange w:id="228" w:author="Administrator" w:date="2024-10-02T09:15:00Z">
              <w:rPr>
                <w:sz w:val="24"/>
                <w:szCs w:val="24"/>
                <w:lang w:val="ru-RU" w:eastAsia="ru-RU"/>
              </w:rPr>
            </w:rPrChange>
          </w:rPr>
          <w:t xml:space="preserve">схемы, спецификации оборудования и ведомость всех объемов и т.д. </w:t>
        </w:r>
      </w:ins>
      <w:r w:rsidRPr="0024183C">
        <w:rPr>
          <w:rFonts w:ascii="Arial" w:hAnsi="Arial" w:cs="Arial"/>
          <w:color w:val="000000"/>
          <w:sz w:val="20"/>
          <w:lang w:val="ru-RU"/>
        </w:rPr>
        <w:t xml:space="preserve">Уменьшение состава проектной документации не допускается. </w:t>
      </w:r>
    </w:p>
    <w:p w14:paraId="77E1FF0E" w14:textId="136DA72A" w:rsidR="0024183C" w:rsidRPr="0024183C" w:rsidRDefault="0024183C" w:rsidP="0024183C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24183C">
        <w:rPr>
          <w:rFonts w:ascii="Arial" w:hAnsi="Arial" w:cs="Arial"/>
          <w:color w:val="000000"/>
          <w:sz w:val="20"/>
          <w:lang w:val="ru-RU"/>
        </w:rPr>
        <w:t xml:space="preserve">Вся проектная документация должна быть согласованна с </w:t>
      </w:r>
      <w:r>
        <w:rPr>
          <w:rFonts w:ascii="Arial" w:hAnsi="Arial" w:cs="Arial"/>
          <w:color w:val="000000"/>
          <w:sz w:val="20"/>
          <w:lang w:val="ru-RU"/>
        </w:rPr>
        <w:t>Собственником Здания</w:t>
      </w:r>
      <w:r w:rsidRPr="0024183C">
        <w:rPr>
          <w:rFonts w:ascii="Arial" w:hAnsi="Arial" w:cs="Arial"/>
          <w:color w:val="000000"/>
          <w:sz w:val="20"/>
          <w:lang w:val="ru-RU"/>
        </w:rPr>
        <w:t xml:space="preserve"> и Заказчиком до начала производства работ. </w:t>
      </w:r>
    </w:p>
    <w:p w14:paraId="4E57E269" w14:textId="30FCA79E" w:rsidR="0024183C" w:rsidRDefault="0024183C" w:rsidP="0024183C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24183C">
        <w:rPr>
          <w:rFonts w:ascii="Arial" w:hAnsi="Arial" w:cs="Arial"/>
          <w:color w:val="000000"/>
          <w:sz w:val="20"/>
          <w:lang w:val="ru-RU"/>
        </w:rPr>
        <w:t>Проектная документация должна быть передана в 4-х печатных экземплярах и электронном виде. Разделы передаваемой в электронном виде проектной документации должны быть каталогизированы по папкам и иметь в своём составе подпапки с рабочими файлами программ (dwg, xlsx, docx и т.д.) и pdf (сшитом и представленном полистно).</w:t>
      </w:r>
    </w:p>
    <w:p w14:paraId="78692CA8" w14:textId="7311CF3D" w:rsidR="00653692" w:rsidRPr="00C75E60" w:rsidDel="00A073D3" w:rsidRDefault="00653692" w:rsidP="00653692">
      <w:pPr>
        <w:pStyle w:val="ReportLevel1"/>
        <w:numPr>
          <w:ilvl w:val="0"/>
          <w:numId w:val="48"/>
        </w:numPr>
        <w:jc w:val="both"/>
        <w:rPr>
          <w:del w:id="229" w:author="Administrator" w:date="2024-10-01T15:43:00Z"/>
          <w:bCs/>
          <w:color w:val="000000"/>
          <w:sz w:val="20"/>
          <w:lang w:val="ru-RU"/>
        </w:rPr>
      </w:pPr>
      <w:commentRangeStart w:id="230"/>
      <w:del w:id="231" w:author="Administrator" w:date="2024-10-01T15:43:00Z">
        <w:r w:rsidDel="00A073D3">
          <w:rPr>
            <w:bCs/>
            <w:color w:val="000000"/>
            <w:sz w:val="20"/>
            <w:lang w:val="ru-RU"/>
          </w:rPr>
          <w:lastRenderedPageBreak/>
          <w:delText>писок приложений</w:delText>
        </w:r>
      </w:del>
    </w:p>
    <w:p w14:paraId="75E31D9E" w14:textId="254F8F6B" w:rsidR="00653692" w:rsidDel="00A073D3" w:rsidRDefault="00653692" w:rsidP="00653692">
      <w:pPr>
        <w:pStyle w:val="ReportText"/>
        <w:jc w:val="both"/>
        <w:rPr>
          <w:del w:id="232" w:author="Administrator" w:date="2024-10-01T15:43:00Z"/>
          <w:rFonts w:ascii="Arial" w:hAnsi="Arial" w:cs="Arial"/>
          <w:color w:val="000000"/>
          <w:sz w:val="20"/>
          <w:lang w:val="ru-RU"/>
        </w:rPr>
      </w:pPr>
      <w:del w:id="233" w:author="Administrator" w:date="2024-10-01T15:43:00Z"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Приложение №</w:delText>
        </w:r>
        <w:r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1</w:delText>
        </w:r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 xml:space="preserve"> к Техническому заданию.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 xml:space="preserve"> «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Ведомость отделки помещений»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>.</w:delText>
        </w:r>
      </w:del>
    </w:p>
    <w:p w14:paraId="24F42884" w14:textId="5814B292" w:rsidR="00653692" w:rsidRPr="00097153" w:rsidDel="00A073D3" w:rsidRDefault="00653692" w:rsidP="00653692">
      <w:pPr>
        <w:pStyle w:val="ReportText"/>
        <w:jc w:val="both"/>
        <w:rPr>
          <w:del w:id="234" w:author="Administrator" w:date="2024-10-01T15:43:00Z"/>
          <w:rFonts w:ascii="Arial" w:hAnsi="Arial" w:cs="Arial"/>
          <w:color w:val="000000"/>
          <w:sz w:val="20"/>
          <w:lang w:val="ru-RU"/>
        </w:rPr>
      </w:pPr>
      <w:del w:id="235" w:author="Administrator" w:date="2024-10-01T15:43:00Z"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Приложение №</w:delText>
        </w:r>
        <w:r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2</w:delText>
        </w:r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 xml:space="preserve"> к Техническому заданию.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 xml:space="preserve"> «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Требования к общестроительным и отделочным работам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>».</w:delText>
        </w:r>
      </w:del>
    </w:p>
    <w:p w14:paraId="45C31C01" w14:textId="28E4E4B6" w:rsidR="00653692" w:rsidRPr="00097153" w:rsidDel="00A073D3" w:rsidRDefault="00653692" w:rsidP="00653692">
      <w:pPr>
        <w:pStyle w:val="ReportText"/>
        <w:jc w:val="both"/>
        <w:rPr>
          <w:del w:id="236" w:author="Administrator" w:date="2024-10-01T15:43:00Z"/>
          <w:rFonts w:ascii="Arial" w:hAnsi="Arial" w:cs="Arial"/>
          <w:color w:val="000000"/>
          <w:sz w:val="20"/>
          <w:lang w:val="ru-RU"/>
        </w:rPr>
      </w:pPr>
      <w:del w:id="237" w:author="Administrator" w:date="2024-10-01T15:43:00Z"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Приложение №</w:delText>
        </w:r>
        <w:r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3</w:delText>
        </w:r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 xml:space="preserve"> к Техническому заданию.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 xml:space="preserve"> «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Требования к инженерным системам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>»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.</w:delText>
        </w:r>
      </w:del>
    </w:p>
    <w:p w14:paraId="69163A36" w14:textId="5BFCB2B5" w:rsidR="00653692" w:rsidRPr="00097153" w:rsidDel="00A073D3" w:rsidRDefault="00653692" w:rsidP="00653692">
      <w:pPr>
        <w:pStyle w:val="ReportText"/>
        <w:jc w:val="both"/>
        <w:rPr>
          <w:del w:id="238" w:author="Administrator" w:date="2024-10-01T15:43:00Z"/>
          <w:rFonts w:ascii="Arial" w:hAnsi="Arial" w:cs="Arial"/>
          <w:color w:val="000000"/>
          <w:sz w:val="20"/>
          <w:lang w:val="ru-RU"/>
        </w:rPr>
      </w:pPr>
      <w:del w:id="239" w:author="Administrator" w:date="2024-10-01T15:43:00Z"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Приложение №</w:delText>
        </w:r>
        <w:r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4</w:delText>
        </w:r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 xml:space="preserve"> к Техническому заданию.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 xml:space="preserve"> «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Список рекомендуемых производителей оборудования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>»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.</w:delText>
        </w:r>
      </w:del>
    </w:p>
    <w:p w14:paraId="14C42062" w14:textId="77244703" w:rsidR="00653692" w:rsidDel="00A073D3" w:rsidRDefault="00653692" w:rsidP="00653692">
      <w:pPr>
        <w:pStyle w:val="ReportText"/>
        <w:jc w:val="both"/>
        <w:rPr>
          <w:del w:id="240" w:author="Administrator" w:date="2024-10-01T15:43:00Z"/>
          <w:rFonts w:ascii="Arial" w:hAnsi="Arial" w:cs="Arial"/>
          <w:color w:val="000000"/>
          <w:sz w:val="20"/>
          <w:lang w:val="ru-RU"/>
        </w:rPr>
      </w:pPr>
      <w:del w:id="241" w:author="Administrator" w:date="2024-10-01T15:43:00Z"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Приложение №</w:delText>
        </w:r>
        <w:r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5</w:delText>
        </w:r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 xml:space="preserve"> к Техническому заданию.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 xml:space="preserve"> «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Требования к организации строительных работ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>»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.</w:delText>
        </w:r>
      </w:del>
    </w:p>
    <w:p w14:paraId="431AFF42" w14:textId="04933DF2" w:rsidR="00653692" w:rsidDel="00A073D3" w:rsidRDefault="00653692" w:rsidP="00653692">
      <w:pPr>
        <w:pStyle w:val="ReportText"/>
        <w:jc w:val="both"/>
        <w:rPr>
          <w:del w:id="242" w:author="Administrator" w:date="2024-10-01T15:43:00Z"/>
          <w:rFonts w:ascii="Arial" w:hAnsi="Arial" w:cs="Arial"/>
          <w:color w:val="000000"/>
          <w:sz w:val="20"/>
          <w:lang w:val="ru-RU"/>
        </w:rPr>
      </w:pPr>
      <w:del w:id="243" w:author="Administrator" w:date="2024-10-01T15:43:00Z"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Приложение №</w:delText>
        </w:r>
        <w:r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6</w:delText>
        </w:r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 xml:space="preserve"> к Техническому заданию.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 xml:space="preserve"> «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Т</w:delText>
        </w:r>
        <w:r w:rsidRPr="00D66558" w:rsidDel="00A073D3">
          <w:rPr>
            <w:rFonts w:ascii="Arial" w:hAnsi="Arial" w:cs="Arial"/>
            <w:color w:val="000000"/>
            <w:sz w:val="20"/>
            <w:lang w:val="ru-RU"/>
          </w:rPr>
          <w:delText>ребования пожарной безопасности при производстве ремонтно-строительных и пожароопасных работ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>»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.</w:delText>
        </w:r>
      </w:del>
    </w:p>
    <w:p w14:paraId="7DBF4E88" w14:textId="15973426" w:rsidR="00653692" w:rsidRPr="00097153" w:rsidDel="00A073D3" w:rsidRDefault="00653692" w:rsidP="00653692">
      <w:pPr>
        <w:pStyle w:val="ReportText"/>
        <w:jc w:val="both"/>
        <w:rPr>
          <w:del w:id="244" w:author="Administrator" w:date="2024-10-01T15:43:00Z"/>
          <w:rFonts w:ascii="Arial" w:hAnsi="Arial" w:cs="Arial"/>
          <w:color w:val="000000"/>
          <w:sz w:val="20"/>
          <w:lang w:val="ru-RU"/>
        </w:rPr>
      </w:pPr>
      <w:del w:id="245" w:author="Administrator" w:date="2024-10-01T15:43:00Z"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Приложение №</w:delText>
        </w:r>
        <w:r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7</w:delText>
        </w:r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 xml:space="preserve"> к Техническому заданию.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 xml:space="preserve"> «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Список документов для передачи в ОТЗБ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>»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.</w:delText>
        </w:r>
      </w:del>
    </w:p>
    <w:p w14:paraId="2F34A328" w14:textId="65FF5F16" w:rsidR="00653692" w:rsidDel="00A073D3" w:rsidRDefault="00653692" w:rsidP="00653692">
      <w:pPr>
        <w:pStyle w:val="ReportText"/>
        <w:jc w:val="both"/>
        <w:rPr>
          <w:del w:id="246" w:author="Administrator" w:date="2024-10-01T15:43:00Z"/>
          <w:rFonts w:ascii="Arial" w:hAnsi="Arial" w:cs="Arial"/>
          <w:color w:val="000000"/>
          <w:sz w:val="20"/>
          <w:lang w:val="ru-RU"/>
        </w:rPr>
      </w:pPr>
      <w:del w:id="247" w:author="Administrator" w:date="2024-10-01T15:43:00Z"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Приложение №</w:delText>
        </w:r>
        <w:r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8</w:delText>
        </w:r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 xml:space="preserve"> к Техническому заданию.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 xml:space="preserve"> «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Список документов для передачи в УЭиО»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>.</w:delText>
        </w:r>
      </w:del>
    </w:p>
    <w:p w14:paraId="1163F0CD" w14:textId="5CBD5A24" w:rsidR="00653692" w:rsidDel="00A073D3" w:rsidRDefault="00653692" w:rsidP="00653692">
      <w:pPr>
        <w:pStyle w:val="ReportText"/>
        <w:jc w:val="both"/>
        <w:rPr>
          <w:del w:id="248" w:author="Administrator" w:date="2024-10-01T15:43:00Z"/>
          <w:rFonts w:ascii="Arial" w:hAnsi="Arial" w:cs="Arial"/>
          <w:color w:val="000000"/>
          <w:sz w:val="20"/>
          <w:lang w:val="ru-RU"/>
        </w:rPr>
      </w:pPr>
      <w:del w:id="249" w:author="Administrator" w:date="2024-10-01T15:43:00Z"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Приложение №</w:delText>
        </w:r>
        <w:r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>9</w:delText>
        </w:r>
        <w:r w:rsidRPr="00097153" w:rsidDel="00A073D3">
          <w:rPr>
            <w:rFonts w:ascii="Arial" w:hAnsi="Arial" w:cs="Arial"/>
            <w:b/>
            <w:bCs/>
            <w:color w:val="000000"/>
            <w:sz w:val="20"/>
            <w:lang w:val="ru-RU"/>
          </w:rPr>
          <w:delText xml:space="preserve"> к Техническому заданию.</w:delText>
        </w:r>
        <w:r w:rsidRPr="00097153" w:rsidDel="00A073D3">
          <w:rPr>
            <w:rFonts w:ascii="Arial" w:hAnsi="Arial" w:cs="Arial"/>
            <w:color w:val="000000"/>
            <w:sz w:val="20"/>
            <w:lang w:val="ru-RU"/>
          </w:rPr>
          <w:delText xml:space="preserve"> 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«</w:delText>
        </w:r>
        <w:r w:rsidRPr="00F25399" w:rsidDel="00A073D3">
          <w:rPr>
            <w:rFonts w:ascii="Arial" w:hAnsi="Arial" w:cs="Arial"/>
            <w:color w:val="000000"/>
            <w:sz w:val="20"/>
            <w:lang w:val="ru-RU"/>
          </w:rPr>
          <w:delText>Альбом типовых узлов и конструктивных решений</w:delText>
        </w:r>
        <w:r w:rsidDel="00A073D3">
          <w:rPr>
            <w:rFonts w:ascii="Arial" w:hAnsi="Arial" w:cs="Arial"/>
            <w:color w:val="000000"/>
            <w:sz w:val="20"/>
            <w:lang w:val="ru-RU"/>
          </w:rPr>
          <w:delText>».</w:delText>
        </w:r>
      </w:del>
      <w:commentRangeEnd w:id="230"/>
      <w:r w:rsidR="0036623E">
        <w:rPr>
          <w:rStyle w:val="ad"/>
          <w:rFonts w:eastAsia="MS Mincho"/>
          <w:lang w:val="en-US"/>
        </w:rPr>
        <w:commentReference w:id="230"/>
      </w:r>
    </w:p>
    <w:p w14:paraId="4219B5F3" w14:textId="77777777" w:rsidR="00653692" w:rsidRDefault="00653692" w:rsidP="0065369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6F65FE12" w14:textId="77777777" w:rsidR="00653692" w:rsidRDefault="00653692" w:rsidP="0065369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36D0EDBA" w14:textId="77777777" w:rsidR="00653692" w:rsidRDefault="00653692" w:rsidP="0065369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083CD5B6" w14:textId="77777777" w:rsidR="00653692" w:rsidRDefault="00653692" w:rsidP="0065369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20DF5221" w14:textId="77777777" w:rsidR="00653692" w:rsidRDefault="00653692" w:rsidP="0065369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325E7981" w14:textId="77777777" w:rsidR="00653692" w:rsidRDefault="00653692" w:rsidP="0065369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6D682892" w14:textId="77777777" w:rsidR="00653692" w:rsidRDefault="00653692" w:rsidP="0065369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4FE959A8" w14:textId="77777777" w:rsidR="00653692" w:rsidRDefault="00653692" w:rsidP="0065369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46215C2C" w14:textId="77777777" w:rsidR="00653692" w:rsidRDefault="00653692" w:rsidP="0065369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08D9CB2C" w14:textId="77777777" w:rsidR="00653692" w:rsidRDefault="00653692" w:rsidP="0065369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2653F987" w14:textId="77777777" w:rsidR="00653692" w:rsidRDefault="00653692" w:rsidP="0065369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7E987FC3" w14:textId="77777777" w:rsidR="00653692" w:rsidRDefault="00653692" w:rsidP="0065369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3B6A663C" w14:textId="77777777" w:rsidR="00653692" w:rsidRDefault="00653692" w:rsidP="0065369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7BE0D227" w14:textId="77777777" w:rsidR="00653692" w:rsidRDefault="00653692" w:rsidP="0065369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67B72B58" w14:textId="77777777" w:rsidR="00653692" w:rsidRDefault="00653692" w:rsidP="0024183C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45B9C57C" w14:textId="7FDD55C5" w:rsidR="00097153" w:rsidRPr="00C75E60" w:rsidRDefault="00681A01">
      <w:pPr>
        <w:pStyle w:val="ReportLevel1"/>
        <w:numPr>
          <w:ilvl w:val="0"/>
          <w:numId w:val="2"/>
        </w:numPr>
        <w:jc w:val="both"/>
        <w:rPr>
          <w:bCs/>
          <w:color w:val="000000"/>
          <w:sz w:val="20"/>
          <w:lang w:val="ru-RU"/>
        </w:rPr>
        <w:pPrChange w:id="250" w:author="ALI" w:date="2026-08-19T16:43:00Z">
          <w:pPr>
            <w:pStyle w:val="ReportLevel1"/>
            <w:numPr>
              <w:numId w:val="0"/>
            </w:numPr>
            <w:tabs>
              <w:tab w:val="clear" w:pos="1222"/>
            </w:tabs>
            <w:ind w:left="390" w:firstLine="0"/>
            <w:jc w:val="both"/>
          </w:pPr>
        </w:pPrChange>
      </w:pPr>
      <w:bookmarkStart w:id="251" w:name="_Toc77855112"/>
      <w:del w:id="252" w:author="ALI" w:date="2026-08-19T16:43:00Z">
        <w:r w:rsidDel="006B40E5">
          <w:rPr>
            <w:bCs/>
            <w:color w:val="000000"/>
            <w:sz w:val="20"/>
            <w:lang w:val="ru-RU"/>
          </w:rPr>
          <w:lastRenderedPageBreak/>
          <w:delText>5</w:delText>
        </w:r>
      </w:del>
      <w:r w:rsidR="003D29C4">
        <w:rPr>
          <w:bCs/>
          <w:color w:val="000000"/>
          <w:sz w:val="20"/>
          <w:lang w:val="ru-RU"/>
        </w:rPr>
        <w:t>Список приложений</w:t>
      </w:r>
      <w:bookmarkEnd w:id="251"/>
    </w:p>
    <w:p w14:paraId="03E8B2A3" w14:textId="43C6C1D9" w:rsidR="00055960" w:rsidRDefault="00055960" w:rsidP="00055960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>Приложение №</w:t>
      </w:r>
      <w:r>
        <w:rPr>
          <w:rFonts w:ascii="Arial" w:hAnsi="Arial" w:cs="Arial"/>
          <w:b/>
          <w:bCs/>
          <w:color w:val="000000"/>
          <w:sz w:val="20"/>
          <w:lang w:val="ru-RU"/>
        </w:rPr>
        <w:t>1</w:t>
      </w: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 xml:space="preserve"> к Техническому заданию.</w:t>
      </w:r>
      <w:r w:rsidRPr="00097153">
        <w:rPr>
          <w:rFonts w:ascii="Arial" w:hAnsi="Arial" w:cs="Arial"/>
          <w:color w:val="000000"/>
          <w:sz w:val="20"/>
          <w:lang w:val="ru-RU"/>
        </w:rPr>
        <w:t xml:space="preserve"> «</w:t>
      </w:r>
      <w:r>
        <w:rPr>
          <w:rFonts w:ascii="Arial" w:hAnsi="Arial" w:cs="Arial"/>
          <w:color w:val="000000"/>
          <w:sz w:val="20"/>
          <w:lang w:val="ru-RU"/>
        </w:rPr>
        <w:t>Ведомость отделки помещений»</w:t>
      </w:r>
      <w:r w:rsidRPr="00097153">
        <w:rPr>
          <w:rFonts w:ascii="Arial" w:hAnsi="Arial" w:cs="Arial"/>
          <w:color w:val="000000"/>
          <w:sz w:val="20"/>
          <w:lang w:val="ru-RU"/>
        </w:rPr>
        <w:t>.</w:t>
      </w:r>
    </w:p>
    <w:p w14:paraId="02DA11A6" w14:textId="4107EC1F" w:rsidR="00097153" w:rsidRPr="00097153" w:rsidRDefault="00097153" w:rsidP="000971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>Приложение №</w:t>
      </w:r>
      <w:r w:rsidR="00055960">
        <w:rPr>
          <w:rFonts w:ascii="Arial" w:hAnsi="Arial" w:cs="Arial"/>
          <w:b/>
          <w:bCs/>
          <w:color w:val="000000"/>
          <w:sz w:val="20"/>
          <w:lang w:val="ru-RU"/>
        </w:rPr>
        <w:t>2</w:t>
      </w: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 xml:space="preserve"> к Техническому заданию.</w:t>
      </w:r>
      <w:r w:rsidRPr="00097153">
        <w:rPr>
          <w:rFonts w:ascii="Arial" w:hAnsi="Arial" w:cs="Arial"/>
          <w:color w:val="000000"/>
          <w:sz w:val="20"/>
          <w:lang w:val="ru-RU"/>
        </w:rPr>
        <w:t xml:space="preserve"> «</w:t>
      </w:r>
      <w:r w:rsidR="00D66558">
        <w:rPr>
          <w:rFonts w:ascii="Arial" w:hAnsi="Arial" w:cs="Arial"/>
          <w:color w:val="000000"/>
          <w:sz w:val="20"/>
          <w:lang w:val="ru-RU"/>
        </w:rPr>
        <w:t>Требования к общестроительным и отделочным работам</w:t>
      </w:r>
      <w:r w:rsidRPr="00097153">
        <w:rPr>
          <w:rFonts w:ascii="Arial" w:hAnsi="Arial" w:cs="Arial"/>
          <w:color w:val="000000"/>
          <w:sz w:val="20"/>
          <w:lang w:val="ru-RU"/>
        </w:rPr>
        <w:t>».</w:t>
      </w:r>
    </w:p>
    <w:p w14:paraId="7B0D2DE5" w14:textId="052A6C96" w:rsidR="00D66558" w:rsidRPr="00097153" w:rsidRDefault="00D66558" w:rsidP="00D6655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>Приложение №</w:t>
      </w:r>
      <w:r w:rsidR="00055960">
        <w:rPr>
          <w:rFonts w:ascii="Arial" w:hAnsi="Arial" w:cs="Arial"/>
          <w:b/>
          <w:bCs/>
          <w:color w:val="000000"/>
          <w:sz w:val="20"/>
          <w:lang w:val="ru-RU"/>
        </w:rPr>
        <w:t>3</w:t>
      </w: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 xml:space="preserve"> к Техническому заданию.</w:t>
      </w:r>
      <w:r w:rsidRPr="00097153">
        <w:rPr>
          <w:rFonts w:ascii="Arial" w:hAnsi="Arial" w:cs="Arial"/>
          <w:color w:val="000000"/>
          <w:sz w:val="20"/>
          <w:lang w:val="ru-RU"/>
        </w:rPr>
        <w:t xml:space="preserve"> «</w:t>
      </w:r>
      <w:r>
        <w:rPr>
          <w:rFonts w:ascii="Arial" w:hAnsi="Arial" w:cs="Arial"/>
          <w:color w:val="000000"/>
          <w:sz w:val="20"/>
          <w:lang w:val="ru-RU"/>
        </w:rPr>
        <w:t>Требования к инженерным системам</w:t>
      </w:r>
      <w:r w:rsidRPr="00097153">
        <w:rPr>
          <w:rFonts w:ascii="Arial" w:hAnsi="Arial" w:cs="Arial"/>
          <w:color w:val="000000"/>
          <w:sz w:val="20"/>
          <w:lang w:val="ru-RU"/>
        </w:rPr>
        <w:t>»</w:t>
      </w:r>
      <w:r>
        <w:rPr>
          <w:rFonts w:ascii="Arial" w:hAnsi="Arial" w:cs="Arial"/>
          <w:color w:val="000000"/>
          <w:sz w:val="20"/>
          <w:lang w:val="ru-RU"/>
        </w:rPr>
        <w:t>.</w:t>
      </w:r>
    </w:p>
    <w:p w14:paraId="51F39687" w14:textId="25C308F9" w:rsidR="00D66558" w:rsidRPr="00097153" w:rsidRDefault="00D66558" w:rsidP="00D6655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>Приложение №</w:t>
      </w:r>
      <w:r w:rsidR="00055960">
        <w:rPr>
          <w:rFonts w:ascii="Arial" w:hAnsi="Arial" w:cs="Arial"/>
          <w:b/>
          <w:bCs/>
          <w:color w:val="000000"/>
          <w:sz w:val="20"/>
          <w:lang w:val="ru-RU"/>
        </w:rPr>
        <w:t>4</w:t>
      </w: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 xml:space="preserve"> к Техническому заданию.</w:t>
      </w:r>
      <w:r w:rsidRPr="00097153">
        <w:rPr>
          <w:rFonts w:ascii="Arial" w:hAnsi="Arial" w:cs="Arial"/>
          <w:color w:val="000000"/>
          <w:sz w:val="20"/>
          <w:lang w:val="ru-RU"/>
        </w:rPr>
        <w:t xml:space="preserve"> «</w:t>
      </w:r>
      <w:r>
        <w:rPr>
          <w:rFonts w:ascii="Arial" w:hAnsi="Arial" w:cs="Arial"/>
          <w:color w:val="000000"/>
          <w:sz w:val="20"/>
          <w:lang w:val="ru-RU"/>
        </w:rPr>
        <w:t>Список рекомендуемых производителей оборудования</w:t>
      </w:r>
      <w:r w:rsidRPr="00097153">
        <w:rPr>
          <w:rFonts w:ascii="Arial" w:hAnsi="Arial" w:cs="Arial"/>
          <w:color w:val="000000"/>
          <w:sz w:val="20"/>
          <w:lang w:val="ru-RU"/>
        </w:rPr>
        <w:t>»</w:t>
      </w:r>
      <w:r>
        <w:rPr>
          <w:rFonts w:ascii="Arial" w:hAnsi="Arial" w:cs="Arial"/>
          <w:color w:val="000000"/>
          <w:sz w:val="20"/>
          <w:lang w:val="ru-RU"/>
        </w:rPr>
        <w:t>.</w:t>
      </w:r>
    </w:p>
    <w:p w14:paraId="49187716" w14:textId="051EB2C2" w:rsidR="00D66558" w:rsidRDefault="00D66558" w:rsidP="000971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>Приложение №</w:t>
      </w:r>
      <w:r w:rsidR="00055960">
        <w:rPr>
          <w:rFonts w:ascii="Arial" w:hAnsi="Arial" w:cs="Arial"/>
          <w:b/>
          <w:bCs/>
          <w:color w:val="000000"/>
          <w:sz w:val="20"/>
          <w:lang w:val="ru-RU"/>
        </w:rPr>
        <w:t>5</w:t>
      </w: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 xml:space="preserve"> к Техническому заданию.</w:t>
      </w:r>
      <w:r w:rsidRPr="00097153">
        <w:rPr>
          <w:rFonts w:ascii="Arial" w:hAnsi="Arial" w:cs="Arial"/>
          <w:color w:val="000000"/>
          <w:sz w:val="20"/>
          <w:lang w:val="ru-RU"/>
        </w:rPr>
        <w:t xml:space="preserve"> «</w:t>
      </w:r>
      <w:r>
        <w:rPr>
          <w:rFonts w:ascii="Arial" w:hAnsi="Arial" w:cs="Arial"/>
          <w:color w:val="000000"/>
          <w:sz w:val="20"/>
          <w:lang w:val="ru-RU"/>
        </w:rPr>
        <w:t>Требования к организации строительных работ</w:t>
      </w:r>
      <w:r w:rsidRPr="00097153">
        <w:rPr>
          <w:rFonts w:ascii="Arial" w:hAnsi="Arial" w:cs="Arial"/>
          <w:color w:val="000000"/>
          <w:sz w:val="20"/>
          <w:lang w:val="ru-RU"/>
        </w:rPr>
        <w:t>»</w:t>
      </w:r>
      <w:r>
        <w:rPr>
          <w:rFonts w:ascii="Arial" w:hAnsi="Arial" w:cs="Arial"/>
          <w:color w:val="000000"/>
          <w:sz w:val="20"/>
          <w:lang w:val="ru-RU"/>
        </w:rPr>
        <w:t>.</w:t>
      </w:r>
    </w:p>
    <w:p w14:paraId="3A9F4FA5" w14:textId="27A44663" w:rsidR="00D66558" w:rsidRDefault="00D66558" w:rsidP="00D6655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>Приложение №</w:t>
      </w:r>
      <w:r w:rsidR="00055960">
        <w:rPr>
          <w:rFonts w:ascii="Arial" w:hAnsi="Arial" w:cs="Arial"/>
          <w:b/>
          <w:bCs/>
          <w:color w:val="000000"/>
          <w:sz w:val="20"/>
          <w:lang w:val="ru-RU"/>
        </w:rPr>
        <w:t>6</w:t>
      </w: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 xml:space="preserve"> к Техническому заданию.</w:t>
      </w:r>
      <w:r w:rsidRPr="00097153">
        <w:rPr>
          <w:rFonts w:ascii="Arial" w:hAnsi="Arial" w:cs="Arial"/>
          <w:color w:val="000000"/>
          <w:sz w:val="20"/>
          <w:lang w:val="ru-RU"/>
        </w:rPr>
        <w:t xml:space="preserve"> «</w:t>
      </w:r>
      <w:r>
        <w:rPr>
          <w:rFonts w:ascii="Arial" w:hAnsi="Arial" w:cs="Arial"/>
          <w:color w:val="000000"/>
          <w:sz w:val="20"/>
          <w:lang w:val="ru-RU"/>
        </w:rPr>
        <w:t>Т</w:t>
      </w:r>
      <w:r w:rsidRPr="00D66558">
        <w:rPr>
          <w:rFonts w:ascii="Arial" w:hAnsi="Arial" w:cs="Arial"/>
          <w:color w:val="000000"/>
          <w:sz w:val="20"/>
          <w:lang w:val="ru-RU"/>
        </w:rPr>
        <w:t>ребования пожарной безопасности при производстве ремонтно-строительных и пожароопасных работ</w:t>
      </w:r>
      <w:r w:rsidRPr="00097153">
        <w:rPr>
          <w:rFonts w:ascii="Arial" w:hAnsi="Arial" w:cs="Arial"/>
          <w:color w:val="000000"/>
          <w:sz w:val="20"/>
          <w:lang w:val="ru-RU"/>
        </w:rPr>
        <w:t>»</w:t>
      </w:r>
      <w:r>
        <w:rPr>
          <w:rFonts w:ascii="Arial" w:hAnsi="Arial" w:cs="Arial"/>
          <w:color w:val="000000"/>
          <w:sz w:val="20"/>
          <w:lang w:val="ru-RU"/>
        </w:rPr>
        <w:t>.</w:t>
      </w:r>
    </w:p>
    <w:p w14:paraId="75761531" w14:textId="2D14B09A" w:rsidR="00097153" w:rsidRPr="00097153" w:rsidRDefault="00097153" w:rsidP="000971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>Приложение №</w:t>
      </w:r>
      <w:r w:rsidR="00055960">
        <w:rPr>
          <w:rFonts w:ascii="Arial" w:hAnsi="Arial" w:cs="Arial"/>
          <w:b/>
          <w:bCs/>
          <w:color w:val="000000"/>
          <w:sz w:val="20"/>
          <w:lang w:val="ru-RU"/>
        </w:rPr>
        <w:t>7</w:t>
      </w: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 xml:space="preserve"> к Техническому заданию.</w:t>
      </w:r>
      <w:r w:rsidRPr="00097153">
        <w:rPr>
          <w:rFonts w:ascii="Arial" w:hAnsi="Arial" w:cs="Arial"/>
          <w:color w:val="000000"/>
          <w:sz w:val="20"/>
          <w:lang w:val="ru-RU"/>
        </w:rPr>
        <w:t xml:space="preserve"> «</w:t>
      </w:r>
      <w:r w:rsidR="00D66558">
        <w:rPr>
          <w:rFonts w:ascii="Arial" w:hAnsi="Arial" w:cs="Arial"/>
          <w:color w:val="000000"/>
          <w:sz w:val="20"/>
          <w:lang w:val="ru-RU"/>
        </w:rPr>
        <w:t>Список документов для передачи в ОТЗБ</w:t>
      </w:r>
      <w:r w:rsidRPr="00097153">
        <w:rPr>
          <w:rFonts w:ascii="Arial" w:hAnsi="Arial" w:cs="Arial"/>
          <w:color w:val="000000"/>
          <w:sz w:val="20"/>
          <w:lang w:val="ru-RU"/>
        </w:rPr>
        <w:t>»</w:t>
      </w:r>
      <w:r w:rsidR="00D66558">
        <w:rPr>
          <w:rFonts w:ascii="Arial" w:hAnsi="Arial" w:cs="Arial"/>
          <w:color w:val="000000"/>
          <w:sz w:val="20"/>
          <w:lang w:val="ru-RU"/>
        </w:rPr>
        <w:t>.</w:t>
      </w:r>
    </w:p>
    <w:p w14:paraId="66A04A90" w14:textId="46244A3F" w:rsidR="000907A4" w:rsidRDefault="00097153" w:rsidP="0009715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>Приложение №</w:t>
      </w:r>
      <w:r w:rsidR="00055960">
        <w:rPr>
          <w:rFonts w:ascii="Arial" w:hAnsi="Arial" w:cs="Arial"/>
          <w:b/>
          <w:bCs/>
          <w:color w:val="000000"/>
          <w:sz w:val="20"/>
          <w:lang w:val="ru-RU"/>
        </w:rPr>
        <w:t>8</w:t>
      </w: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 xml:space="preserve"> к Техническому заданию.</w:t>
      </w:r>
      <w:r w:rsidRPr="00097153">
        <w:rPr>
          <w:rFonts w:ascii="Arial" w:hAnsi="Arial" w:cs="Arial"/>
          <w:color w:val="000000"/>
          <w:sz w:val="20"/>
          <w:lang w:val="ru-RU"/>
        </w:rPr>
        <w:t xml:space="preserve"> «</w:t>
      </w:r>
      <w:r w:rsidR="00D66558">
        <w:rPr>
          <w:rFonts w:ascii="Arial" w:hAnsi="Arial" w:cs="Arial"/>
          <w:color w:val="000000"/>
          <w:sz w:val="20"/>
          <w:lang w:val="ru-RU"/>
        </w:rPr>
        <w:t>Список документов для передачи в УЭиО»</w:t>
      </w:r>
      <w:r w:rsidRPr="00097153">
        <w:rPr>
          <w:rFonts w:ascii="Arial" w:hAnsi="Arial" w:cs="Arial"/>
          <w:color w:val="000000"/>
          <w:sz w:val="20"/>
          <w:lang w:val="ru-RU"/>
        </w:rPr>
        <w:t>.</w:t>
      </w:r>
    </w:p>
    <w:p w14:paraId="363ED8FE" w14:textId="492793F9" w:rsidR="00F25399" w:rsidRDefault="00F25399" w:rsidP="00F25399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>Приложение №</w:t>
      </w:r>
      <w:r w:rsidR="00481220">
        <w:rPr>
          <w:rFonts w:ascii="Arial" w:hAnsi="Arial" w:cs="Arial"/>
          <w:b/>
          <w:bCs/>
          <w:color w:val="000000"/>
          <w:sz w:val="20"/>
          <w:lang w:val="ru-RU"/>
        </w:rPr>
        <w:t>9</w:t>
      </w:r>
      <w:r w:rsidRPr="00097153">
        <w:rPr>
          <w:rFonts w:ascii="Arial" w:hAnsi="Arial" w:cs="Arial"/>
          <w:b/>
          <w:bCs/>
          <w:color w:val="000000"/>
          <w:sz w:val="20"/>
          <w:lang w:val="ru-RU"/>
        </w:rPr>
        <w:t xml:space="preserve"> к Техническому заданию.</w:t>
      </w:r>
      <w:r w:rsidRPr="00097153">
        <w:rPr>
          <w:rFonts w:ascii="Arial" w:hAnsi="Arial" w:cs="Arial"/>
          <w:color w:val="000000"/>
          <w:sz w:val="20"/>
          <w:lang w:val="ru-RU"/>
        </w:rPr>
        <w:t xml:space="preserve"> </w:t>
      </w:r>
      <w:r>
        <w:rPr>
          <w:rFonts w:ascii="Arial" w:hAnsi="Arial" w:cs="Arial"/>
          <w:color w:val="000000"/>
          <w:sz w:val="20"/>
          <w:lang w:val="ru-RU"/>
        </w:rPr>
        <w:t>«</w:t>
      </w:r>
      <w:r w:rsidRPr="00F25399">
        <w:rPr>
          <w:rFonts w:ascii="Arial" w:hAnsi="Arial" w:cs="Arial"/>
          <w:color w:val="000000"/>
          <w:sz w:val="20"/>
          <w:lang w:val="ru-RU"/>
        </w:rPr>
        <w:t>Альбом типовых узлов и конструктивных решений</w:t>
      </w:r>
      <w:r>
        <w:rPr>
          <w:rFonts w:ascii="Arial" w:hAnsi="Arial" w:cs="Arial"/>
          <w:color w:val="000000"/>
          <w:sz w:val="20"/>
          <w:lang w:val="ru-RU"/>
        </w:rPr>
        <w:t>».</w:t>
      </w:r>
    </w:p>
    <w:p w14:paraId="241756BA" w14:textId="39052D45" w:rsidR="000907A4" w:rsidRDefault="00E04F38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ins w:id="253" w:author="ALI" w:date="2026-08-20T11:55:00Z">
        <w:r w:rsidRPr="00097153">
          <w:rPr>
            <w:rFonts w:ascii="Arial" w:hAnsi="Arial" w:cs="Arial"/>
            <w:b/>
            <w:bCs/>
            <w:color w:val="000000"/>
            <w:sz w:val="20"/>
            <w:lang w:val="ru-RU"/>
          </w:rPr>
          <w:t>Приложение №</w:t>
        </w:r>
        <w:r>
          <w:rPr>
            <w:rFonts w:ascii="Arial" w:hAnsi="Arial" w:cs="Arial"/>
            <w:b/>
            <w:bCs/>
            <w:color w:val="000000"/>
            <w:sz w:val="20"/>
            <w:lang w:val="ru-RU"/>
          </w:rPr>
          <w:t>10</w:t>
        </w:r>
        <w:r w:rsidRPr="00097153">
          <w:rPr>
            <w:rFonts w:ascii="Arial" w:hAnsi="Arial" w:cs="Arial"/>
            <w:b/>
            <w:bCs/>
            <w:color w:val="000000"/>
            <w:sz w:val="20"/>
            <w:lang w:val="ru-RU"/>
          </w:rPr>
          <w:t xml:space="preserve"> к Техническому заданию.</w:t>
        </w:r>
        <w:r w:rsidRPr="00097153">
          <w:rPr>
            <w:rFonts w:ascii="Arial" w:hAnsi="Arial" w:cs="Arial"/>
            <w:color w:val="000000"/>
            <w:sz w:val="20"/>
            <w:lang w:val="ru-RU"/>
          </w:rPr>
          <w:t xml:space="preserve"> </w:t>
        </w:r>
        <w:r>
          <w:rPr>
            <w:rFonts w:ascii="Arial" w:hAnsi="Arial" w:cs="Arial"/>
            <w:color w:val="000000"/>
            <w:sz w:val="20"/>
            <w:lang w:val="ru-RU"/>
          </w:rPr>
          <w:t>«</w:t>
        </w:r>
        <w:r w:rsidRPr="00E04F38">
          <w:rPr>
            <w:rFonts w:ascii="Arial" w:hAnsi="Arial" w:cs="Arial"/>
            <w:color w:val="000000"/>
            <w:sz w:val="20"/>
            <w:lang w:val="ru-RU"/>
          </w:rPr>
          <w:t>М</w:t>
        </w:r>
      </w:ins>
      <w:ins w:id="254" w:author="ALI" w:date="2026-08-20T11:57:00Z">
        <w:r>
          <w:rPr>
            <w:rFonts w:ascii="Arial" w:hAnsi="Arial" w:cs="Arial"/>
            <w:color w:val="000000"/>
            <w:sz w:val="20"/>
            <w:lang w:val="ru-RU"/>
          </w:rPr>
          <w:t xml:space="preserve">ероприятия по защите от подтопления помещений </w:t>
        </w:r>
      </w:ins>
      <w:ins w:id="255" w:author="ALI" w:date="2026-08-20T11:55:00Z">
        <w:r w:rsidRPr="00E04F38">
          <w:rPr>
            <w:rFonts w:ascii="Arial" w:hAnsi="Arial" w:cs="Arial"/>
            <w:color w:val="000000"/>
            <w:sz w:val="20"/>
            <w:lang w:val="ru-RU"/>
          </w:rPr>
          <w:t>(</w:t>
        </w:r>
      </w:ins>
      <w:ins w:id="256" w:author="ALI" w:date="2026-08-20T11:57:00Z">
        <w:r>
          <w:rPr>
            <w:rFonts w:ascii="Arial" w:hAnsi="Arial" w:cs="Arial"/>
            <w:color w:val="000000"/>
            <w:sz w:val="20"/>
            <w:lang w:val="ru-RU"/>
          </w:rPr>
          <w:t>хранилище ценностей</w:t>
        </w:r>
      </w:ins>
      <w:ins w:id="257" w:author="ALI" w:date="2026-08-20T11:55:00Z">
        <w:r w:rsidRPr="00E04F38">
          <w:rPr>
            <w:rFonts w:ascii="Arial" w:hAnsi="Arial" w:cs="Arial"/>
            <w:color w:val="000000"/>
            <w:sz w:val="20"/>
            <w:lang w:val="ru-RU"/>
          </w:rPr>
          <w:t xml:space="preserve">, </w:t>
        </w:r>
      </w:ins>
      <w:ins w:id="258" w:author="ALI" w:date="2026-08-20T11:57:00Z">
        <w:r>
          <w:rPr>
            <w:rFonts w:ascii="Arial" w:hAnsi="Arial" w:cs="Arial"/>
            <w:color w:val="000000"/>
            <w:sz w:val="20"/>
            <w:lang w:val="ru-RU"/>
          </w:rPr>
          <w:t>операционная касса</w:t>
        </w:r>
      </w:ins>
      <w:ins w:id="259" w:author="ALI" w:date="2026-08-20T11:55:00Z">
        <w:r w:rsidRPr="00E04F38">
          <w:rPr>
            <w:rFonts w:ascii="Arial" w:hAnsi="Arial" w:cs="Arial"/>
            <w:color w:val="000000"/>
            <w:sz w:val="20"/>
            <w:lang w:val="ru-RU"/>
          </w:rPr>
          <w:t xml:space="preserve">, </w:t>
        </w:r>
      </w:ins>
      <w:ins w:id="260" w:author="ALI" w:date="2026-08-20T11:57:00Z">
        <w:r>
          <w:rPr>
            <w:rFonts w:ascii="Arial" w:hAnsi="Arial" w:cs="Arial"/>
            <w:color w:val="000000"/>
            <w:sz w:val="20"/>
            <w:lang w:val="ru-RU"/>
          </w:rPr>
          <w:t>касса пересчета</w:t>
        </w:r>
      </w:ins>
      <w:ins w:id="261" w:author="ALI" w:date="2026-08-20T11:55:00Z">
        <w:r w:rsidRPr="00E04F38">
          <w:rPr>
            <w:rFonts w:ascii="Arial" w:hAnsi="Arial" w:cs="Arial"/>
            <w:color w:val="000000"/>
            <w:sz w:val="20"/>
            <w:lang w:val="ru-RU"/>
          </w:rPr>
          <w:t xml:space="preserve">, </w:t>
        </w:r>
      </w:ins>
      <w:ins w:id="262" w:author="ALI" w:date="2026-08-20T11:57:00Z">
        <w:r>
          <w:rPr>
            <w:rFonts w:ascii="Arial" w:hAnsi="Arial" w:cs="Arial"/>
            <w:color w:val="000000"/>
            <w:sz w:val="20"/>
            <w:lang w:val="ru-RU"/>
          </w:rPr>
          <w:t>депозитарий</w:t>
        </w:r>
      </w:ins>
      <w:ins w:id="263" w:author="ALI" w:date="2026-08-20T11:55:00Z">
        <w:r w:rsidRPr="00E04F38">
          <w:rPr>
            <w:rFonts w:ascii="Arial" w:hAnsi="Arial" w:cs="Arial"/>
            <w:color w:val="000000"/>
            <w:sz w:val="20"/>
            <w:lang w:val="ru-RU"/>
          </w:rPr>
          <w:t xml:space="preserve">, </w:t>
        </w:r>
      </w:ins>
      <w:ins w:id="264" w:author="ALI" w:date="2026-08-20T11:57:00Z">
        <w:r>
          <w:rPr>
            <w:rFonts w:ascii="Arial" w:hAnsi="Arial" w:cs="Arial"/>
            <w:color w:val="000000"/>
            <w:sz w:val="20"/>
            <w:lang w:val="ru-RU"/>
          </w:rPr>
          <w:t>серверная</w:t>
        </w:r>
      </w:ins>
      <w:ins w:id="265" w:author="ALI" w:date="2026-08-20T11:55:00Z">
        <w:r w:rsidRPr="00E04F38">
          <w:rPr>
            <w:rFonts w:ascii="Arial" w:hAnsi="Arial" w:cs="Arial"/>
            <w:color w:val="000000"/>
            <w:sz w:val="20"/>
            <w:lang w:val="ru-RU"/>
          </w:rPr>
          <w:t xml:space="preserve">, </w:t>
        </w:r>
      </w:ins>
      <w:ins w:id="266" w:author="ALI" w:date="2026-08-20T11:57:00Z">
        <w:r>
          <w:rPr>
            <w:rFonts w:ascii="Arial" w:hAnsi="Arial" w:cs="Arial"/>
            <w:color w:val="000000"/>
            <w:sz w:val="20"/>
            <w:lang w:val="ru-RU"/>
          </w:rPr>
          <w:t>кроссовая</w:t>
        </w:r>
      </w:ins>
      <w:ins w:id="267" w:author="ALI" w:date="2026-08-20T11:55:00Z">
        <w:r w:rsidRPr="00E04F38">
          <w:rPr>
            <w:rFonts w:ascii="Arial" w:hAnsi="Arial" w:cs="Arial"/>
            <w:color w:val="000000"/>
            <w:sz w:val="20"/>
            <w:lang w:val="ru-RU"/>
          </w:rPr>
          <w:t xml:space="preserve">, </w:t>
        </w:r>
      </w:ins>
      <w:ins w:id="268" w:author="ALI" w:date="2026-08-20T11:57:00Z">
        <w:r>
          <w:rPr>
            <w:rFonts w:ascii="Arial" w:hAnsi="Arial" w:cs="Arial"/>
            <w:color w:val="000000"/>
            <w:sz w:val="20"/>
            <w:lang w:val="ru-RU"/>
          </w:rPr>
          <w:t>электрощит</w:t>
        </w:r>
      </w:ins>
      <w:ins w:id="269" w:author="ALI" w:date="2026-08-20T11:58:00Z">
        <w:r>
          <w:rPr>
            <w:rFonts w:ascii="Arial" w:hAnsi="Arial" w:cs="Arial"/>
            <w:color w:val="000000"/>
            <w:sz w:val="20"/>
            <w:lang w:val="ru-RU"/>
          </w:rPr>
          <w:t>овая</w:t>
        </w:r>
      </w:ins>
      <w:ins w:id="270" w:author="ALI" w:date="2026-08-20T11:55:00Z">
        <w:r w:rsidRPr="00E04F38">
          <w:rPr>
            <w:rFonts w:ascii="Arial" w:hAnsi="Arial" w:cs="Arial"/>
            <w:color w:val="000000"/>
            <w:sz w:val="20"/>
            <w:lang w:val="ru-RU"/>
          </w:rPr>
          <w:t xml:space="preserve">), </w:t>
        </w:r>
      </w:ins>
      <w:ins w:id="271" w:author="ALI" w:date="2026-08-20T11:58:00Z">
        <w:r>
          <w:rPr>
            <w:rFonts w:ascii="Arial" w:hAnsi="Arial" w:cs="Arial"/>
            <w:color w:val="000000"/>
            <w:sz w:val="20"/>
            <w:lang w:val="ru-RU"/>
          </w:rPr>
          <w:t>расположенных в подвале</w:t>
        </w:r>
      </w:ins>
      <w:ins w:id="272" w:author="ALI" w:date="2026-08-20T11:55:00Z">
        <w:r>
          <w:rPr>
            <w:rFonts w:ascii="Arial" w:hAnsi="Arial" w:cs="Arial"/>
            <w:color w:val="000000"/>
            <w:sz w:val="20"/>
            <w:lang w:val="ru-RU"/>
          </w:rPr>
          <w:t>».</w:t>
        </w:r>
      </w:ins>
    </w:p>
    <w:p w14:paraId="2E66D7DE" w14:textId="77777777" w:rsidR="003D29C4" w:rsidRDefault="003D29C4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3A741F43" w14:textId="77777777" w:rsidR="003D29C4" w:rsidRDefault="003D29C4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13E02F59" w14:textId="77777777" w:rsidR="003D29C4" w:rsidRDefault="003D29C4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1A85334A" w14:textId="77777777" w:rsidR="003D29C4" w:rsidRDefault="003D29C4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030D5C14" w14:textId="77777777" w:rsidR="003D29C4" w:rsidRDefault="003D29C4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3292159A" w14:textId="77777777" w:rsidR="003D29C4" w:rsidRDefault="003D29C4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2953807A" w14:textId="77777777" w:rsidR="003D29C4" w:rsidRDefault="003D29C4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03749666" w14:textId="77777777" w:rsidR="003D29C4" w:rsidRDefault="003D29C4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2ABA84DF" w14:textId="77777777" w:rsidR="003D29C4" w:rsidRDefault="003D29C4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5088333B" w14:textId="77777777" w:rsidR="003D29C4" w:rsidRDefault="003D29C4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14223E92" w14:textId="77777777" w:rsidR="003D29C4" w:rsidRDefault="003D29C4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00C71C3E" w14:textId="77777777" w:rsidR="003D29C4" w:rsidRDefault="003D29C4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719328A6" w14:textId="77777777" w:rsidR="00097153" w:rsidRDefault="00097153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p w14:paraId="358B5600" w14:textId="77777777" w:rsidR="00097153" w:rsidRDefault="00097153" w:rsidP="004E1F08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11"/>
        <w:gridCol w:w="4962"/>
      </w:tblGrid>
      <w:tr w:rsidR="00097153" w:rsidRPr="001E07F2" w14:paraId="2E6C2738" w14:textId="77777777" w:rsidTr="00FE5F79">
        <w:trPr>
          <w:trHeight w:val="345"/>
        </w:trPr>
        <w:tc>
          <w:tcPr>
            <w:tcW w:w="5211" w:type="dxa"/>
            <w:shd w:val="clear" w:color="auto" w:fill="auto"/>
          </w:tcPr>
          <w:p w14:paraId="3D6F2062" w14:textId="77777777" w:rsidR="00097153" w:rsidRPr="00097153" w:rsidRDefault="00097153" w:rsidP="008A1F9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eastAsia="ru-RU"/>
              </w:rPr>
            </w:pPr>
            <w:r w:rsidRPr="00097153">
              <w:rPr>
                <w:rFonts w:ascii="Arial" w:hAnsi="Arial" w:cs="Arial"/>
                <w:b/>
                <w:lang w:eastAsia="ru-RU"/>
              </w:rPr>
              <w:t>ОТ ЗАКАЗЧИКА:</w:t>
            </w:r>
          </w:p>
        </w:tc>
        <w:tc>
          <w:tcPr>
            <w:tcW w:w="4962" w:type="dxa"/>
            <w:shd w:val="clear" w:color="auto" w:fill="auto"/>
          </w:tcPr>
          <w:p w14:paraId="6B3A1608" w14:textId="77777777" w:rsidR="00097153" w:rsidRPr="00097153" w:rsidRDefault="00097153" w:rsidP="008A1F9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eastAsia="ru-RU"/>
              </w:rPr>
            </w:pPr>
            <w:r w:rsidRPr="00097153">
              <w:rPr>
                <w:rFonts w:ascii="Arial" w:hAnsi="Arial" w:cs="Arial"/>
                <w:b/>
                <w:lang w:eastAsia="ru-RU"/>
              </w:rPr>
              <w:t>ОТ ПОДРЯДЧИКА:</w:t>
            </w:r>
          </w:p>
        </w:tc>
      </w:tr>
      <w:tr w:rsidR="00097153" w:rsidRPr="001E07F2" w14:paraId="7A873383" w14:textId="77777777" w:rsidTr="00FE5F79">
        <w:trPr>
          <w:trHeight w:val="1034"/>
        </w:trPr>
        <w:tc>
          <w:tcPr>
            <w:tcW w:w="5211" w:type="dxa"/>
            <w:shd w:val="clear" w:color="auto" w:fill="auto"/>
          </w:tcPr>
          <w:p w14:paraId="062961FE" w14:textId="77777777" w:rsidR="00097153" w:rsidRPr="00097153" w:rsidRDefault="00097153" w:rsidP="008A1F9E">
            <w:pPr>
              <w:autoSpaceDE w:val="0"/>
              <w:autoSpaceDN w:val="0"/>
              <w:adjustRightInd w:val="0"/>
              <w:rPr>
                <w:rFonts w:ascii="Arial" w:hAnsi="Arial" w:cs="Arial"/>
                <w:lang w:val="ru-RU" w:eastAsia="ru-RU"/>
              </w:rPr>
            </w:pPr>
            <w:r w:rsidRPr="00097153">
              <w:rPr>
                <w:rFonts w:ascii="Arial" w:hAnsi="Arial" w:cs="Arial"/>
                <w:lang w:val="ru-RU" w:eastAsia="ru-RU"/>
              </w:rPr>
              <w:t xml:space="preserve">АО «АЛЬФА-БАНК» </w:t>
            </w:r>
          </w:p>
          <w:p w14:paraId="7CA10E28" w14:textId="77777777" w:rsidR="00097153" w:rsidRPr="00097153" w:rsidRDefault="00097153" w:rsidP="008A1F9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val="ru-RU" w:eastAsia="ru-RU"/>
              </w:rPr>
            </w:pPr>
            <w:r w:rsidRPr="00097153">
              <w:rPr>
                <w:rFonts w:ascii="Arial" w:hAnsi="Arial" w:cs="Arial"/>
                <w:lang w:val="ru-RU" w:eastAsia="ru-RU"/>
              </w:rPr>
              <w:t>Директор поддержки и развития инфраструктуры Бизнеса «Блока Председателя Правления»</w:t>
            </w:r>
            <w:del w:id="273" w:author="ALI" w:date="2026-08-19T16:44:00Z">
              <w:r w:rsidRPr="00097153" w:rsidDel="006B40E5">
                <w:rPr>
                  <w:rFonts w:ascii="Arial" w:hAnsi="Arial" w:cs="Arial"/>
                  <w:lang w:val="ru-RU" w:eastAsia="ru-RU"/>
                </w:rPr>
                <w:delText xml:space="preserve">  </w:delText>
              </w:r>
            </w:del>
            <w:r w:rsidRPr="00097153">
              <w:rPr>
                <w:rFonts w:ascii="Arial" w:hAnsi="Arial" w:cs="Arial"/>
                <w:lang w:val="ru-RU" w:eastAsia="ru-RU"/>
              </w:rPr>
              <w:t xml:space="preserve"> </w:t>
            </w:r>
          </w:p>
        </w:tc>
        <w:tc>
          <w:tcPr>
            <w:tcW w:w="4962" w:type="dxa"/>
            <w:shd w:val="clear" w:color="auto" w:fill="auto"/>
          </w:tcPr>
          <w:p w14:paraId="49A92046" w14:textId="77777777" w:rsidR="00097153" w:rsidRPr="00097153" w:rsidRDefault="00097153" w:rsidP="008A1F9E">
            <w:pPr>
              <w:autoSpaceDE w:val="0"/>
              <w:autoSpaceDN w:val="0"/>
              <w:adjustRightInd w:val="0"/>
              <w:rPr>
                <w:rFonts w:ascii="Arial" w:hAnsi="Arial" w:cs="Arial"/>
                <w:lang w:eastAsia="ru-RU"/>
              </w:rPr>
            </w:pPr>
            <w:r w:rsidRPr="00097153">
              <w:rPr>
                <w:rFonts w:ascii="Arial" w:hAnsi="Arial" w:cs="Arial"/>
                <w:lang w:eastAsia="ru-RU"/>
              </w:rPr>
              <w:t>Генеральный директор</w:t>
            </w:r>
          </w:p>
          <w:p w14:paraId="7847EE20" w14:textId="77777777" w:rsidR="00097153" w:rsidRPr="00097153" w:rsidRDefault="00097153" w:rsidP="008A1F9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eastAsia="ru-RU"/>
              </w:rPr>
            </w:pPr>
            <w:r w:rsidRPr="00097153">
              <w:rPr>
                <w:rFonts w:ascii="Arial" w:hAnsi="Arial" w:cs="Arial"/>
                <w:lang w:eastAsia="ru-RU"/>
              </w:rPr>
              <w:t>ООО «»</w:t>
            </w:r>
          </w:p>
        </w:tc>
      </w:tr>
      <w:tr w:rsidR="00097153" w:rsidRPr="001E07F2" w14:paraId="3203FB58" w14:textId="77777777" w:rsidTr="00FE5F79">
        <w:trPr>
          <w:trHeight w:val="780"/>
        </w:trPr>
        <w:tc>
          <w:tcPr>
            <w:tcW w:w="5211" w:type="dxa"/>
            <w:shd w:val="clear" w:color="auto" w:fill="auto"/>
            <w:vAlign w:val="bottom"/>
          </w:tcPr>
          <w:p w14:paraId="2FD02C64" w14:textId="77777777" w:rsidR="00097153" w:rsidRPr="00097153" w:rsidRDefault="00097153" w:rsidP="008A1F9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eastAsia="ru-RU"/>
              </w:rPr>
            </w:pPr>
          </w:p>
          <w:p w14:paraId="6043BF49" w14:textId="77777777" w:rsidR="00097153" w:rsidRPr="00097153" w:rsidRDefault="00097153" w:rsidP="008A1F9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eastAsia="ru-RU"/>
              </w:rPr>
            </w:pPr>
          </w:p>
          <w:p w14:paraId="220E2DE3" w14:textId="77777777" w:rsidR="00097153" w:rsidRPr="00097153" w:rsidRDefault="00097153" w:rsidP="008A1F9E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lang w:eastAsia="ru-RU"/>
              </w:rPr>
            </w:pPr>
            <w:r w:rsidRPr="00097153">
              <w:rPr>
                <w:rFonts w:ascii="Arial" w:hAnsi="Arial" w:cs="Arial"/>
                <w:b/>
                <w:bCs/>
                <w:lang w:eastAsia="ru-RU"/>
              </w:rPr>
              <w:t>_______________________</w:t>
            </w:r>
            <w:r w:rsidRPr="00097153">
              <w:rPr>
                <w:rFonts w:ascii="Arial" w:hAnsi="Arial" w:cs="Arial"/>
                <w:lang w:eastAsia="ru-RU"/>
              </w:rPr>
              <w:t xml:space="preserve"> Дьяченко П.К.</w:t>
            </w:r>
          </w:p>
        </w:tc>
        <w:tc>
          <w:tcPr>
            <w:tcW w:w="4962" w:type="dxa"/>
            <w:shd w:val="clear" w:color="auto" w:fill="auto"/>
            <w:vAlign w:val="bottom"/>
          </w:tcPr>
          <w:p w14:paraId="15031331" w14:textId="77777777" w:rsidR="00097153" w:rsidRPr="00097153" w:rsidRDefault="00097153" w:rsidP="008A1F9E">
            <w:pPr>
              <w:autoSpaceDE w:val="0"/>
              <w:autoSpaceDN w:val="0"/>
              <w:adjustRightInd w:val="0"/>
              <w:rPr>
                <w:rFonts w:ascii="Arial" w:hAnsi="Arial" w:cs="Arial"/>
                <w:lang w:eastAsia="ru-RU"/>
              </w:rPr>
            </w:pPr>
          </w:p>
        </w:tc>
      </w:tr>
    </w:tbl>
    <w:p w14:paraId="7CA9C560" w14:textId="6CC00EFF" w:rsidR="00EF7ABF" w:rsidRDefault="00EF7ABF" w:rsidP="003D29C4">
      <w:pPr>
        <w:pStyle w:val="Default"/>
        <w:jc w:val="both"/>
        <w:rPr>
          <w:b/>
          <w:color w:val="auto"/>
          <w:sz w:val="20"/>
          <w:szCs w:val="20"/>
        </w:rPr>
        <w:sectPr w:rsidR="00EF7ABF" w:rsidSect="00EF7ABF">
          <w:headerReference w:type="default" r:id="rId10"/>
          <w:footerReference w:type="even" r:id="rId11"/>
          <w:footerReference w:type="default" r:id="rId12"/>
          <w:headerReference w:type="first" r:id="rId13"/>
          <w:type w:val="continuous"/>
          <w:pgSz w:w="11906" w:h="16838" w:code="9"/>
          <w:pgMar w:top="1418" w:right="758" w:bottom="426" w:left="1418" w:header="720" w:footer="580" w:gutter="0"/>
          <w:cols w:space="720"/>
          <w:noEndnote/>
          <w:titlePg/>
          <w:docGrid w:linePitch="272"/>
        </w:sectPr>
      </w:pPr>
    </w:p>
    <w:p w14:paraId="0EC4594D" w14:textId="77777777" w:rsidR="00EF7ABF" w:rsidRPr="00310ECC" w:rsidRDefault="00EF7ABF" w:rsidP="00EF7ABF">
      <w:pPr>
        <w:jc w:val="center"/>
        <w:rPr>
          <w:rFonts w:ascii="Arial" w:hAnsi="Arial" w:cs="Arial"/>
          <w:b/>
          <w:sz w:val="24"/>
          <w:szCs w:val="24"/>
        </w:rPr>
      </w:pPr>
      <w:r w:rsidRPr="00310ECC">
        <w:rPr>
          <w:rFonts w:ascii="Arial" w:hAnsi="Arial" w:cs="Arial"/>
          <w:b/>
          <w:sz w:val="24"/>
          <w:szCs w:val="24"/>
        </w:rPr>
        <w:lastRenderedPageBreak/>
        <w:t>ВЕДОМОСТЬ ОТДЕЛКИ ПОМЕЩЕНИЙ</w:t>
      </w:r>
    </w:p>
    <w:p w14:paraId="1DA2AAC4" w14:textId="77777777" w:rsidR="00EF7ABF" w:rsidRPr="00781CE8" w:rsidRDefault="00EF7ABF" w:rsidP="00EF7ABF">
      <w:pPr>
        <w:jc w:val="center"/>
        <w:rPr>
          <w:b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20"/>
        <w:gridCol w:w="4171"/>
        <w:gridCol w:w="5619"/>
        <w:gridCol w:w="1966"/>
        <w:tblGridChange w:id="274">
          <w:tblGrid>
            <w:gridCol w:w="2520"/>
            <w:gridCol w:w="4171"/>
            <w:gridCol w:w="5619"/>
            <w:gridCol w:w="1966"/>
          </w:tblGrid>
        </w:tblGridChange>
      </w:tblGrid>
      <w:tr w:rsidR="00EF7ABF" w:rsidRPr="00781CE8" w14:paraId="33381C7E" w14:textId="77777777" w:rsidTr="00C568D5">
        <w:tc>
          <w:tcPr>
            <w:tcW w:w="2530" w:type="dxa"/>
            <w:vAlign w:val="center"/>
          </w:tcPr>
          <w:p w14:paraId="047DDD7D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  <w:i/>
              </w:rPr>
            </w:pPr>
            <w:r w:rsidRPr="00113458">
              <w:rPr>
                <w:rFonts w:ascii="Arial" w:hAnsi="Arial" w:cs="Arial"/>
                <w:b/>
                <w:i/>
              </w:rPr>
              <w:t>Конструктивный элемент</w:t>
            </w:r>
          </w:p>
        </w:tc>
        <w:tc>
          <w:tcPr>
            <w:tcW w:w="4246" w:type="dxa"/>
            <w:vAlign w:val="center"/>
          </w:tcPr>
          <w:p w14:paraId="6BA6A9AF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  <w:i/>
              </w:rPr>
            </w:pPr>
            <w:r w:rsidRPr="00113458">
              <w:rPr>
                <w:rFonts w:ascii="Arial" w:hAnsi="Arial" w:cs="Arial"/>
                <w:b/>
                <w:i/>
              </w:rPr>
              <w:t>Материал</w:t>
            </w:r>
          </w:p>
        </w:tc>
        <w:tc>
          <w:tcPr>
            <w:tcW w:w="5753" w:type="dxa"/>
            <w:vAlign w:val="center"/>
          </w:tcPr>
          <w:p w14:paraId="73C899A4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  <w:i/>
              </w:rPr>
            </w:pPr>
            <w:r w:rsidRPr="00113458">
              <w:rPr>
                <w:rFonts w:ascii="Arial" w:hAnsi="Arial" w:cs="Arial"/>
                <w:b/>
                <w:i/>
              </w:rPr>
              <w:t>Характеристика</w:t>
            </w:r>
          </w:p>
        </w:tc>
        <w:tc>
          <w:tcPr>
            <w:tcW w:w="1973" w:type="dxa"/>
            <w:vAlign w:val="center"/>
          </w:tcPr>
          <w:p w14:paraId="71BB22EF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  <w:i/>
              </w:rPr>
            </w:pPr>
            <w:r w:rsidRPr="00113458">
              <w:rPr>
                <w:rFonts w:ascii="Arial" w:hAnsi="Arial" w:cs="Arial"/>
                <w:b/>
                <w:i/>
              </w:rPr>
              <w:t>Примечание</w:t>
            </w:r>
          </w:p>
        </w:tc>
      </w:tr>
      <w:tr w:rsidR="00EF7ABF" w:rsidRPr="00781CE8" w14:paraId="30922174" w14:textId="77777777" w:rsidTr="00C568D5">
        <w:tc>
          <w:tcPr>
            <w:tcW w:w="14502" w:type="dxa"/>
            <w:gridSpan w:val="4"/>
            <w:vAlign w:val="center"/>
          </w:tcPr>
          <w:p w14:paraId="0AA9D662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ФАСАД</w:t>
            </w:r>
          </w:p>
        </w:tc>
      </w:tr>
      <w:tr w:rsidR="00EF7ABF" w:rsidRPr="00781CE8" w14:paraId="33F2796D" w14:textId="77777777" w:rsidTr="00C568D5">
        <w:tc>
          <w:tcPr>
            <w:tcW w:w="2530" w:type="dxa"/>
            <w:vAlign w:val="center"/>
          </w:tcPr>
          <w:p w14:paraId="711A2D4A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Стены</w:t>
            </w:r>
          </w:p>
        </w:tc>
        <w:tc>
          <w:tcPr>
            <w:tcW w:w="4246" w:type="dxa"/>
          </w:tcPr>
          <w:p w14:paraId="14485B09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36D91228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Базовый вариант: восстановление существующего фасада </w:t>
            </w:r>
          </w:p>
          <w:p w14:paraId="409A509D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Альтернативный вариант: Отделка фасада композитными материалами</w:t>
            </w:r>
          </w:p>
        </w:tc>
        <w:tc>
          <w:tcPr>
            <w:tcW w:w="5753" w:type="dxa"/>
          </w:tcPr>
          <w:p w14:paraId="7B1366D5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325CE461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Базовый вариант: в соответствии с действующим вариантом отделки фасада </w:t>
            </w:r>
          </w:p>
          <w:p w14:paraId="30B21F67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Альтернативный вариант: "Алюкобонд" с подсистемой крепления цвет черно-серый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7021</w:t>
            </w:r>
          </w:p>
          <w:p w14:paraId="3C6B74CE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016CDA22" w14:textId="1F763AAB" w:rsidR="00EF7ABF" w:rsidRPr="00160240" w:rsidRDefault="00EF7ABF">
            <w:pPr>
              <w:rPr>
                <w:rFonts w:ascii="Arial" w:hAnsi="Arial" w:cs="Arial"/>
                <w:lang w:val="ru-RU"/>
              </w:rPr>
              <w:pPrChange w:id="275" w:author="ALI" w:date="2026-08-19T10:59:00Z">
                <w:pPr>
                  <w:jc w:val="right"/>
                </w:pPr>
              </w:pPrChange>
            </w:pPr>
            <w:r>
              <w:rPr>
                <w:rFonts w:ascii="Arial" w:hAnsi="Arial" w:cs="Arial"/>
              </w:rPr>
              <w:t>Приложение №</w:t>
            </w:r>
            <w:r w:rsidR="00160240">
              <w:rPr>
                <w:rFonts w:ascii="Arial" w:hAnsi="Arial" w:cs="Arial"/>
                <w:lang w:val="ru-RU"/>
              </w:rPr>
              <w:t>9</w:t>
            </w:r>
          </w:p>
          <w:p w14:paraId="47F8EEEB" w14:textId="16FA73A2" w:rsidR="00EF7ABF" w:rsidRPr="00113458" w:rsidRDefault="00EF7ABF" w:rsidP="00EF7ABF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Лист</w:t>
            </w:r>
            <w:ins w:id="276" w:author="Administrator" w:date="2024-10-01T15:51:00Z">
              <w:r w:rsidR="0080201A">
                <w:rPr>
                  <w:rFonts w:ascii="Arial" w:hAnsi="Arial" w:cs="Arial"/>
                  <w:lang w:val="ru-RU"/>
                </w:rPr>
                <w:t xml:space="preserve"> 4</w:t>
              </w:r>
            </w:ins>
            <w:del w:id="277" w:author="Administrator" w:date="2024-10-01T15:51:00Z">
              <w:r w:rsidRPr="00113458" w:rsidDel="0080201A">
                <w:rPr>
                  <w:rFonts w:ascii="Arial" w:hAnsi="Arial" w:cs="Arial"/>
                </w:rPr>
                <w:delText>1</w:delText>
              </w:r>
            </w:del>
          </w:p>
        </w:tc>
      </w:tr>
      <w:tr w:rsidR="00EF7ABF" w:rsidRPr="00A11CD7" w14:paraId="31D311A2" w14:textId="77777777" w:rsidTr="00C568D5">
        <w:tc>
          <w:tcPr>
            <w:tcW w:w="2530" w:type="dxa"/>
            <w:vAlign w:val="center"/>
          </w:tcPr>
          <w:p w14:paraId="7829178C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Витражи/окна</w:t>
            </w:r>
          </w:p>
        </w:tc>
        <w:tc>
          <w:tcPr>
            <w:tcW w:w="4246" w:type="dxa"/>
          </w:tcPr>
          <w:p w14:paraId="5B79449A" w14:textId="77777777" w:rsidR="00EF7ABF" w:rsidRPr="00EE0B6B" w:rsidRDefault="00EF7ABF" w:rsidP="00EF7ABF">
            <w:pPr>
              <w:rPr>
                <w:rFonts w:ascii="Arial" w:hAnsi="Arial" w:cs="Arial"/>
                <w:highlight w:val="yellow"/>
                <w:lang w:val="ru-RU"/>
              </w:rPr>
            </w:pPr>
          </w:p>
          <w:p w14:paraId="5649B3C4" w14:textId="2316C96E" w:rsidR="00EF7ABF" w:rsidRPr="007B5483" w:rsidRDefault="00EF7ABF" w:rsidP="00EF7ABF">
            <w:pPr>
              <w:rPr>
                <w:rFonts w:ascii="Arial" w:hAnsi="Arial" w:cs="Arial"/>
                <w:lang w:val="ru-RU"/>
              </w:rPr>
            </w:pPr>
            <w:r w:rsidRPr="007B5483">
              <w:rPr>
                <w:rFonts w:ascii="Arial" w:hAnsi="Arial" w:cs="Arial"/>
                <w:lang w:val="ru-RU"/>
              </w:rPr>
              <w:t xml:space="preserve">Алюминиевый </w:t>
            </w:r>
            <w:ins w:id="278" w:author="Administrator" w:date="2024-10-01T16:14:00Z">
              <w:r w:rsidR="00466F11">
                <w:rPr>
                  <w:rFonts w:ascii="Arial" w:hAnsi="Arial" w:cs="Arial"/>
                  <w:lang w:val="ru-RU"/>
                </w:rPr>
                <w:t xml:space="preserve">теплый </w:t>
              </w:r>
            </w:ins>
            <w:r w:rsidRPr="007B5483">
              <w:rPr>
                <w:rFonts w:ascii="Arial" w:hAnsi="Arial" w:cs="Arial"/>
                <w:lang w:val="ru-RU"/>
              </w:rPr>
              <w:t>профиль с полимерным покрытием. Заполнение двухкамерный стеклопакет, усиленный пленкой класса защиты А3</w:t>
            </w:r>
          </w:p>
          <w:p w14:paraId="64824EA7" w14:textId="77777777" w:rsidR="00EF7ABF" w:rsidRPr="00EE0B6B" w:rsidRDefault="00EF7ABF" w:rsidP="00EF7ABF">
            <w:pPr>
              <w:rPr>
                <w:rFonts w:ascii="Arial" w:hAnsi="Arial" w:cs="Arial"/>
                <w:highlight w:val="yellow"/>
                <w:lang w:val="ru-RU"/>
              </w:rPr>
            </w:pPr>
          </w:p>
        </w:tc>
        <w:tc>
          <w:tcPr>
            <w:tcW w:w="5753" w:type="dxa"/>
          </w:tcPr>
          <w:p w14:paraId="76103E72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68389D30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Цвет профиля RAL 7021</w:t>
            </w:r>
          </w:p>
        </w:tc>
        <w:tc>
          <w:tcPr>
            <w:tcW w:w="1973" w:type="dxa"/>
          </w:tcPr>
          <w:p w14:paraId="385F2868" w14:textId="07DF32E5" w:rsidR="00A073D3" w:rsidRPr="00A073D3" w:rsidRDefault="00A073D3" w:rsidP="00A073D3">
            <w:pPr>
              <w:tabs>
                <w:tab w:val="left" w:pos="0"/>
                <w:tab w:val="left" w:pos="142"/>
              </w:tabs>
              <w:jc w:val="both"/>
              <w:rPr>
                <w:ins w:id="279" w:author="Administrator" w:date="2024-10-01T15:47:00Z"/>
                <w:rFonts w:ascii="Arial" w:hAnsi="Arial" w:cs="Arial"/>
                <w:lang w:val="ru-RU"/>
                <w:rPrChange w:id="280" w:author="Administrator" w:date="2024-10-01T15:47:00Z">
                  <w:rPr>
                    <w:ins w:id="281" w:author="Administrator" w:date="2024-10-01T15:47:00Z"/>
                    <w:sz w:val="24"/>
                    <w:szCs w:val="24"/>
                    <w:lang w:val="ru-RU" w:eastAsia="ru-RU"/>
                  </w:rPr>
                </w:rPrChange>
              </w:rPr>
            </w:pPr>
            <w:ins w:id="282" w:author="Administrator" w:date="2024-10-01T15:47:00Z">
              <w:r w:rsidRPr="00A073D3">
                <w:rPr>
                  <w:rFonts w:ascii="Arial" w:hAnsi="Arial" w:cs="Arial"/>
                  <w:lang w:val="ru-RU"/>
                </w:rPr>
                <w:t>При разработке</w:t>
              </w:r>
              <w:r w:rsidRPr="00A073D3">
                <w:rPr>
                  <w:rFonts w:ascii="Arial" w:hAnsi="Arial" w:cs="Arial"/>
                  <w:lang w:val="ru-RU"/>
                  <w:rPrChange w:id="283" w:author="Administrator" w:date="2024-10-01T15:47:00Z">
                    <w:rPr>
                      <w:sz w:val="24"/>
                      <w:szCs w:val="24"/>
                      <w:lang w:val="ru-RU" w:eastAsia="ru-RU"/>
                    </w:rPr>
                  </w:rPrChange>
                </w:rPr>
                <w:t xml:space="preserve"> технической документации учесть климатические особенности для определения технических характеристик </w:t>
              </w:r>
            </w:ins>
            <w:ins w:id="284" w:author="Administrator" w:date="2024-10-01T15:48:00Z">
              <w:r>
                <w:rPr>
                  <w:rFonts w:ascii="Arial" w:hAnsi="Arial" w:cs="Arial"/>
                  <w:lang w:val="ru-RU"/>
                </w:rPr>
                <w:t>конструкций (</w:t>
              </w:r>
            </w:ins>
            <w:ins w:id="285" w:author="Administrator" w:date="2024-10-01T15:47:00Z">
              <w:r w:rsidRPr="00A073D3">
                <w:rPr>
                  <w:rFonts w:ascii="Arial" w:hAnsi="Arial" w:cs="Arial"/>
                  <w:lang w:val="ru-RU"/>
                  <w:rPrChange w:id="286" w:author="Administrator" w:date="2024-10-01T15:47:00Z">
                    <w:rPr>
                      <w:sz w:val="24"/>
                      <w:szCs w:val="24"/>
                      <w:lang w:val="ru-RU" w:eastAsia="ru-RU"/>
                    </w:rPr>
                  </w:rPrChange>
                </w:rPr>
                <w:t>размер профиля, формула стеклопакетов и т.д.).</w:t>
              </w:r>
            </w:ins>
          </w:p>
          <w:p w14:paraId="5EF32B5A" w14:textId="77777777" w:rsidR="00EF7ABF" w:rsidRPr="00A073D3" w:rsidRDefault="00EF7ABF" w:rsidP="00EF7ABF">
            <w:pPr>
              <w:rPr>
                <w:rFonts w:ascii="Arial" w:hAnsi="Arial" w:cs="Arial"/>
                <w:lang w:val="ru-RU"/>
                <w:rPrChange w:id="287" w:author="Administrator" w:date="2024-10-01T15:47:00Z">
                  <w:rPr>
                    <w:rFonts w:ascii="Arial" w:hAnsi="Arial" w:cs="Arial"/>
                  </w:rPr>
                </w:rPrChange>
              </w:rPr>
            </w:pPr>
          </w:p>
        </w:tc>
      </w:tr>
      <w:tr w:rsidR="00EF7ABF" w:rsidRPr="00781CE8" w14:paraId="1B199771" w14:textId="77777777" w:rsidTr="00C568D5">
        <w:tc>
          <w:tcPr>
            <w:tcW w:w="14502" w:type="dxa"/>
            <w:gridSpan w:val="4"/>
          </w:tcPr>
          <w:p w14:paraId="095849F3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КРЫЛЬЦО</w:t>
            </w:r>
          </w:p>
        </w:tc>
      </w:tr>
      <w:tr w:rsidR="00EF7ABF" w:rsidRPr="00781CE8" w14:paraId="40161AC9" w14:textId="77777777" w:rsidTr="00C568D5">
        <w:tc>
          <w:tcPr>
            <w:tcW w:w="2530" w:type="dxa"/>
            <w:vAlign w:val="center"/>
          </w:tcPr>
          <w:p w14:paraId="3FD38B50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Облицовка ступеней</w:t>
            </w:r>
          </w:p>
          <w:p w14:paraId="31945DEC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23E3E2C1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787ECC8B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Базовый вариант:</w:t>
            </w:r>
          </w:p>
          <w:p w14:paraId="3379E6CF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Восстановление существующего крыльца</w:t>
            </w:r>
          </w:p>
          <w:p w14:paraId="669865D8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Противоскользящие накладки на ступени</w:t>
            </w:r>
          </w:p>
          <w:p w14:paraId="7F87F6B7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Альтернативный вариант:</w:t>
            </w:r>
          </w:p>
          <w:p w14:paraId="1E10D639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Клинкерная плитка</w:t>
            </w:r>
          </w:p>
          <w:p w14:paraId="06F71969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5096764F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37459223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03040F9A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Цвет – серый.   </w:t>
            </w:r>
          </w:p>
          <w:p w14:paraId="4DD733FA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Размер – 300х300 мм.  </w:t>
            </w:r>
          </w:p>
          <w:p w14:paraId="53F1DE08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Противоскользящие накладки на ступени.  </w:t>
            </w:r>
          </w:p>
          <w:p w14:paraId="00DFAC15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Анодированный алюминий/резина. </w:t>
            </w:r>
            <w:r w:rsidRPr="00113458">
              <w:rPr>
                <w:rFonts w:ascii="Arial" w:hAnsi="Arial" w:cs="Arial"/>
              </w:rPr>
              <w:t>Цвет желтый</w:t>
            </w:r>
          </w:p>
          <w:p w14:paraId="1FD94692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  <w:tc>
          <w:tcPr>
            <w:tcW w:w="1973" w:type="dxa"/>
          </w:tcPr>
          <w:p w14:paraId="6D751792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</w:tr>
      <w:tr w:rsidR="00EF7ABF" w:rsidRPr="00781CE8" w14:paraId="64CCD4F1" w14:textId="77777777" w:rsidTr="00C568D5">
        <w:tc>
          <w:tcPr>
            <w:tcW w:w="2530" w:type="dxa"/>
            <w:vAlign w:val="center"/>
          </w:tcPr>
          <w:p w14:paraId="2B0E720E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</w:p>
          <w:p w14:paraId="643A3F2D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</w:p>
          <w:p w14:paraId="2996951D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lastRenderedPageBreak/>
              <w:t>Грязезащитное покрытие</w:t>
            </w:r>
          </w:p>
          <w:p w14:paraId="10E3455E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</w:p>
          <w:p w14:paraId="79E8D3BA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740F89B1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132246B6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Базовая модель: коврик СИТИТОП</w:t>
            </w:r>
          </w:p>
          <w:p w14:paraId="24FF6DE4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Альтернативные вариант:</w:t>
            </w:r>
          </w:p>
          <w:p w14:paraId="76277906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lastRenderedPageBreak/>
              <w:t>модульное покрытие "Орикс-20" или аналог</w:t>
            </w:r>
          </w:p>
          <w:p w14:paraId="635ADA08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2F6B52AD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434F94A8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5F06DAC1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lastRenderedPageBreak/>
              <w:t>Эффективная преграда для обеспечения сбора грязи с обуви. Устанавливается в приямок по ширине входной двери.</w:t>
            </w:r>
          </w:p>
        </w:tc>
        <w:tc>
          <w:tcPr>
            <w:tcW w:w="1973" w:type="dxa"/>
          </w:tcPr>
          <w:p w14:paraId="25030345" w14:textId="485EB1DB" w:rsidR="00EF7ABF" w:rsidRPr="006E3737" w:rsidRDefault="00EF7ABF">
            <w:pPr>
              <w:rPr>
                <w:rFonts w:ascii="Arial" w:hAnsi="Arial" w:cs="Arial"/>
                <w:lang w:val="ru-RU"/>
              </w:rPr>
              <w:pPrChange w:id="288" w:author="ALI" w:date="2026-08-19T10:59:00Z">
                <w:pPr>
                  <w:jc w:val="right"/>
                </w:pPr>
              </w:pPrChange>
            </w:pPr>
            <w:r>
              <w:rPr>
                <w:rFonts w:ascii="Arial" w:hAnsi="Arial" w:cs="Arial"/>
              </w:rPr>
              <w:lastRenderedPageBreak/>
              <w:t>Приложение №</w:t>
            </w:r>
            <w:r w:rsidR="006E3737">
              <w:rPr>
                <w:rFonts w:ascii="Arial" w:hAnsi="Arial" w:cs="Arial"/>
                <w:lang w:val="ru-RU"/>
              </w:rPr>
              <w:t>9</w:t>
            </w:r>
          </w:p>
          <w:p w14:paraId="7FA129C8" w14:textId="2CEBAAB3" w:rsidR="00EF7ABF" w:rsidRPr="00113458" w:rsidRDefault="00EF7ABF" w:rsidP="00EF7ABF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 xml:space="preserve">Лист </w:t>
            </w:r>
            <w:ins w:id="289" w:author="Administrator" w:date="2024-10-01T17:23:00Z">
              <w:r w:rsidR="009E7E30">
                <w:rPr>
                  <w:rFonts w:ascii="Arial" w:hAnsi="Arial" w:cs="Arial"/>
                  <w:lang w:val="ru-RU"/>
                </w:rPr>
                <w:t>5</w:t>
              </w:r>
            </w:ins>
            <w:del w:id="290" w:author="Administrator" w:date="2024-10-01T17:23:00Z">
              <w:r w:rsidRPr="00113458" w:rsidDel="009E7E30">
                <w:rPr>
                  <w:rFonts w:ascii="Arial" w:hAnsi="Arial" w:cs="Arial"/>
                </w:rPr>
                <w:delText>2</w:delText>
              </w:r>
            </w:del>
          </w:p>
        </w:tc>
      </w:tr>
      <w:tr w:rsidR="00EF7ABF" w:rsidRPr="00781CE8" w14:paraId="48293C86" w14:textId="77777777" w:rsidTr="00C568D5">
        <w:tc>
          <w:tcPr>
            <w:tcW w:w="2530" w:type="dxa"/>
            <w:vAlign w:val="center"/>
          </w:tcPr>
          <w:p w14:paraId="211201FC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Поручни</w:t>
            </w:r>
          </w:p>
        </w:tc>
        <w:tc>
          <w:tcPr>
            <w:tcW w:w="4246" w:type="dxa"/>
          </w:tcPr>
          <w:p w14:paraId="4AE2F19E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7F5C28C4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Поручни из нержавеющей стали с тремя леерами</w:t>
            </w:r>
          </w:p>
        </w:tc>
        <w:tc>
          <w:tcPr>
            <w:tcW w:w="5753" w:type="dxa"/>
          </w:tcPr>
          <w:p w14:paraId="0D94D666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21F1CFD0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Шлифованная нержавеющая сталь. Стойка – труба 40 мм.  Поручень – труба 60 мм. Поперечные декоративные элементы (прожилина) – 12-16 мм</w:t>
            </w:r>
          </w:p>
          <w:p w14:paraId="54BE2059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1CEBE29B" w14:textId="3B7785FD" w:rsidR="00EF7ABF" w:rsidRPr="006E3737" w:rsidRDefault="00EF7ABF">
            <w:pPr>
              <w:rPr>
                <w:rFonts w:ascii="Arial" w:hAnsi="Arial" w:cs="Arial"/>
                <w:lang w:val="ru-RU"/>
              </w:rPr>
              <w:pPrChange w:id="291" w:author="ALI" w:date="2026-08-19T10:59:00Z">
                <w:pPr>
                  <w:jc w:val="right"/>
                </w:pPr>
              </w:pPrChange>
            </w:pPr>
            <w:r>
              <w:rPr>
                <w:rFonts w:ascii="Arial" w:hAnsi="Arial" w:cs="Arial"/>
              </w:rPr>
              <w:t>Приложение №</w:t>
            </w:r>
            <w:r w:rsidR="006E3737">
              <w:rPr>
                <w:rFonts w:ascii="Arial" w:hAnsi="Arial" w:cs="Arial"/>
                <w:lang w:val="ru-RU"/>
              </w:rPr>
              <w:t>9</w:t>
            </w:r>
          </w:p>
          <w:p w14:paraId="206119D8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Лист 3,4</w:t>
            </w:r>
          </w:p>
        </w:tc>
      </w:tr>
      <w:tr w:rsidR="00EF7ABF" w:rsidRPr="00A11CD7" w14:paraId="32B3D6F9" w14:textId="77777777" w:rsidTr="00C568D5">
        <w:tc>
          <w:tcPr>
            <w:tcW w:w="2530" w:type="dxa"/>
            <w:vAlign w:val="center"/>
          </w:tcPr>
          <w:p w14:paraId="7103BE56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Пандус</w:t>
            </w:r>
          </w:p>
          <w:p w14:paraId="37A9EB65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0CB848CD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14CDA26A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 xml:space="preserve">Клинкерная плитка </w:t>
            </w:r>
          </w:p>
          <w:p w14:paraId="2FDC69FE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Противоскользящее покрытие</w:t>
            </w:r>
          </w:p>
          <w:p w14:paraId="35DAF291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2B986E7B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11D33B4E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6F96D1E9" w14:textId="7C71F7EE" w:rsidR="00EF7ABF" w:rsidRPr="00A11CD7" w:rsidRDefault="00EF7ABF" w:rsidP="00EF7ABF">
            <w:pPr>
              <w:rPr>
                <w:rFonts w:ascii="Arial" w:hAnsi="Arial" w:cs="Arial"/>
                <w:lang w:val="ru-RU"/>
                <w:rPrChange w:id="292" w:author="ALI" w:date="2026-08-20T12:04:00Z">
                  <w:rPr>
                    <w:rFonts w:ascii="Arial" w:hAnsi="Arial" w:cs="Arial"/>
                  </w:rPr>
                </w:rPrChange>
              </w:rPr>
            </w:pPr>
            <w:r w:rsidRPr="00EF7ABF">
              <w:rPr>
                <w:rFonts w:ascii="Arial" w:hAnsi="Arial" w:cs="Arial"/>
                <w:lang w:val="ru-RU"/>
              </w:rPr>
              <w:t>Плитка аналогична облицовке ступеней/площадки. Противоскользящая абразивная лента, самокле</w:t>
            </w:r>
            <w:del w:id="293" w:author="ALI" w:date="2026-08-20T12:04:00Z">
              <w:r w:rsidRPr="00EF7ABF" w:rsidDel="00A11CD7">
                <w:rPr>
                  <w:rFonts w:ascii="Arial" w:hAnsi="Arial" w:cs="Arial"/>
                  <w:lang w:val="ru-RU"/>
                </w:rPr>
                <w:delText>ю</w:delText>
              </w:r>
            </w:del>
            <w:ins w:id="294" w:author="ALI" w:date="2026-08-20T12:04:00Z">
              <w:r w:rsidR="00A11CD7">
                <w:rPr>
                  <w:rFonts w:ascii="Arial" w:hAnsi="Arial" w:cs="Arial"/>
                  <w:lang w:val="ru-RU"/>
                </w:rPr>
                <w:t>я</w:t>
              </w:r>
            </w:ins>
            <w:r w:rsidRPr="00EF7ABF">
              <w:rPr>
                <w:rFonts w:ascii="Arial" w:hAnsi="Arial" w:cs="Arial"/>
                <w:lang w:val="ru-RU"/>
              </w:rPr>
              <w:t xml:space="preserve">щаяся, 80 гранул на кв. дюйм, фольгированная, формуемая. </w:t>
            </w:r>
            <w:r w:rsidRPr="00A11CD7">
              <w:rPr>
                <w:rFonts w:ascii="Arial" w:hAnsi="Arial" w:cs="Arial"/>
                <w:lang w:val="ru-RU"/>
                <w:rPrChange w:id="295" w:author="ALI" w:date="2026-08-20T12:04:00Z">
                  <w:rPr>
                    <w:rFonts w:ascii="Arial" w:hAnsi="Arial" w:cs="Arial"/>
                  </w:rPr>
                </w:rPrChange>
              </w:rPr>
              <w:t>Цвет: черный, желтый</w:t>
            </w:r>
          </w:p>
          <w:p w14:paraId="07FFC8CA" w14:textId="77777777" w:rsidR="00EF7ABF" w:rsidRPr="00A11CD7" w:rsidRDefault="00EF7ABF" w:rsidP="00EF7ABF">
            <w:pPr>
              <w:rPr>
                <w:rFonts w:ascii="Arial" w:hAnsi="Arial" w:cs="Arial"/>
                <w:lang w:val="ru-RU"/>
                <w:rPrChange w:id="296" w:author="ALI" w:date="2026-08-20T12:04:00Z">
                  <w:rPr>
                    <w:rFonts w:ascii="Arial" w:hAnsi="Arial" w:cs="Arial"/>
                  </w:rPr>
                </w:rPrChange>
              </w:rPr>
            </w:pPr>
          </w:p>
        </w:tc>
        <w:tc>
          <w:tcPr>
            <w:tcW w:w="1973" w:type="dxa"/>
          </w:tcPr>
          <w:p w14:paraId="7AC6ABA5" w14:textId="77777777" w:rsidR="00EF7ABF" w:rsidRPr="00A11CD7" w:rsidRDefault="00EF7ABF" w:rsidP="00EF7ABF">
            <w:pPr>
              <w:rPr>
                <w:rFonts w:ascii="Arial" w:hAnsi="Arial" w:cs="Arial"/>
                <w:lang w:val="ru-RU"/>
                <w:rPrChange w:id="297" w:author="ALI" w:date="2026-08-20T12:04:00Z">
                  <w:rPr>
                    <w:rFonts w:ascii="Arial" w:hAnsi="Arial" w:cs="Arial"/>
                  </w:rPr>
                </w:rPrChange>
              </w:rPr>
            </w:pPr>
          </w:p>
        </w:tc>
      </w:tr>
      <w:tr w:rsidR="00EF7ABF" w:rsidRPr="00781CE8" w14:paraId="5CD3DE67" w14:textId="77777777" w:rsidTr="00C568D5">
        <w:tc>
          <w:tcPr>
            <w:tcW w:w="2530" w:type="dxa"/>
            <w:vAlign w:val="center"/>
          </w:tcPr>
          <w:p w14:paraId="384AD604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Подъемник для МГН</w:t>
            </w:r>
          </w:p>
        </w:tc>
        <w:tc>
          <w:tcPr>
            <w:tcW w:w="4246" w:type="dxa"/>
          </w:tcPr>
          <w:p w14:paraId="2A011CD7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07BC1F3A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Базовая модель: БК-420/БК-450 или аналог</w:t>
            </w:r>
          </w:p>
        </w:tc>
        <w:tc>
          <w:tcPr>
            <w:tcW w:w="5753" w:type="dxa"/>
          </w:tcPr>
          <w:p w14:paraId="5706B39C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372542B6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Высота подъема: 1,5- 2 м. Грузоподъемность: 225кг. </w:t>
            </w:r>
            <w:r w:rsidRPr="00113458">
              <w:rPr>
                <w:rFonts w:ascii="Arial" w:hAnsi="Arial" w:cs="Arial"/>
              </w:rPr>
              <w:t>Габариты платформы: 800х1275 мм.</w:t>
            </w:r>
          </w:p>
          <w:p w14:paraId="2B7D0E32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  <w:tc>
          <w:tcPr>
            <w:tcW w:w="1973" w:type="dxa"/>
          </w:tcPr>
          <w:p w14:paraId="779651FA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</w:tr>
      <w:tr w:rsidR="00EF7ABF" w:rsidRPr="00A11CD7" w14:paraId="6A4F264D" w14:textId="77777777" w:rsidTr="00A11CD7">
        <w:tblPrEx>
          <w:tblW w:w="0" w:type="auto"/>
          <w:tblPrExChange w:id="298" w:author="ALI" w:date="2026-08-20T12:04:00Z">
            <w:tblPrEx>
              <w:tblW w:w="0" w:type="auto"/>
            </w:tblPrEx>
          </w:tblPrExChange>
        </w:tblPrEx>
        <w:trPr>
          <w:trHeight w:val="1246"/>
        </w:trPr>
        <w:tc>
          <w:tcPr>
            <w:tcW w:w="2530" w:type="dxa"/>
            <w:vAlign w:val="center"/>
            <w:tcPrChange w:id="299" w:author="ALI" w:date="2026-08-20T12:04:00Z">
              <w:tcPr>
                <w:tcW w:w="2530" w:type="dxa"/>
                <w:vAlign w:val="center"/>
              </w:tcPr>
            </w:tcPrChange>
          </w:tcPr>
          <w:p w14:paraId="4707F58D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Козырек над входом</w:t>
            </w:r>
          </w:p>
        </w:tc>
        <w:tc>
          <w:tcPr>
            <w:tcW w:w="4246" w:type="dxa"/>
            <w:tcPrChange w:id="300" w:author="ALI" w:date="2026-08-20T12:04:00Z">
              <w:tcPr>
                <w:tcW w:w="4246" w:type="dxa"/>
              </w:tcPr>
            </w:tcPrChange>
          </w:tcPr>
          <w:p w14:paraId="1763FDCA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720BE082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Базовый вариант: восстановление существующего </w:t>
            </w:r>
          </w:p>
          <w:p w14:paraId="4CB0C8EC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Альтернативный вариант – козырек из алюкобонда</w:t>
            </w:r>
          </w:p>
          <w:p w14:paraId="3518DC94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15D2E140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561812AA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7490E95C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765553F2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  <w:tcPrChange w:id="301" w:author="ALI" w:date="2026-08-20T12:04:00Z">
              <w:tcPr>
                <w:tcW w:w="5753" w:type="dxa"/>
              </w:tcPr>
            </w:tcPrChange>
          </w:tcPr>
          <w:p w14:paraId="42826FE9" w14:textId="77777777" w:rsidR="00EF7ABF" w:rsidRPr="00EF7ABF" w:rsidRDefault="009E7E30" w:rsidP="00EF7ABF">
            <w:pPr>
              <w:rPr>
                <w:rFonts w:ascii="Arial" w:hAnsi="Arial" w:cs="Arial"/>
                <w:lang w:val="ru-RU"/>
              </w:rPr>
            </w:pPr>
            <w:commentRangeStart w:id="302"/>
            <w:commentRangeEnd w:id="302"/>
            <w:r>
              <w:rPr>
                <w:rStyle w:val="ad"/>
                <w:rFonts w:eastAsia="MS Mincho"/>
              </w:rPr>
              <w:commentReference w:id="302"/>
            </w:r>
          </w:p>
        </w:tc>
        <w:tc>
          <w:tcPr>
            <w:tcW w:w="1973" w:type="dxa"/>
            <w:tcPrChange w:id="303" w:author="ALI" w:date="2026-08-20T12:04:00Z">
              <w:tcPr>
                <w:tcW w:w="1973" w:type="dxa"/>
              </w:tcPr>
            </w:tcPrChange>
          </w:tcPr>
          <w:p w14:paraId="210C275F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</w:tc>
      </w:tr>
      <w:tr w:rsidR="00EF7ABF" w:rsidRPr="00781CE8" w14:paraId="4358B929" w14:textId="77777777" w:rsidTr="00C568D5">
        <w:tc>
          <w:tcPr>
            <w:tcW w:w="14502" w:type="dxa"/>
            <w:gridSpan w:val="4"/>
          </w:tcPr>
          <w:p w14:paraId="797D3A0D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 xml:space="preserve">ОПЕРАЦИОННЫЙ ЗАЛ </w:t>
            </w:r>
          </w:p>
          <w:p w14:paraId="5428FC02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(ЗОНА 24/7)</w:t>
            </w:r>
          </w:p>
        </w:tc>
      </w:tr>
      <w:tr w:rsidR="00EF7ABF" w:rsidRPr="00781CE8" w14:paraId="2A4D70CD" w14:textId="77777777" w:rsidTr="00C568D5">
        <w:tc>
          <w:tcPr>
            <w:tcW w:w="2530" w:type="dxa"/>
            <w:vAlign w:val="center"/>
          </w:tcPr>
          <w:p w14:paraId="3DC42AF8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Грязезащитное покрытие</w:t>
            </w:r>
          </w:p>
        </w:tc>
        <w:tc>
          <w:tcPr>
            <w:tcW w:w="4246" w:type="dxa"/>
          </w:tcPr>
          <w:p w14:paraId="29B1341A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0E289247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Модульный коврик СИТИТОП</w:t>
            </w:r>
          </w:p>
        </w:tc>
        <w:tc>
          <w:tcPr>
            <w:tcW w:w="5753" w:type="dxa"/>
          </w:tcPr>
          <w:p w14:paraId="4580768C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6C50C102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Эффективная преграда для обеспечения сбора грязи с обуви.</w:t>
            </w:r>
          </w:p>
          <w:p w14:paraId="710955FF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Материал: резина + текстиль + скребок </w:t>
            </w:r>
          </w:p>
          <w:p w14:paraId="0E35039D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по ширине дверного проема</w:t>
            </w:r>
          </w:p>
          <w:p w14:paraId="22D847C6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5E463113" w14:textId="626DD0B0" w:rsidR="00EF7ABF" w:rsidRPr="006E3737" w:rsidRDefault="00EF7ABF">
            <w:pPr>
              <w:rPr>
                <w:rFonts w:ascii="Arial" w:hAnsi="Arial" w:cs="Arial"/>
                <w:lang w:val="ru-RU"/>
              </w:rPr>
              <w:pPrChange w:id="304" w:author="ALI" w:date="2026-08-19T11:00:00Z">
                <w:pPr>
                  <w:jc w:val="right"/>
                </w:pPr>
              </w:pPrChange>
            </w:pPr>
            <w:r>
              <w:rPr>
                <w:rFonts w:ascii="Arial" w:hAnsi="Arial" w:cs="Arial"/>
              </w:rPr>
              <w:t>Приложение №</w:t>
            </w:r>
            <w:r w:rsidR="006E3737">
              <w:rPr>
                <w:rFonts w:ascii="Arial" w:hAnsi="Arial" w:cs="Arial"/>
                <w:lang w:val="ru-RU"/>
              </w:rPr>
              <w:t>9</w:t>
            </w:r>
          </w:p>
          <w:p w14:paraId="45D57DF1" w14:textId="77777777" w:rsidR="00EF7ABF" w:rsidRPr="00113458" w:rsidRDefault="00EF7ABF" w:rsidP="008744D0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Лист 2</w:t>
            </w:r>
          </w:p>
        </w:tc>
      </w:tr>
      <w:tr w:rsidR="00EF7ABF" w:rsidRPr="00781CE8" w14:paraId="2A9DC3FC" w14:textId="77777777" w:rsidTr="00C568D5">
        <w:tc>
          <w:tcPr>
            <w:tcW w:w="2530" w:type="dxa"/>
            <w:vAlign w:val="center"/>
          </w:tcPr>
          <w:p w14:paraId="77ED31AD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lastRenderedPageBreak/>
              <w:t>Стены</w:t>
            </w:r>
          </w:p>
        </w:tc>
        <w:tc>
          <w:tcPr>
            <w:tcW w:w="4246" w:type="dxa"/>
            <w:shd w:val="clear" w:color="auto" w:fill="auto"/>
          </w:tcPr>
          <w:p w14:paraId="6197A571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Наружные стены – облицовка ГКЛ (С626 по системе Кнауф) с заполнением мин. ватой 50 мм.</w:t>
            </w:r>
          </w:p>
          <w:p w14:paraId="11B2D9F6" w14:textId="3587A2F9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Существующие стены – облицовка ГКЛ (С626 по системе Кнауф) </w:t>
            </w:r>
            <w:del w:id="305" w:author="ALI" w:date="2026-08-20T12:04:00Z">
              <w:r w:rsidRPr="00EF7ABF" w:rsidDel="00A11CD7">
                <w:rPr>
                  <w:rFonts w:ascii="Arial" w:hAnsi="Arial" w:cs="Arial"/>
                  <w:lang w:val="ru-RU"/>
                </w:rPr>
                <w:delText xml:space="preserve"> 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до отм. + 2,750 от уровня чистого пола (при необходимости). </w:t>
            </w:r>
          </w:p>
          <w:p w14:paraId="15607A27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Отделка стен: От отм. + 2,750 до перекрытия: окраска аутентичных стен; шпаклевка (при необходимости).</w:t>
            </w:r>
          </w:p>
          <w:p w14:paraId="313ADE18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Альтернативный вариант: ГКЛ,</w:t>
            </w:r>
          </w:p>
          <w:p w14:paraId="3A6713D7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шпаклевка, окраска по стеклохолсту </w:t>
            </w:r>
          </w:p>
        </w:tc>
        <w:tc>
          <w:tcPr>
            <w:tcW w:w="5753" w:type="dxa"/>
          </w:tcPr>
          <w:p w14:paraId="1F70DFC5" w14:textId="2F83FC6E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До отм. + 2,750 от уровня пола: 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</w:t>
            </w:r>
            <w:del w:id="306" w:author="ALI" w:date="2026-08-20T12:05:00Z">
              <w:r w:rsidRPr="00EF7ABF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 или аналог. </w:t>
            </w:r>
          </w:p>
          <w:p w14:paraId="4845590A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От отм. + 2,750 до перекрытия окраска краской  </w:t>
            </w:r>
          </w:p>
          <w:p w14:paraId="2775B19F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 xml:space="preserve">Tikkurila EURO 7 RAL 3020 или аналог. </w:t>
            </w:r>
          </w:p>
          <w:p w14:paraId="692BE432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  <w:tc>
          <w:tcPr>
            <w:tcW w:w="1973" w:type="dxa"/>
          </w:tcPr>
          <w:p w14:paraId="1008547C" w14:textId="45B338BF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</w:tr>
      <w:tr w:rsidR="00EF7ABF" w:rsidRPr="00781CE8" w14:paraId="01163167" w14:textId="77777777" w:rsidTr="00C568D5">
        <w:trPr>
          <w:trHeight w:val="806"/>
        </w:trPr>
        <w:tc>
          <w:tcPr>
            <w:tcW w:w="2530" w:type="dxa"/>
            <w:vMerge w:val="restart"/>
            <w:shd w:val="clear" w:color="auto" w:fill="auto"/>
            <w:vAlign w:val="center"/>
          </w:tcPr>
          <w:p w14:paraId="01745119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Перегородки</w:t>
            </w:r>
          </w:p>
        </w:tc>
        <w:tc>
          <w:tcPr>
            <w:tcW w:w="4246" w:type="dxa"/>
            <w:shd w:val="clear" w:color="auto" w:fill="auto"/>
          </w:tcPr>
          <w:p w14:paraId="6657E88C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5581331A" w14:textId="07AFD0A1" w:rsidR="00EF7ABF" w:rsidRPr="00113458" w:rsidRDefault="00EF7ABF" w:rsidP="00EF7ABF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Трансформируемая перегородка цельностеклянная, закалённое стекло 10 мм. </w:t>
            </w:r>
            <w:r w:rsidRPr="00113458">
              <w:rPr>
                <w:rFonts w:ascii="Arial" w:hAnsi="Arial" w:cs="Arial"/>
              </w:rPr>
              <w:t>H=2500 мм</w:t>
            </w:r>
          </w:p>
        </w:tc>
        <w:tc>
          <w:tcPr>
            <w:tcW w:w="5753" w:type="dxa"/>
            <w:shd w:val="clear" w:color="auto" w:fill="auto"/>
          </w:tcPr>
          <w:p w14:paraId="5892557E" w14:textId="77777777" w:rsidR="00EF7ABF" w:rsidRPr="009E7E30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00E6B5F1" w14:textId="09234126" w:rsidR="00EF7ABF" w:rsidRPr="009E7E30" w:rsidRDefault="00EF7ABF" w:rsidP="00EF7ABF">
            <w:pPr>
              <w:rPr>
                <w:rFonts w:ascii="Arial" w:hAnsi="Arial" w:cs="Arial"/>
                <w:lang w:val="ru-RU"/>
              </w:rPr>
            </w:pPr>
            <w:r w:rsidRPr="00FD5A54">
              <w:rPr>
                <w:rFonts w:ascii="Arial" w:hAnsi="Arial" w:cs="Arial"/>
                <w:lang w:val="ru-RU"/>
              </w:rPr>
              <w:t>Перегородка цельностеклянная подвесного типа с системой фиксации полотен в полу либо резьбовым зажимом напольных фиксаторов. Верхний и нижний пояс зажимного профиля высотой не менее 40 мм. Толщина закаленного стекла 10 мм. ГОСТ 3069</w:t>
            </w:r>
            <w:r w:rsidRPr="009E7E30">
              <w:rPr>
                <w:rFonts w:ascii="Arial" w:hAnsi="Arial" w:cs="Arial"/>
                <w:lang w:val="ru-RU"/>
              </w:rPr>
              <w:t>8-2014. Наличие замков обеспечивающих быструю фиксацию перегородок в положении закрыто/открыто</w:t>
            </w:r>
            <w:r w:rsidRPr="009E7E30">
              <w:rPr>
                <w:rFonts w:ascii="Arial" w:hAnsi="Arial" w:cs="Arial"/>
                <w:shd w:val="clear" w:color="auto" w:fill="D5DCE4"/>
                <w:lang w:val="ru-RU"/>
              </w:rPr>
              <w:t>. Дополнительно на открывающуюся створку устанавливается замок</w:t>
            </w:r>
            <w:r w:rsidR="0072664C" w:rsidRPr="009E7E30">
              <w:rPr>
                <w:rFonts w:ascii="Arial" w:hAnsi="Arial" w:cs="Arial"/>
                <w:shd w:val="clear" w:color="auto" w:fill="D5DCE4"/>
                <w:lang w:val="ru-RU"/>
              </w:rPr>
              <w:t xml:space="preserve"> </w:t>
            </w:r>
            <w:r w:rsidR="00D262F8" w:rsidRPr="009E7E30">
              <w:rPr>
                <w:rFonts w:ascii="Arial" w:hAnsi="Arial" w:cs="Arial"/>
                <w:shd w:val="clear" w:color="auto" w:fill="D5DCE4"/>
                <w:lang w:val="ru-RU"/>
              </w:rPr>
              <w:t>с барашком</w:t>
            </w:r>
            <w:r w:rsidRPr="009E7E30">
              <w:rPr>
                <w:rFonts w:ascii="Arial" w:hAnsi="Arial" w:cs="Arial"/>
                <w:shd w:val="clear" w:color="auto" w:fill="D5DCE4"/>
                <w:lang w:val="ru-RU"/>
              </w:rPr>
              <w:t>.</w:t>
            </w:r>
            <w:r w:rsidRPr="009E7E30">
              <w:rPr>
                <w:rFonts w:ascii="Arial" w:hAnsi="Arial" w:cs="Arial"/>
                <w:lang w:val="ru-RU"/>
              </w:rPr>
              <w:t xml:space="preserve"> Оклейка стеклянных полотен перегородки пленкой класса защиты А3</w:t>
            </w:r>
          </w:p>
          <w:p w14:paraId="2DDE98FF" w14:textId="77777777" w:rsidR="00EF7ABF" w:rsidRPr="009E7E30" w:rsidRDefault="00EF7ABF" w:rsidP="00EF7ABF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vMerge w:val="restart"/>
            <w:shd w:val="clear" w:color="auto" w:fill="auto"/>
          </w:tcPr>
          <w:p w14:paraId="4FA03C30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5131E2B4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01D2ECB6" w14:textId="58E22FEC" w:rsidR="00EF7ABF" w:rsidRPr="006E3737" w:rsidRDefault="00EF7ABF">
            <w:pPr>
              <w:rPr>
                <w:rFonts w:ascii="Arial" w:hAnsi="Arial" w:cs="Arial"/>
                <w:lang w:val="ru-RU"/>
              </w:rPr>
              <w:pPrChange w:id="307" w:author="ALI" w:date="2026-08-19T11:00:00Z">
                <w:pPr>
                  <w:jc w:val="right"/>
                </w:pPr>
              </w:pPrChange>
            </w:pPr>
            <w:r>
              <w:rPr>
                <w:rFonts w:ascii="Arial" w:hAnsi="Arial" w:cs="Arial"/>
              </w:rPr>
              <w:t>Приложение №</w:t>
            </w:r>
            <w:r w:rsidR="006E3737">
              <w:rPr>
                <w:rFonts w:ascii="Arial" w:hAnsi="Arial" w:cs="Arial"/>
                <w:lang w:val="ru-RU"/>
              </w:rPr>
              <w:t>9</w:t>
            </w:r>
          </w:p>
          <w:p w14:paraId="13CFA304" w14:textId="78555343" w:rsidR="00EF7ABF" w:rsidRPr="00113458" w:rsidRDefault="00EF7ABF" w:rsidP="00EF7ABF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 xml:space="preserve">Лист </w:t>
            </w:r>
            <w:r w:rsidR="006E3737">
              <w:rPr>
                <w:rFonts w:ascii="Arial" w:hAnsi="Arial" w:cs="Arial"/>
                <w:lang w:val="ru-RU"/>
              </w:rPr>
              <w:t>2</w:t>
            </w:r>
            <w:r w:rsidRPr="00113458">
              <w:rPr>
                <w:rFonts w:ascii="Arial" w:hAnsi="Arial" w:cs="Arial"/>
              </w:rPr>
              <w:t>7</w:t>
            </w:r>
          </w:p>
          <w:p w14:paraId="1FAD79F8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5D2CDB56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1CE74D95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709810B6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14C6102E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0D676425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52799218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1CE67478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500ED996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64BE3FF5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71A88C7E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6A22AC97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4F440F92" w14:textId="7C682C12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</w:tr>
      <w:tr w:rsidR="00EF7ABF" w:rsidRPr="00781CE8" w14:paraId="697AEDAA" w14:textId="77777777" w:rsidTr="00C568D5">
        <w:trPr>
          <w:trHeight w:val="658"/>
        </w:trPr>
        <w:tc>
          <w:tcPr>
            <w:tcW w:w="2530" w:type="dxa"/>
            <w:vMerge/>
          </w:tcPr>
          <w:p w14:paraId="4B71FC55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  <w:tc>
          <w:tcPr>
            <w:tcW w:w="4246" w:type="dxa"/>
            <w:shd w:val="clear" w:color="auto" w:fill="auto"/>
          </w:tcPr>
          <w:p w14:paraId="6EEA2065" w14:textId="77777777" w:rsidR="00EF7ABF" w:rsidRPr="00F000A3" w:rsidRDefault="00EF7ABF" w:rsidP="00EF7ABF">
            <w:pPr>
              <w:rPr>
                <w:rFonts w:ascii="Arial" w:hAnsi="Arial" w:cs="Arial"/>
                <w:highlight w:val="yellow"/>
                <w:lang w:val="ru-RU"/>
              </w:rPr>
            </w:pPr>
          </w:p>
          <w:p w14:paraId="26E9ADFE" w14:textId="77777777" w:rsidR="00EF7ABF" w:rsidRPr="00F000A3" w:rsidRDefault="00EF7ABF" w:rsidP="00EF7ABF">
            <w:pPr>
              <w:rPr>
                <w:rFonts w:ascii="Arial" w:hAnsi="Arial" w:cs="Arial"/>
                <w:highlight w:val="yellow"/>
                <w:lang w:val="ru-RU"/>
              </w:rPr>
            </w:pPr>
            <w:r w:rsidRPr="007B5483">
              <w:rPr>
                <w:rFonts w:ascii="Arial" w:hAnsi="Arial" w:cs="Arial"/>
                <w:lang w:val="ru-RU"/>
              </w:rPr>
              <w:t>Возводимые перегородки из ГКЛ</w:t>
            </w:r>
            <w:del w:id="308" w:author="ALI" w:date="2026-08-20T12:05:00Z">
              <w:r w:rsidRPr="007B5483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7B5483">
              <w:rPr>
                <w:rFonts w:ascii="Arial" w:hAnsi="Arial" w:cs="Arial"/>
                <w:lang w:val="ru-RU"/>
              </w:rPr>
              <w:t xml:space="preserve"> с заполнением мин. ватой 50 мм, усиленные арматурой диаметром 16 мм с ячейкой 150х150 мм</w:t>
            </w:r>
          </w:p>
        </w:tc>
        <w:tc>
          <w:tcPr>
            <w:tcW w:w="5753" w:type="dxa"/>
            <w:shd w:val="clear" w:color="auto" w:fill="auto"/>
          </w:tcPr>
          <w:p w14:paraId="6DC4A0F1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2B5F3C2E" w14:textId="7577D6DC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До отм. + 2,750 от уровня пола: 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</w:t>
            </w:r>
            <w:del w:id="309" w:author="ALI" w:date="2026-08-20T12:05:00Z">
              <w:r w:rsidRPr="00EF7ABF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 или аналог. </w:t>
            </w:r>
          </w:p>
          <w:p w14:paraId="7F9489A6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От отм. + 2,750 до перекрытия окраска краской  </w:t>
            </w:r>
          </w:p>
          <w:p w14:paraId="00719673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Tikkurila EURO 7 RAL 3020 или аналог.</w:t>
            </w:r>
          </w:p>
          <w:p w14:paraId="20A5780C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  <w:tc>
          <w:tcPr>
            <w:tcW w:w="1973" w:type="dxa"/>
            <w:vMerge/>
          </w:tcPr>
          <w:p w14:paraId="06FB15AB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</w:tr>
      <w:tr w:rsidR="00EF7ABF" w:rsidRPr="00A11CD7" w14:paraId="7B49A93F" w14:textId="77777777" w:rsidTr="00C568D5">
        <w:tc>
          <w:tcPr>
            <w:tcW w:w="2530" w:type="dxa"/>
            <w:vAlign w:val="center"/>
          </w:tcPr>
          <w:p w14:paraId="2BFC7F38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Пол</w:t>
            </w:r>
          </w:p>
          <w:p w14:paraId="10A94B15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49B21FE6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517E8808" w14:textId="117A9A0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Керамогранит</w:t>
            </w:r>
            <w:del w:id="310" w:author="ALI" w:date="2026-08-20T12:05:00Z">
              <w:r w:rsidRPr="00EF7ABF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 КЕРАМА МАРАЦЦИ </w:t>
            </w:r>
            <w:r w:rsidRPr="00113458">
              <w:rPr>
                <w:rFonts w:ascii="Arial" w:hAnsi="Arial" w:cs="Arial"/>
              </w:rPr>
              <w:t>SG</w:t>
            </w:r>
            <w:r w:rsidRPr="00EF7ABF">
              <w:rPr>
                <w:rFonts w:ascii="Arial" w:hAnsi="Arial" w:cs="Arial"/>
                <w:lang w:val="ru-RU"/>
              </w:rPr>
              <w:t>632400</w:t>
            </w:r>
            <w:r w:rsidRPr="00113458">
              <w:rPr>
                <w:rFonts w:ascii="Arial" w:hAnsi="Arial" w:cs="Arial"/>
              </w:rPr>
              <w:t>R</w:t>
            </w:r>
            <w:r w:rsidRPr="00EF7ABF">
              <w:rPr>
                <w:rFonts w:ascii="Arial" w:hAnsi="Arial" w:cs="Arial"/>
                <w:lang w:val="ru-RU"/>
              </w:rPr>
              <w:t xml:space="preserve"> 600х600 мм ТЕРРАЦЦО, цвет – серый светлый</w:t>
            </w:r>
          </w:p>
          <w:p w14:paraId="7E356DB3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Либо аналог</w:t>
            </w:r>
          </w:p>
          <w:p w14:paraId="62BE6137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3CA4581E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07D54846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1C4262F3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39DABCA0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600х600 мм. Затирка – в цвет плитки, шов 1,5-2 мм</w:t>
            </w:r>
          </w:p>
          <w:p w14:paraId="17831062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1A18334E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2D74F78D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</w:tc>
      </w:tr>
      <w:tr w:rsidR="00EF7ABF" w:rsidRPr="00A11CD7" w14:paraId="71C4A97C" w14:textId="77777777" w:rsidTr="00C568D5">
        <w:tc>
          <w:tcPr>
            <w:tcW w:w="2530" w:type="dxa"/>
            <w:vAlign w:val="center"/>
          </w:tcPr>
          <w:p w14:paraId="53EECB99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lastRenderedPageBreak/>
              <w:t>Плинтус</w:t>
            </w:r>
          </w:p>
        </w:tc>
        <w:tc>
          <w:tcPr>
            <w:tcW w:w="4246" w:type="dxa"/>
          </w:tcPr>
          <w:p w14:paraId="0B059436" w14:textId="77777777" w:rsidR="00EF7ABF" w:rsidRPr="00461916" w:rsidRDefault="00EF7ABF" w:rsidP="00EF7ABF">
            <w:pPr>
              <w:rPr>
                <w:rFonts w:ascii="Arial" w:hAnsi="Arial" w:cs="Arial"/>
                <w:highlight w:val="yellow"/>
                <w:lang w:val="ru-RU"/>
              </w:rPr>
            </w:pPr>
          </w:p>
          <w:p w14:paraId="3A98EF8E" w14:textId="7BB49051" w:rsidR="00EF7ABF" w:rsidRPr="00461916" w:rsidRDefault="00461916" w:rsidP="00EF7ABF">
            <w:pPr>
              <w:rPr>
                <w:rFonts w:ascii="Arial" w:hAnsi="Arial" w:cs="Arial"/>
                <w:highlight w:val="yellow"/>
                <w:lang w:val="ru-RU"/>
              </w:rPr>
            </w:pPr>
            <w:r w:rsidRPr="00461916">
              <w:rPr>
                <w:rFonts w:ascii="Arial" w:hAnsi="Arial" w:cs="Arial"/>
              </w:rPr>
              <w:t>Fezard </w:t>
            </w:r>
            <w:del w:id="311" w:author="ALI" w:date="2026-08-20T12:06:00Z">
              <w:r w:rsidRPr="00461916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461916">
              <w:rPr>
                <w:rFonts w:ascii="Arial" w:hAnsi="Arial" w:cs="Arial"/>
                <w:lang w:val="ru-RU"/>
              </w:rPr>
              <w:t xml:space="preserve">2500*80*10 </w:t>
            </w:r>
            <w:r w:rsidRPr="00461916">
              <w:rPr>
                <w:rFonts w:ascii="Arial" w:hAnsi="Arial" w:cs="Arial"/>
              </w:rPr>
              <w:t>c</w:t>
            </w:r>
            <w:r w:rsidRPr="00461916">
              <w:rPr>
                <w:rFonts w:ascii="Arial" w:hAnsi="Arial" w:cs="Arial"/>
                <w:lang w:val="ru-RU"/>
              </w:rPr>
              <w:t xml:space="preserve"> соединителями и углами или аналог.</w:t>
            </w:r>
          </w:p>
        </w:tc>
        <w:tc>
          <w:tcPr>
            <w:tcW w:w="5753" w:type="dxa"/>
          </w:tcPr>
          <w:p w14:paraId="182AE119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400A2CA3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Плинтус алюминиевый анодированный самоклеящийся,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-80 мм</w:t>
            </w:r>
          </w:p>
          <w:p w14:paraId="615F37AA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1CE7556B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</w:tc>
      </w:tr>
      <w:tr w:rsidR="00EF7ABF" w:rsidRPr="00781CE8" w14:paraId="0040B8F4" w14:textId="77777777" w:rsidTr="00C568D5">
        <w:tc>
          <w:tcPr>
            <w:tcW w:w="2530" w:type="dxa"/>
            <w:shd w:val="clear" w:color="auto" w:fill="auto"/>
            <w:vAlign w:val="center"/>
          </w:tcPr>
          <w:p w14:paraId="20A6DC0E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Потолок</w:t>
            </w:r>
          </w:p>
        </w:tc>
        <w:tc>
          <w:tcPr>
            <w:tcW w:w="4246" w:type="dxa"/>
            <w:shd w:val="clear" w:color="auto" w:fill="auto"/>
          </w:tcPr>
          <w:p w14:paraId="3C54CF0A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1C979730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Открытое исполнение:</w:t>
            </w:r>
          </w:p>
          <w:p w14:paraId="7E8FDD22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Восстановление целостности покрытия (заделка швов трещин); Окраска аутентичного потолочного</w:t>
            </w:r>
          </w:p>
          <w:p w14:paraId="7023533D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пространства и коммуникаций.</w:t>
            </w:r>
          </w:p>
          <w:p w14:paraId="163D4EF6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 исключительных случаях:</w:t>
            </w:r>
          </w:p>
          <w:p w14:paraId="490AFA53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ГКЛ, шпаклевка, окраска потолочного пространства и коммуникаций </w:t>
            </w:r>
          </w:p>
        </w:tc>
        <w:tc>
          <w:tcPr>
            <w:tcW w:w="5753" w:type="dxa"/>
            <w:shd w:val="clear" w:color="auto" w:fill="auto"/>
          </w:tcPr>
          <w:p w14:paraId="45321C84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2E7CD00B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или аналог. Цвет 3020. </w:t>
            </w:r>
          </w:p>
          <w:p w14:paraId="0545F28B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Прокладка кабельных трасс, магистральных фреонопроводов осуществляется в металлических лотках.</w:t>
            </w:r>
          </w:p>
          <w:p w14:paraId="677668FA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Все инженерные коммуникации за исключением</w:t>
            </w:r>
          </w:p>
          <w:p w14:paraId="44A63EA6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оконечных устройств (включая линии ОКЛ)</w:t>
            </w:r>
          </w:p>
          <w:p w14:paraId="38BE3B80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окрашиваются в цвет потолка.</w:t>
            </w:r>
          </w:p>
          <w:p w14:paraId="74FD6521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Исключение: Трубопроводы внутреннего пожарного и спринклерного пожаротушения окрашиваются в оранжевый цвет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2004. Кабельные линии систем автоматической пожарной сигнализации, оповещения и управления эвакуацией (АПС и СОУЭ) оранжевого цвета и системы аварийного освещения должны быть красного цвета без окрашивания. </w:t>
            </w:r>
            <w:r w:rsidRPr="00113458">
              <w:rPr>
                <w:rFonts w:ascii="Arial" w:hAnsi="Arial" w:cs="Arial"/>
              </w:rPr>
              <w:t>Оборудование систем АПС и СОУЭ применяется без окрашивания</w:t>
            </w:r>
          </w:p>
          <w:p w14:paraId="381D95B4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  <w:tc>
          <w:tcPr>
            <w:tcW w:w="1973" w:type="dxa"/>
            <w:shd w:val="clear" w:color="auto" w:fill="auto"/>
          </w:tcPr>
          <w:p w14:paraId="6204F7D3" w14:textId="7048A02A" w:rsidR="00EF7ABF" w:rsidRPr="006E3737" w:rsidRDefault="00EF7ABF">
            <w:pPr>
              <w:rPr>
                <w:rFonts w:ascii="Arial" w:hAnsi="Arial" w:cs="Arial"/>
                <w:lang w:val="ru-RU"/>
              </w:rPr>
              <w:pPrChange w:id="312" w:author="ALI" w:date="2026-08-19T11:00:00Z">
                <w:pPr>
                  <w:jc w:val="right"/>
                </w:pPr>
              </w:pPrChange>
            </w:pPr>
            <w:r>
              <w:rPr>
                <w:rFonts w:ascii="Arial" w:hAnsi="Arial" w:cs="Arial"/>
              </w:rPr>
              <w:t>Приложение №</w:t>
            </w:r>
            <w:r w:rsidR="006E3737">
              <w:rPr>
                <w:rFonts w:ascii="Arial" w:hAnsi="Arial" w:cs="Arial"/>
                <w:lang w:val="ru-RU"/>
              </w:rPr>
              <w:t>9</w:t>
            </w:r>
          </w:p>
          <w:p w14:paraId="73A446E5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Лист 29, 34</w:t>
            </w:r>
          </w:p>
        </w:tc>
      </w:tr>
      <w:tr w:rsidR="00EF7ABF" w:rsidRPr="00A11CD7" w14:paraId="24F756CB" w14:textId="77777777" w:rsidTr="00C568D5">
        <w:tc>
          <w:tcPr>
            <w:tcW w:w="2530" w:type="dxa"/>
            <w:shd w:val="clear" w:color="auto" w:fill="auto"/>
            <w:vAlign w:val="center"/>
          </w:tcPr>
          <w:p w14:paraId="4E04228F" w14:textId="77777777" w:rsidR="00EF7ABF" w:rsidRPr="00113458" w:rsidRDefault="00EF7ABF" w:rsidP="00EF7ABF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Освещение</w:t>
            </w:r>
          </w:p>
        </w:tc>
        <w:tc>
          <w:tcPr>
            <w:tcW w:w="4246" w:type="dxa"/>
            <w:shd w:val="clear" w:color="auto" w:fill="auto"/>
          </w:tcPr>
          <w:p w14:paraId="0FAEB174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3BDA676A" w14:textId="77777777" w:rsidR="00EF7ABF" w:rsidRPr="00113458" w:rsidRDefault="00EF7ABF" w:rsidP="00EF7ABF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Светильники индивидуальные на шинопроводе</w:t>
            </w:r>
          </w:p>
          <w:p w14:paraId="44BE10CB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  <w:p w14:paraId="4A9719EE" w14:textId="77777777" w:rsidR="00EF7ABF" w:rsidRPr="00113458" w:rsidRDefault="00EF7ABF" w:rsidP="00EF7ABF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  <w:shd w:val="clear" w:color="auto" w:fill="auto"/>
          </w:tcPr>
          <w:p w14:paraId="21CAA5AA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76423B4E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Шинопровод (</w:t>
            </w:r>
            <w:r w:rsidRPr="00113458">
              <w:rPr>
                <w:rFonts w:ascii="Arial" w:hAnsi="Arial" w:cs="Arial"/>
              </w:rPr>
              <w:t>VL</w:t>
            </w:r>
            <w:r w:rsidRPr="00EF7ABF">
              <w:rPr>
                <w:rFonts w:ascii="Arial" w:hAnsi="Arial" w:cs="Arial"/>
                <w:lang w:val="ru-RU"/>
              </w:rPr>
              <w:t xml:space="preserve">)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</w:t>
            </w:r>
            <w:r w:rsidRPr="00113458">
              <w:rPr>
                <w:rFonts w:ascii="Arial" w:hAnsi="Arial" w:cs="Arial"/>
              </w:rPr>
              <w:t>PRO</w:t>
            </w:r>
            <w:r w:rsidRPr="00EF7ABF">
              <w:rPr>
                <w:rFonts w:ascii="Arial" w:hAnsi="Arial" w:cs="Arial"/>
                <w:lang w:val="ru-RU"/>
              </w:rPr>
              <w:t xml:space="preserve">-0432 </w:t>
            </w:r>
          </w:p>
          <w:p w14:paraId="65EA034A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Декоративная заглушка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</w:t>
            </w:r>
            <w:r w:rsidRPr="00113458">
              <w:rPr>
                <w:rFonts w:ascii="Arial" w:hAnsi="Arial" w:cs="Arial"/>
              </w:rPr>
              <w:t>PRO</w:t>
            </w:r>
            <w:r w:rsidRPr="00EF7ABF">
              <w:rPr>
                <w:rFonts w:ascii="Arial" w:hAnsi="Arial" w:cs="Arial"/>
                <w:lang w:val="ru-RU"/>
              </w:rPr>
              <w:t>-0431</w:t>
            </w:r>
            <w:r w:rsidRPr="00113458">
              <w:rPr>
                <w:rFonts w:ascii="Arial" w:hAnsi="Arial" w:cs="Arial"/>
              </w:rPr>
              <w:t>L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</w:p>
          <w:p w14:paraId="5D8D13B5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Токоподвод левый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</w:t>
            </w:r>
          </w:p>
          <w:p w14:paraId="083A0131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Комплект подвеса для шинопровода с потолочной чашкой и кабелем подключения, 3000 мм (БОСМА)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 </w:t>
            </w:r>
          </w:p>
          <w:p w14:paraId="344C60A3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Чашка крепления трекового прожектора </w:t>
            </w:r>
            <w:r w:rsidRPr="00113458">
              <w:rPr>
                <w:rFonts w:ascii="Arial" w:hAnsi="Arial" w:cs="Arial"/>
              </w:rPr>
              <w:t>GA</w:t>
            </w:r>
            <w:r w:rsidRPr="00EF7ABF">
              <w:rPr>
                <w:rFonts w:ascii="Arial" w:hAnsi="Arial" w:cs="Arial"/>
                <w:lang w:val="ru-RU"/>
              </w:rPr>
              <w:t xml:space="preserve">-70-3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</w:t>
            </w:r>
            <w:r w:rsidRPr="00113458">
              <w:rPr>
                <w:rFonts w:ascii="Arial" w:hAnsi="Arial" w:cs="Arial"/>
              </w:rPr>
              <w:t>NS</w:t>
            </w:r>
            <w:r w:rsidRPr="00EF7ABF">
              <w:rPr>
                <w:rFonts w:ascii="Arial" w:hAnsi="Arial" w:cs="Arial"/>
                <w:lang w:val="ru-RU"/>
              </w:rPr>
              <w:t>.0102.20.01/</w:t>
            </w:r>
            <w:r w:rsidRPr="00113458">
              <w:rPr>
                <w:rFonts w:ascii="Arial" w:hAnsi="Arial" w:cs="Arial"/>
              </w:rPr>
              <w:t>TUNIC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LED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spot</w:t>
            </w:r>
            <w:r w:rsidRPr="00EF7ABF">
              <w:rPr>
                <w:rFonts w:ascii="Arial" w:hAnsi="Arial" w:cs="Arial"/>
                <w:lang w:val="ru-RU"/>
              </w:rPr>
              <w:t xml:space="preserve"> 18</w:t>
            </w:r>
            <w:r w:rsidRPr="00113458">
              <w:rPr>
                <w:rFonts w:ascii="Arial" w:hAnsi="Arial" w:cs="Arial"/>
              </w:rPr>
              <w:t>W</w:t>
            </w:r>
            <w:r w:rsidRPr="00EF7ABF">
              <w:rPr>
                <w:rFonts w:ascii="Arial" w:hAnsi="Arial" w:cs="Arial"/>
                <w:lang w:val="ru-RU"/>
              </w:rPr>
              <w:t xml:space="preserve"> 4000</w:t>
            </w:r>
            <w:r w:rsidRPr="00113458">
              <w:rPr>
                <w:rFonts w:ascii="Arial" w:hAnsi="Arial" w:cs="Arial"/>
              </w:rPr>
              <w:t>K</w:t>
            </w:r>
            <w:r w:rsidRPr="00EF7ABF">
              <w:rPr>
                <w:rFonts w:ascii="Arial" w:hAnsi="Arial" w:cs="Arial"/>
                <w:lang w:val="ru-RU"/>
              </w:rPr>
              <w:t>/</w:t>
            </w:r>
            <w:r w:rsidRPr="00113458">
              <w:rPr>
                <w:rFonts w:ascii="Arial" w:hAnsi="Arial" w:cs="Arial"/>
              </w:rPr>
              <w:t>CRI</w:t>
            </w:r>
            <w:r w:rsidRPr="00EF7ABF">
              <w:rPr>
                <w:rFonts w:ascii="Arial" w:hAnsi="Arial" w:cs="Arial"/>
                <w:lang w:val="ru-RU"/>
              </w:rPr>
              <w:t>90 50 гр.</w:t>
            </w:r>
          </w:p>
          <w:p w14:paraId="71240AA7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Прожектор димм. (</w:t>
            </w:r>
            <w:r w:rsidRPr="00113458">
              <w:rPr>
                <w:rFonts w:ascii="Arial" w:hAnsi="Arial" w:cs="Arial"/>
              </w:rPr>
              <w:t>TRIAC</w:t>
            </w:r>
            <w:r w:rsidRPr="00EF7ABF">
              <w:rPr>
                <w:rFonts w:ascii="Arial" w:hAnsi="Arial" w:cs="Arial"/>
                <w:lang w:val="ru-RU"/>
              </w:rPr>
              <w:t>) (</w:t>
            </w:r>
            <w:r w:rsidRPr="00113458">
              <w:rPr>
                <w:rFonts w:ascii="Arial" w:hAnsi="Arial" w:cs="Arial"/>
              </w:rPr>
              <w:t>COB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Lumileds</w:t>
            </w:r>
            <w:r w:rsidRPr="00EF7ABF">
              <w:rPr>
                <w:rFonts w:ascii="Arial" w:hAnsi="Arial" w:cs="Arial"/>
                <w:lang w:val="ru-RU"/>
              </w:rPr>
              <w:t xml:space="preserve">) (БОСМА) КРАСНЫЙ МАТОВЫЙ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либо аналоги.</w:t>
            </w:r>
          </w:p>
          <w:p w14:paraId="0EB9A6C7" w14:textId="77777777" w:rsidR="00EF7ABF" w:rsidRPr="00EF7ABF" w:rsidRDefault="00EF7ABF" w:rsidP="00EF7ABF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151CAC19" w14:textId="77777777" w:rsidR="00EF7ABF" w:rsidRPr="000474B6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08030989" w14:textId="77777777" w:rsidR="00EF7ABF" w:rsidRPr="000474B6" w:rsidRDefault="00EF7ABF" w:rsidP="00EF7ABF">
            <w:pPr>
              <w:rPr>
                <w:rFonts w:ascii="Arial" w:hAnsi="Arial" w:cs="Arial"/>
                <w:lang w:val="ru-RU"/>
              </w:rPr>
            </w:pPr>
          </w:p>
          <w:p w14:paraId="77918710" w14:textId="77777777" w:rsidR="00EF7ABF" w:rsidRPr="000474B6" w:rsidRDefault="00EF7ABF" w:rsidP="00EF7ABF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686F8DCD" w14:textId="77777777" w:rsidTr="00C568D5">
        <w:tc>
          <w:tcPr>
            <w:tcW w:w="2530" w:type="dxa"/>
            <w:shd w:val="clear" w:color="auto" w:fill="auto"/>
            <w:vAlign w:val="center"/>
          </w:tcPr>
          <w:p w14:paraId="3FC96577" w14:textId="77777777" w:rsidR="00C568D5" w:rsidRPr="000474B6" w:rsidRDefault="00C568D5" w:rsidP="00C568D5">
            <w:pPr>
              <w:jc w:val="center"/>
              <w:rPr>
                <w:rFonts w:ascii="Arial" w:hAnsi="Arial" w:cs="Arial"/>
                <w:b/>
                <w:lang w:val="ru-RU"/>
              </w:rPr>
            </w:pPr>
          </w:p>
          <w:p w14:paraId="2C465728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Розетка электрическая</w:t>
            </w:r>
          </w:p>
        </w:tc>
        <w:tc>
          <w:tcPr>
            <w:tcW w:w="4246" w:type="dxa"/>
            <w:shd w:val="clear" w:color="auto" w:fill="auto"/>
          </w:tcPr>
          <w:p w14:paraId="23DB3C9C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CB0FEDF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CF7E3D3" w14:textId="1D2E6E75" w:rsidR="00C568D5" w:rsidRPr="00C568D5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Legrand</w:t>
            </w:r>
            <w:r w:rsidRPr="00612E78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Mozaik</w:t>
            </w:r>
            <w:r>
              <w:rPr>
                <w:rFonts w:ascii="Arial" w:hAnsi="Arial" w:cs="Arial"/>
                <w:lang w:val="ru-RU"/>
              </w:rPr>
              <w:t xml:space="preserve">, </w:t>
            </w:r>
            <w:r>
              <w:rPr>
                <w:rFonts w:ascii="Arial" w:hAnsi="Arial" w:cs="Arial"/>
              </w:rPr>
              <w:t>DKC</w:t>
            </w:r>
            <w:r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  <w:shd w:val="clear" w:color="auto" w:fill="auto"/>
          </w:tcPr>
          <w:p w14:paraId="3CEBDE7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FC303C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Розетка, встраиваемая с автоматическими клеммами, суппортом и рамкой белого цвета</w:t>
            </w:r>
          </w:p>
          <w:p w14:paraId="3775B7A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3A123B0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167290EB" w14:textId="77777777" w:rsidTr="00C568D5">
        <w:tc>
          <w:tcPr>
            <w:tcW w:w="2530" w:type="dxa"/>
            <w:shd w:val="clear" w:color="auto" w:fill="auto"/>
            <w:vAlign w:val="center"/>
          </w:tcPr>
          <w:p w14:paraId="1A9FE0E5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lastRenderedPageBreak/>
              <w:t>Дверь входная</w:t>
            </w:r>
          </w:p>
        </w:tc>
        <w:tc>
          <w:tcPr>
            <w:tcW w:w="4246" w:type="dxa"/>
            <w:shd w:val="clear" w:color="auto" w:fill="auto"/>
          </w:tcPr>
          <w:p w14:paraId="0283687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64C5F3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Дверь наружная стеклянная</w:t>
            </w:r>
          </w:p>
          <w:p w14:paraId="3AECEE9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 «теплом» алюминиевом профиле</w:t>
            </w:r>
          </w:p>
          <w:p w14:paraId="2E88DC4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двустворчатая</w:t>
            </w:r>
          </w:p>
          <w:p w14:paraId="53774F68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  <w:shd w:val="clear" w:color="auto" w:fill="auto"/>
          </w:tcPr>
          <w:p w14:paraId="232E2AC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D2C5156" w14:textId="2773CBCC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Дверь двупольная без порога, остекленная, из «теплого» алюминиевого профиля, </w:t>
            </w:r>
            <w:del w:id="313" w:author="ALI" w:date="2026-08-20T12:06:00Z">
              <w:r w:rsidRPr="00EF7ABF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>петли, без импоста.</w:t>
            </w:r>
          </w:p>
          <w:p w14:paraId="683934C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Профиль окрашен по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7021</w:t>
            </w:r>
          </w:p>
          <w:p w14:paraId="75AB46C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не менее: 1300х2200 мм (в свету не менее 1200мм)</w:t>
            </w:r>
          </w:p>
          <w:p w14:paraId="46C83EBA" w14:textId="77777777" w:rsidR="00C568D5" w:rsidRPr="006A1F85" w:rsidRDefault="00C568D5" w:rsidP="00C568D5">
            <w:pPr>
              <w:rPr>
                <w:rFonts w:ascii="Arial" w:hAnsi="Arial" w:cs="Arial"/>
                <w:lang w:val="ru-RU"/>
              </w:rPr>
            </w:pPr>
            <w:r w:rsidRPr="006A1F85">
              <w:rPr>
                <w:rFonts w:ascii="Arial" w:hAnsi="Arial" w:cs="Arial"/>
                <w:lang w:val="ru-RU"/>
              </w:rPr>
              <w:t>Двери оборудовать двумя врезными замками, без возможности запирания с внутренней стороны.</w:t>
            </w:r>
          </w:p>
          <w:p w14:paraId="0B1B430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6A1F85">
              <w:rPr>
                <w:rFonts w:ascii="Arial" w:hAnsi="Arial" w:cs="Arial"/>
                <w:lang w:val="ru-RU"/>
              </w:rPr>
              <w:t>Количество ключей на замок не менее 4 шт.</w:t>
            </w:r>
          </w:p>
          <w:p w14:paraId="2FE66A9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Ручка из нержавеющей стали типа «труба» со смещением креплений</w:t>
            </w:r>
            <w:del w:id="314" w:author="ALI" w:date="2026-08-20T12:06:00Z">
              <w:r w:rsidRPr="00EF7ABF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 диаметром 32 мм, длиной 1000 мм, цвет «хром». </w:t>
            </w:r>
          </w:p>
          <w:p w14:paraId="3594B61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Оклейка двери и всех стеклянных наружных поверхностей </w:t>
            </w:r>
          </w:p>
          <w:p w14:paraId="25198A63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пленкой А1</w:t>
            </w:r>
          </w:p>
          <w:p w14:paraId="5FDEB421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1973" w:type="dxa"/>
            <w:shd w:val="clear" w:color="auto" w:fill="auto"/>
          </w:tcPr>
          <w:p w14:paraId="18EA55FF" w14:textId="77777777" w:rsidR="00466F11" w:rsidRPr="00515828" w:rsidRDefault="00466F11" w:rsidP="00466F11">
            <w:pPr>
              <w:tabs>
                <w:tab w:val="left" w:pos="0"/>
                <w:tab w:val="left" w:pos="142"/>
              </w:tabs>
              <w:jc w:val="both"/>
              <w:rPr>
                <w:ins w:id="315" w:author="Administrator" w:date="2024-10-01T16:15:00Z"/>
                <w:rFonts w:ascii="Arial" w:hAnsi="Arial" w:cs="Arial"/>
                <w:lang w:val="ru-RU"/>
              </w:rPr>
            </w:pPr>
            <w:ins w:id="316" w:author="Administrator" w:date="2024-10-01T16:15:00Z">
              <w:r w:rsidRPr="00A073D3">
                <w:rPr>
                  <w:rFonts w:ascii="Arial" w:hAnsi="Arial" w:cs="Arial"/>
                  <w:lang w:val="ru-RU"/>
                </w:rPr>
                <w:t>При разработке</w:t>
              </w:r>
              <w:r w:rsidRPr="00515828">
                <w:rPr>
                  <w:rFonts w:ascii="Arial" w:hAnsi="Arial" w:cs="Arial"/>
                  <w:lang w:val="ru-RU"/>
                </w:rPr>
                <w:t xml:space="preserve"> технической документации учесть климатические особенности для определения технических характеристик </w:t>
              </w:r>
              <w:r>
                <w:rPr>
                  <w:rFonts w:ascii="Arial" w:hAnsi="Arial" w:cs="Arial"/>
                  <w:lang w:val="ru-RU"/>
                </w:rPr>
                <w:t>конструкций (</w:t>
              </w:r>
              <w:r w:rsidRPr="00515828">
                <w:rPr>
                  <w:rFonts w:ascii="Arial" w:hAnsi="Arial" w:cs="Arial"/>
                  <w:lang w:val="ru-RU"/>
                </w:rPr>
                <w:t>размер профиля, формула стеклопакетов и т.д.).</w:t>
              </w:r>
            </w:ins>
          </w:p>
          <w:p w14:paraId="7DB150B8" w14:textId="77777777" w:rsidR="00C568D5" w:rsidRPr="00466F11" w:rsidRDefault="00C568D5" w:rsidP="00C568D5">
            <w:pPr>
              <w:rPr>
                <w:rFonts w:ascii="Arial" w:hAnsi="Arial" w:cs="Arial"/>
                <w:lang w:val="ru-RU"/>
                <w:rPrChange w:id="317" w:author="Administrator" w:date="2024-10-01T16:15:00Z">
                  <w:rPr>
                    <w:rFonts w:ascii="Arial" w:hAnsi="Arial" w:cs="Arial"/>
                  </w:rPr>
                </w:rPrChange>
              </w:rPr>
            </w:pPr>
          </w:p>
        </w:tc>
      </w:tr>
      <w:tr w:rsidR="00C568D5" w:rsidRPr="00A11CD7" w14:paraId="5ADE37BF" w14:textId="77777777" w:rsidTr="00C568D5">
        <w:tc>
          <w:tcPr>
            <w:tcW w:w="2530" w:type="dxa"/>
            <w:vAlign w:val="center"/>
          </w:tcPr>
          <w:p w14:paraId="442E3467" w14:textId="77777777" w:rsidR="00C568D5" w:rsidRPr="00466F11" w:rsidRDefault="00C568D5" w:rsidP="00C568D5">
            <w:pPr>
              <w:jc w:val="center"/>
              <w:rPr>
                <w:rFonts w:ascii="Arial" w:hAnsi="Arial" w:cs="Arial"/>
                <w:b/>
                <w:lang w:val="ru-RU"/>
                <w:rPrChange w:id="318" w:author="Administrator" w:date="2024-10-01T16:15:00Z">
                  <w:rPr>
                    <w:rFonts w:ascii="Arial" w:hAnsi="Arial" w:cs="Arial"/>
                    <w:b/>
                  </w:rPr>
                </w:rPrChange>
              </w:rPr>
            </w:pPr>
          </w:p>
          <w:p w14:paraId="3B9D33A0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Доводчик входной двери</w:t>
            </w:r>
          </w:p>
        </w:tc>
        <w:tc>
          <w:tcPr>
            <w:tcW w:w="4246" w:type="dxa"/>
          </w:tcPr>
          <w:p w14:paraId="18D263A9" w14:textId="77777777" w:rsidR="00C568D5" w:rsidRPr="00982152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A45F86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Dorma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TS</w:t>
            </w:r>
            <w:r w:rsidRPr="00EF7ABF">
              <w:rPr>
                <w:rFonts w:ascii="Arial" w:hAnsi="Arial" w:cs="Arial"/>
                <w:lang w:val="ru-RU"/>
              </w:rPr>
              <w:t>-93 (</w:t>
            </w:r>
            <w:r w:rsidRPr="00113458">
              <w:rPr>
                <w:rFonts w:ascii="Arial" w:hAnsi="Arial" w:cs="Arial"/>
              </w:rPr>
              <w:t>B</w:t>
            </w:r>
            <w:r w:rsidRPr="00EF7ABF">
              <w:rPr>
                <w:rFonts w:ascii="Arial" w:hAnsi="Arial" w:cs="Arial"/>
                <w:lang w:val="ru-RU"/>
              </w:rPr>
              <w:t>/</w:t>
            </w:r>
            <w:r w:rsidRPr="00113458">
              <w:rPr>
                <w:rFonts w:ascii="Arial" w:hAnsi="Arial" w:cs="Arial"/>
              </w:rPr>
              <w:t>G</w:t>
            </w:r>
            <w:r w:rsidRPr="00EF7ABF">
              <w:rPr>
                <w:rFonts w:ascii="Arial" w:hAnsi="Arial" w:cs="Arial"/>
                <w:lang w:val="ru-RU"/>
              </w:rPr>
              <w:t xml:space="preserve">) </w:t>
            </w:r>
          </w:p>
          <w:p w14:paraId="49574F2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Цвет серебристый</w:t>
            </w:r>
          </w:p>
          <w:p w14:paraId="358351F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</w:tcPr>
          <w:p w14:paraId="09EB8A2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C1FE0D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Цвет серебристый/светло-серый (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7047)</w:t>
            </w:r>
          </w:p>
        </w:tc>
        <w:tc>
          <w:tcPr>
            <w:tcW w:w="1973" w:type="dxa"/>
          </w:tcPr>
          <w:p w14:paraId="5E00AC4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4D1AAE5F" w14:textId="77777777" w:rsidTr="00C568D5">
        <w:tc>
          <w:tcPr>
            <w:tcW w:w="2530" w:type="dxa"/>
            <w:shd w:val="clear" w:color="auto" w:fill="auto"/>
            <w:vAlign w:val="center"/>
          </w:tcPr>
          <w:p w14:paraId="1A0D8251" w14:textId="77777777" w:rsidR="00C568D5" w:rsidRPr="00EF7ABF" w:rsidRDefault="00C568D5" w:rsidP="00C568D5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EF7ABF">
              <w:rPr>
                <w:rFonts w:ascii="Arial" w:hAnsi="Arial" w:cs="Arial"/>
                <w:b/>
                <w:lang w:val="ru-RU"/>
              </w:rPr>
              <w:t>Перила (опционально. При наличии лестницы при входе)</w:t>
            </w:r>
          </w:p>
        </w:tc>
        <w:tc>
          <w:tcPr>
            <w:tcW w:w="4246" w:type="dxa"/>
            <w:shd w:val="clear" w:color="auto" w:fill="auto"/>
          </w:tcPr>
          <w:p w14:paraId="134D0E6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E2F63D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Металопрофиль - нержавеющая сталь</w:t>
            </w:r>
          </w:p>
          <w:p w14:paraId="4B16B6D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Альтернативный вариант:</w:t>
            </w:r>
          </w:p>
          <w:p w14:paraId="4171B16C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окрашенный по RAL 7021 матовый.</w:t>
            </w:r>
          </w:p>
          <w:p w14:paraId="41B0491C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  <w:shd w:val="clear" w:color="auto" w:fill="auto"/>
          </w:tcPr>
          <w:p w14:paraId="22F19EF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A6B99B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Исполнение в соответствие с требованиями по использованию перил МГН.</w:t>
            </w:r>
          </w:p>
        </w:tc>
        <w:tc>
          <w:tcPr>
            <w:tcW w:w="1973" w:type="dxa"/>
            <w:shd w:val="clear" w:color="auto" w:fill="auto"/>
          </w:tcPr>
          <w:p w14:paraId="7CF48EE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60161EAB" w14:textId="77777777" w:rsidTr="00C568D5">
        <w:tc>
          <w:tcPr>
            <w:tcW w:w="2530" w:type="dxa"/>
            <w:shd w:val="clear" w:color="auto" w:fill="auto"/>
            <w:vAlign w:val="center"/>
          </w:tcPr>
          <w:p w14:paraId="13A061EF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Кондиционер</w:t>
            </w:r>
          </w:p>
        </w:tc>
        <w:tc>
          <w:tcPr>
            <w:tcW w:w="4246" w:type="dxa"/>
            <w:shd w:val="clear" w:color="auto" w:fill="auto"/>
          </w:tcPr>
          <w:p w14:paraId="0AD9C52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F6C120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Haier</w:t>
            </w:r>
            <w:r w:rsidRPr="00EF7ABF">
              <w:rPr>
                <w:rFonts w:ascii="Arial" w:hAnsi="Arial" w:cs="Arial"/>
                <w:lang w:val="ru-RU"/>
              </w:rPr>
              <w:t xml:space="preserve"> или </w:t>
            </w:r>
            <w:r w:rsidRPr="00113458">
              <w:rPr>
                <w:rFonts w:ascii="Arial" w:hAnsi="Arial" w:cs="Arial"/>
              </w:rPr>
              <w:t>MDV</w:t>
            </w:r>
            <w:r w:rsidRPr="00EF7ABF">
              <w:rPr>
                <w:rFonts w:ascii="Arial" w:hAnsi="Arial" w:cs="Arial"/>
                <w:lang w:val="ru-RU"/>
              </w:rPr>
              <w:t>. Модель и тип</w:t>
            </w:r>
          </w:p>
          <w:p w14:paraId="4FFD43C1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подбирается индивидуально по ТЗ</w:t>
            </w:r>
          </w:p>
          <w:p w14:paraId="421D2472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  <w:shd w:val="clear" w:color="auto" w:fill="auto"/>
          </w:tcPr>
          <w:p w14:paraId="730C016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Кондиционер + пульт</w:t>
            </w:r>
          </w:p>
          <w:p w14:paraId="2E9DC985" w14:textId="05AA0EB8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>Тип внутреннего блока кондиционера</w:t>
            </w:r>
            <w:ins w:id="319" w:author="ALI" w:date="2026-08-20T12:07:00Z">
              <w:r w:rsidR="00A11CD7">
                <w:rPr>
                  <w:rFonts w:ascii="Arial" w:hAnsi="Arial" w:cs="Arial"/>
                  <w:lang w:val="ru-RU"/>
                </w:rPr>
                <w:t xml:space="preserve"> </w:t>
              </w:r>
            </w:ins>
            <w:r w:rsidRPr="00EF7ABF">
              <w:rPr>
                <w:rFonts w:ascii="Arial" w:hAnsi="Arial" w:cs="Arial"/>
                <w:lang w:val="ru-RU"/>
              </w:rPr>
              <w:t>- согласно проект</w:t>
            </w:r>
            <w:ins w:id="320" w:author="ALI" w:date="2026-08-20T12:07:00Z">
              <w:r w:rsidR="00A11CD7">
                <w:rPr>
                  <w:rFonts w:ascii="Arial" w:hAnsi="Arial" w:cs="Arial"/>
                  <w:lang w:val="ru-RU"/>
                </w:rPr>
                <w:t>у</w:t>
              </w:r>
            </w:ins>
            <w:del w:id="321" w:author="ALI" w:date="2026-08-20T12:07:00Z">
              <w:r w:rsidRPr="00EF7ABF" w:rsidDel="00A11CD7">
                <w:rPr>
                  <w:rFonts w:ascii="Arial" w:hAnsi="Arial" w:cs="Arial"/>
                  <w:lang w:val="ru-RU"/>
                </w:rPr>
                <w:delText>а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. В случае применения кассетного кондиционера - декоративная панель красится в цвет потолка. </w:t>
            </w:r>
            <w:r w:rsidRPr="00113458">
              <w:rPr>
                <w:rFonts w:ascii="Arial" w:hAnsi="Arial" w:cs="Arial"/>
              </w:rPr>
              <w:t>Окраска RAL 3020.</w:t>
            </w:r>
          </w:p>
        </w:tc>
        <w:tc>
          <w:tcPr>
            <w:tcW w:w="1973" w:type="dxa"/>
            <w:shd w:val="clear" w:color="auto" w:fill="auto"/>
          </w:tcPr>
          <w:p w14:paraId="7648C0B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781CE8" w14:paraId="7AFD016C" w14:textId="77777777" w:rsidTr="00C568D5">
        <w:tc>
          <w:tcPr>
            <w:tcW w:w="2530" w:type="dxa"/>
            <w:shd w:val="clear" w:color="auto" w:fill="auto"/>
            <w:vAlign w:val="center"/>
          </w:tcPr>
          <w:p w14:paraId="4BA37F6E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Радиатор</w:t>
            </w:r>
          </w:p>
        </w:tc>
        <w:tc>
          <w:tcPr>
            <w:tcW w:w="4246" w:type="dxa"/>
            <w:shd w:val="clear" w:color="auto" w:fill="auto"/>
          </w:tcPr>
          <w:p w14:paraId="5A5C7BB9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29033D1A" w14:textId="679458E0" w:rsidR="00C568D5" w:rsidRPr="00113458" w:rsidRDefault="00C568D5" w:rsidP="00C568D5">
            <w:pPr>
              <w:rPr>
                <w:rFonts w:ascii="Arial" w:hAnsi="Arial" w:cs="Arial"/>
              </w:rPr>
            </w:pPr>
            <w:r w:rsidRPr="0072664C">
              <w:rPr>
                <w:rFonts w:ascii="Arial" w:hAnsi="Arial" w:cs="Arial"/>
              </w:rPr>
              <w:t>RIFAR В500</w:t>
            </w:r>
          </w:p>
        </w:tc>
        <w:tc>
          <w:tcPr>
            <w:tcW w:w="5753" w:type="dxa"/>
            <w:shd w:val="clear" w:color="auto" w:fill="auto"/>
          </w:tcPr>
          <w:p w14:paraId="7C4BE090" w14:textId="77777777" w:rsidR="00C568D5" w:rsidRPr="00982152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5F2F78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Биметаллический радиатор либо аналог, открытая установка или в нише</w:t>
            </w:r>
          </w:p>
          <w:p w14:paraId="550E388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1D9B6804" w14:textId="4F61EE9A" w:rsidR="00C568D5" w:rsidRPr="006E3737" w:rsidRDefault="00C568D5">
            <w:pPr>
              <w:rPr>
                <w:rFonts w:ascii="Arial" w:hAnsi="Arial" w:cs="Arial"/>
                <w:lang w:val="ru-RU"/>
              </w:rPr>
              <w:pPrChange w:id="322" w:author="ALI" w:date="2026-08-19T11:00:00Z">
                <w:pPr>
                  <w:jc w:val="right"/>
                </w:pPr>
              </w:pPrChange>
            </w:pPr>
            <w:r>
              <w:rPr>
                <w:rFonts w:ascii="Arial" w:hAnsi="Arial" w:cs="Arial"/>
              </w:rPr>
              <w:t>Приложение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6DF2142D" w14:textId="7D39BC1F" w:rsidR="00C568D5" w:rsidRPr="006E3737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Лист 3</w:t>
            </w:r>
            <w:r>
              <w:rPr>
                <w:rFonts w:ascii="Arial" w:hAnsi="Arial" w:cs="Arial"/>
                <w:lang w:val="ru-RU"/>
              </w:rPr>
              <w:t>5</w:t>
            </w:r>
          </w:p>
        </w:tc>
      </w:tr>
      <w:tr w:rsidR="00C568D5" w:rsidRPr="00781CE8" w14:paraId="60B9680E" w14:textId="77777777" w:rsidTr="00C568D5">
        <w:tc>
          <w:tcPr>
            <w:tcW w:w="2530" w:type="dxa"/>
            <w:vAlign w:val="center"/>
          </w:tcPr>
          <w:p w14:paraId="572C8ED5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Тепловая завеса</w:t>
            </w:r>
          </w:p>
        </w:tc>
        <w:tc>
          <w:tcPr>
            <w:tcW w:w="4246" w:type="dxa"/>
          </w:tcPr>
          <w:p w14:paraId="6370724B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6BDD9D2E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Базовая модель:</w:t>
            </w:r>
          </w:p>
          <w:p w14:paraId="2FE3EA2B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Тепломаш</w:t>
            </w:r>
          </w:p>
        </w:tc>
        <w:tc>
          <w:tcPr>
            <w:tcW w:w="5753" w:type="dxa"/>
          </w:tcPr>
          <w:p w14:paraId="559B4238" w14:textId="1BF14D36" w:rsidR="00C568D5" w:rsidRPr="00EF7ABF" w:rsidDel="008734D4" w:rsidRDefault="00C568D5" w:rsidP="00C568D5">
            <w:pPr>
              <w:rPr>
                <w:del w:id="323" w:author="ALI" w:date="2026-08-19T12:09:00Z"/>
                <w:rFonts w:ascii="Arial" w:hAnsi="Arial" w:cs="Arial"/>
                <w:lang w:val="ru-RU"/>
              </w:rPr>
            </w:pPr>
          </w:p>
          <w:p w14:paraId="40484CF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Цвет - опционально - белый,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7047,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3020,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>7021.</w:t>
            </w:r>
          </w:p>
          <w:p w14:paraId="30BC70E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Мощность завесы определяется в соответствии с</w:t>
            </w:r>
          </w:p>
          <w:p w14:paraId="4844F07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lastRenderedPageBreak/>
              <w:t>климатическим поясом и выделенной эл. мощностью.</w:t>
            </w:r>
          </w:p>
          <w:p w14:paraId="17CAD4B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определяется в соответствии с дверным</w:t>
            </w:r>
          </w:p>
          <w:p w14:paraId="5B4E1F48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проемом.</w:t>
            </w:r>
          </w:p>
          <w:p w14:paraId="5F12E199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Способ подвеса – на шпильках</w:t>
            </w:r>
          </w:p>
          <w:p w14:paraId="72659F9E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1973" w:type="dxa"/>
          </w:tcPr>
          <w:p w14:paraId="3FA965F6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A11CD7" w14:paraId="6C4C0C3A" w14:textId="77777777" w:rsidTr="00C568D5">
        <w:tc>
          <w:tcPr>
            <w:tcW w:w="14502" w:type="dxa"/>
            <w:gridSpan w:val="4"/>
            <w:vAlign w:val="center"/>
          </w:tcPr>
          <w:p w14:paraId="43D9CB2F" w14:textId="77777777" w:rsidR="00C568D5" w:rsidRPr="00EF7ABF" w:rsidRDefault="00C568D5" w:rsidP="00C568D5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EF7ABF">
              <w:rPr>
                <w:rFonts w:ascii="Arial" w:hAnsi="Arial" w:cs="Arial"/>
                <w:b/>
                <w:lang w:val="ru-RU"/>
              </w:rPr>
              <w:t xml:space="preserve">ОПЕРАЦИОННЫЙ ЗАЛ </w:t>
            </w:r>
            <w:del w:id="324" w:author="ALI" w:date="2026-08-20T12:07:00Z">
              <w:r w:rsidRPr="00EF7ABF" w:rsidDel="00A11CD7">
                <w:rPr>
                  <w:rFonts w:ascii="Arial" w:hAnsi="Arial" w:cs="Arial"/>
                  <w:b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b/>
                <w:lang w:val="ru-RU"/>
              </w:rPr>
              <w:t>(ЗОНА УНИВЕРСАЛЬНОГО ОБСЛУЖИВАНИЯ)</w:t>
            </w:r>
          </w:p>
          <w:p w14:paraId="1554ABB5" w14:textId="77777777" w:rsidR="00C568D5" w:rsidRPr="00EF7ABF" w:rsidRDefault="00C568D5" w:rsidP="00C568D5">
            <w:pPr>
              <w:jc w:val="center"/>
              <w:rPr>
                <w:rFonts w:ascii="Arial" w:hAnsi="Arial" w:cs="Arial"/>
                <w:b/>
                <w:i/>
                <w:lang w:val="ru-RU"/>
              </w:rPr>
            </w:pPr>
            <w:r w:rsidRPr="00EF7ABF">
              <w:rPr>
                <w:rFonts w:ascii="Arial" w:hAnsi="Arial" w:cs="Arial"/>
                <w:b/>
                <w:i/>
                <w:lang w:val="ru-RU"/>
              </w:rPr>
              <w:t>Зона приветствия, оборудованная СУО и системой распознавания клиентов, полуконфиденциального обслуживания клиентов</w:t>
            </w:r>
          </w:p>
        </w:tc>
      </w:tr>
      <w:tr w:rsidR="00C568D5" w:rsidRPr="00A11CD7" w14:paraId="086CF7BC" w14:textId="77777777" w:rsidTr="00C568D5">
        <w:tc>
          <w:tcPr>
            <w:tcW w:w="2530" w:type="dxa"/>
            <w:vAlign w:val="center"/>
          </w:tcPr>
          <w:p w14:paraId="3C7E063B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Стены</w:t>
            </w:r>
          </w:p>
        </w:tc>
        <w:tc>
          <w:tcPr>
            <w:tcW w:w="4246" w:type="dxa"/>
          </w:tcPr>
          <w:p w14:paraId="49C1D45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BFBA4F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Наружные стены – облицовка ГКЛ (С626 по системе Кнауф) с заполнением мин. ватой</w:t>
            </w:r>
            <w:del w:id="325" w:author="ALI" w:date="2026-08-20T12:07:00Z">
              <w:r w:rsidRPr="00EF7ABF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 50 мм.</w:t>
            </w:r>
          </w:p>
          <w:p w14:paraId="6FF524CC" w14:textId="68035772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Существующие стены – облицовка ГКЛ (С626 по системе Кнауф)  </w:t>
            </w:r>
            <w:del w:id="326" w:author="ALI" w:date="2026-08-20T12:07:00Z">
              <w:r w:rsidRPr="00EF7ABF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до отм. + 2,750 от уровня чистого пола (при необходимости). </w:t>
            </w:r>
          </w:p>
          <w:p w14:paraId="2A918A5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До отм. +2,750 от уровня пола:</w:t>
            </w:r>
          </w:p>
          <w:p w14:paraId="2C75ED2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ГКЛ, шпаклевка, окраска по стеклохолсту</w:t>
            </w:r>
          </w:p>
          <w:p w14:paraId="4316A83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От отм. +2,750 до перекрытия:</w:t>
            </w:r>
          </w:p>
          <w:p w14:paraId="573FF35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окраска аутентичных стен; шпаклевка (при необходимости),</w:t>
            </w:r>
          </w:p>
          <w:p w14:paraId="4B6619C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Альтернативный вариант: ГКЛ, шпаклевка, окраска по стеклохолсту</w:t>
            </w:r>
          </w:p>
          <w:p w14:paraId="26F7DFB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b/>
                <w:i/>
                <w:lang w:val="ru-RU"/>
              </w:rPr>
              <w:t>Важно:</w:t>
            </w:r>
            <w:r w:rsidRPr="00EF7ABF">
              <w:rPr>
                <w:rFonts w:ascii="Arial" w:hAnsi="Arial" w:cs="Arial"/>
                <w:lang w:val="ru-RU"/>
              </w:rPr>
              <w:t xml:space="preserve"> в случае необходимости использовать врезные или скрытые лючки.</w:t>
            </w:r>
          </w:p>
          <w:p w14:paraId="0E4DD24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</w:tcPr>
          <w:p w14:paraId="5A880DF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08C63F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До отм. +2,750 от уровня пола:</w:t>
            </w:r>
          </w:p>
          <w:p w14:paraId="14E4E80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Базовый вариант: 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 цвет 7040 </w:t>
            </w:r>
          </w:p>
          <w:p w14:paraId="2CA55B4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От отм. +2,750 до перекрытия</w:t>
            </w:r>
          </w:p>
          <w:p w14:paraId="5EACC39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или аналог-цвет 3020</w:t>
            </w:r>
          </w:p>
        </w:tc>
        <w:tc>
          <w:tcPr>
            <w:tcW w:w="1973" w:type="dxa"/>
          </w:tcPr>
          <w:p w14:paraId="2E07B43F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89AA249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F50BCB5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7646510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185F393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ADE234C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6FCECBC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0129EC5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561C76D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32C94F6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05B7EA8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116ABF9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DD07176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09D750A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39FCAD1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43460A9" w14:textId="2AF2EFF8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32632E88" w14:textId="77777777" w:rsidTr="00C568D5">
        <w:tc>
          <w:tcPr>
            <w:tcW w:w="2530" w:type="dxa"/>
            <w:vAlign w:val="center"/>
          </w:tcPr>
          <w:p w14:paraId="57688D96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Пол</w:t>
            </w:r>
          </w:p>
          <w:p w14:paraId="610C865C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388B739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8DDCDC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Керамогранит </w:t>
            </w:r>
            <w:del w:id="327" w:author="ALI" w:date="2026-08-20T12:07:00Z">
              <w:r w:rsidRPr="00EF7ABF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КЕРАМА МАРАЦЦИ </w:t>
            </w:r>
            <w:r w:rsidRPr="00113458">
              <w:rPr>
                <w:rFonts w:ascii="Arial" w:hAnsi="Arial" w:cs="Arial"/>
              </w:rPr>
              <w:t>SG</w:t>
            </w:r>
            <w:r w:rsidRPr="00EF7ABF">
              <w:rPr>
                <w:rFonts w:ascii="Arial" w:hAnsi="Arial" w:cs="Arial"/>
                <w:lang w:val="ru-RU"/>
              </w:rPr>
              <w:t>632400</w:t>
            </w:r>
            <w:r w:rsidRPr="00113458">
              <w:rPr>
                <w:rFonts w:ascii="Arial" w:hAnsi="Arial" w:cs="Arial"/>
              </w:rPr>
              <w:t>R</w:t>
            </w:r>
            <w:r w:rsidRPr="00EF7ABF">
              <w:rPr>
                <w:rFonts w:ascii="Arial" w:hAnsi="Arial" w:cs="Arial"/>
                <w:lang w:val="ru-RU"/>
              </w:rPr>
              <w:t xml:space="preserve"> 600х600 мм ТЕРРАЦЦО, цвет – серый светлый. </w:t>
            </w:r>
            <w:r w:rsidRPr="00113458">
              <w:rPr>
                <w:rFonts w:ascii="Arial" w:hAnsi="Arial" w:cs="Arial"/>
              </w:rPr>
              <w:t>Либо аналог</w:t>
            </w:r>
          </w:p>
          <w:p w14:paraId="502C436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4D22A6C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564EA6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600х600 мм. Затирка – в цвет плитки, шов 1,5-2 мм</w:t>
            </w:r>
          </w:p>
        </w:tc>
        <w:tc>
          <w:tcPr>
            <w:tcW w:w="1973" w:type="dxa"/>
          </w:tcPr>
          <w:p w14:paraId="4B81172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7FE42BA3" w14:textId="77777777" w:rsidTr="00C568D5">
        <w:tc>
          <w:tcPr>
            <w:tcW w:w="2530" w:type="dxa"/>
            <w:vAlign w:val="center"/>
          </w:tcPr>
          <w:p w14:paraId="21FCE3AF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Плинтус</w:t>
            </w:r>
          </w:p>
        </w:tc>
        <w:tc>
          <w:tcPr>
            <w:tcW w:w="4246" w:type="dxa"/>
          </w:tcPr>
          <w:p w14:paraId="7DB786F7" w14:textId="77777777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28F7522" w14:textId="591160AC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  <w:r w:rsidRPr="00461916">
              <w:rPr>
                <w:rFonts w:ascii="Arial" w:hAnsi="Arial" w:cs="Arial"/>
              </w:rPr>
              <w:t>Fezard </w:t>
            </w:r>
            <w:del w:id="328" w:author="ALI" w:date="2026-08-20T12:07:00Z">
              <w:r w:rsidRPr="00461916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461916">
              <w:rPr>
                <w:rFonts w:ascii="Arial" w:hAnsi="Arial" w:cs="Arial"/>
                <w:lang w:val="ru-RU"/>
              </w:rPr>
              <w:t xml:space="preserve">2500*80*10 </w:t>
            </w:r>
            <w:r w:rsidRPr="00461916">
              <w:rPr>
                <w:rFonts w:ascii="Arial" w:hAnsi="Arial" w:cs="Arial"/>
              </w:rPr>
              <w:t>c</w:t>
            </w:r>
            <w:r w:rsidRPr="00461916">
              <w:rPr>
                <w:rFonts w:ascii="Arial" w:hAnsi="Arial" w:cs="Arial"/>
                <w:lang w:val="ru-RU"/>
              </w:rPr>
              <w:t xml:space="preserve"> соединителями и углами или аналог.</w:t>
            </w:r>
          </w:p>
        </w:tc>
        <w:tc>
          <w:tcPr>
            <w:tcW w:w="5753" w:type="dxa"/>
          </w:tcPr>
          <w:p w14:paraId="248D565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D36424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Плинтус алюминиевый анодированный самоклеящийся,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-80 мм</w:t>
            </w:r>
          </w:p>
          <w:p w14:paraId="0598EB7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568D257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32884232" w14:textId="77777777" w:rsidTr="00C568D5">
        <w:tc>
          <w:tcPr>
            <w:tcW w:w="2530" w:type="dxa"/>
            <w:shd w:val="clear" w:color="auto" w:fill="auto"/>
            <w:vAlign w:val="center"/>
          </w:tcPr>
          <w:p w14:paraId="6F6AF663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Потолок</w:t>
            </w:r>
          </w:p>
        </w:tc>
        <w:tc>
          <w:tcPr>
            <w:tcW w:w="4246" w:type="dxa"/>
            <w:shd w:val="clear" w:color="auto" w:fill="auto"/>
          </w:tcPr>
          <w:p w14:paraId="757B1CA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Открытое исполнение:</w:t>
            </w:r>
          </w:p>
          <w:p w14:paraId="0F068FF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lastRenderedPageBreak/>
              <w:t>Восстановление целостности покрытия (заделка швов трещин); Окраска аутентичного потолочного</w:t>
            </w:r>
          </w:p>
          <w:p w14:paraId="09CE3FE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пространства и коммуникаций.</w:t>
            </w:r>
          </w:p>
          <w:p w14:paraId="4876C28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 исключительных случаях:</w:t>
            </w:r>
          </w:p>
          <w:p w14:paraId="0F11C30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ГКЛ, шпаклевка, окраска потолочного пространства и коммуникаций</w:t>
            </w:r>
          </w:p>
        </w:tc>
        <w:tc>
          <w:tcPr>
            <w:tcW w:w="5753" w:type="dxa"/>
            <w:shd w:val="clear" w:color="auto" w:fill="auto"/>
          </w:tcPr>
          <w:p w14:paraId="3773EBC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lastRenderedPageBreak/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или аналог. </w:t>
            </w:r>
          </w:p>
          <w:p w14:paraId="75287A3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lastRenderedPageBreak/>
              <w:t>Прокладка кабельных трасс, магистральных фреонопроводов осуществляется в металлических лотках.</w:t>
            </w:r>
          </w:p>
          <w:p w14:paraId="2CE5A32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Все инженерные коммуникации за исключением</w:t>
            </w:r>
          </w:p>
          <w:p w14:paraId="00B06C0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оконечных устройств (включая линии ОКЛ)</w:t>
            </w:r>
          </w:p>
          <w:p w14:paraId="0B2D1B1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окрашиваются в цвет потолка.</w:t>
            </w:r>
          </w:p>
          <w:p w14:paraId="5C7607D1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Исключение: Трубопроводы внутреннего пожарного и спринклерного пожаротушения окрашиваются в оранжевый цвет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2004. Кабельные линии систем автоматической пожарной сигнализации, оповещения и управления эвакуацией (АПС и СОУЭ) - оранжевого цвета и системы аварийного освещения - красного цвета должны быть без окрашивания. </w:t>
            </w:r>
            <w:r w:rsidRPr="00113458">
              <w:rPr>
                <w:rFonts w:ascii="Arial" w:hAnsi="Arial" w:cs="Arial"/>
              </w:rPr>
              <w:t>Оборудование систем АПС и СОУЭ применяется без окрашивания</w:t>
            </w:r>
          </w:p>
        </w:tc>
        <w:tc>
          <w:tcPr>
            <w:tcW w:w="1973" w:type="dxa"/>
          </w:tcPr>
          <w:p w14:paraId="3716D1ED" w14:textId="3EF610C3" w:rsidR="00C568D5" w:rsidRPr="006E3737" w:rsidRDefault="00C568D5">
            <w:pPr>
              <w:rPr>
                <w:rFonts w:ascii="Arial" w:hAnsi="Arial" w:cs="Arial"/>
                <w:lang w:val="ru-RU"/>
              </w:rPr>
              <w:pPrChange w:id="329" w:author="ALI" w:date="2026-08-19T11:00:00Z">
                <w:pPr>
                  <w:jc w:val="right"/>
                </w:pPr>
              </w:pPrChange>
            </w:pPr>
            <w:r>
              <w:rPr>
                <w:rFonts w:ascii="Arial" w:hAnsi="Arial" w:cs="Arial"/>
              </w:rPr>
              <w:lastRenderedPageBreak/>
              <w:t>Приложение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01804FF6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Лист 29, 34</w:t>
            </w:r>
          </w:p>
        </w:tc>
      </w:tr>
      <w:tr w:rsidR="00C568D5" w:rsidRPr="00A11CD7" w14:paraId="13B69A33" w14:textId="77777777" w:rsidTr="00C568D5">
        <w:tc>
          <w:tcPr>
            <w:tcW w:w="2530" w:type="dxa"/>
            <w:vAlign w:val="center"/>
          </w:tcPr>
          <w:p w14:paraId="306049FD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Освещение</w:t>
            </w:r>
          </w:p>
        </w:tc>
        <w:tc>
          <w:tcPr>
            <w:tcW w:w="4246" w:type="dxa"/>
          </w:tcPr>
          <w:p w14:paraId="79033B5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C09A68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Светильники индивидуальные на шинопроводе</w:t>
            </w:r>
          </w:p>
          <w:p w14:paraId="6945962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6A1F85">
              <w:rPr>
                <w:rFonts w:ascii="Arial" w:hAnsi="Arial" w:cs="Arial"/>
                <w:lang w:val="ru-RU"/>
              </w:rPr>
              <w:t xml:space="preserve">Аварийный светильник – </w:t>
            </w:r>
            <w:r w:rsidRPr="006A1F85">
              <w:rPr>
                <w:rFonts w:ascii="Arial" w:hAnsi="Arial" w:cs="Arial"/>
              </w:rPr>
              <w:t>ITECH</w:t>
            </w:r>
            <w:r w:rsidRPr="006A1F85">
              <w:rPr>
                <w:rFonts w:ascii="Arial" w:hAnsi="Arial" w:cs="Arial"/>
                <w:lang w:val="ru-RU"/>
              </w:rPr>
              <w:t xml:space="preserve"> </w:t>
            </w:r>
            <w:r w:rsidRPr="006A1F85">
              <w:rPr>
                <w:rFonts w:ascii="Arial" w:hAnsi="Arial" w:cs="Arial"/>
              </w:rPr>
              <w:t>M</w:t>
            </w:r>
            <w:r w:rsidRPr="006A1F85">
              <w:rPr>
                <w:rFonts w:ascii="Arial" w:hAnsi="Arial" w:cs="Arial"/>
                <w:lang w:val="ru-RU"/>
              </w:rPr>
              <w:t xml:space="preserve">2 302 </w:t>
            </w:r>
            <w:r w:rsidRPr="006A1F85">
              <w:rPr>
                <w:rFonts w:ascii="Arial" w:hAnsi="Arial" w:cs="Arial"/>
              </w:rPr>
              <w:t>M</w:t>
            </w:r>
            <w:r w:rsidRPr="006A1F85">
              <w:rPr>
                <w:rFonts w:ascii="Arial" w:hAnsi="Arial" w:cs="Arial"/>
                <w:lang w:val="ru-RU"/>
              </w:rPr>
              <w:t xml:space="preserve"> </w:t>
            </w:r>
            <w:r w:rsidRPr="006A1F85">
              <w:rPr>
                <w:rFonts w:ascii="Arial" w:hAnsi="Arial" w:cs="Arial"/>
              </w:rPr>
              <w:t>ST</w:t>
            </w:r>
            <w:r w:rsidRPr="006A1F85">
              <w:rPr>
                <w:rFonts w:ascii="Arial" w:hAnsi="Arial" w:cs="Arial"/>
                <w:lang w:val="ru-RU"/>
              </w:rPr>
              <w:t>, 2</w:t>
            </w:r>
            <w:r w:rsidRPr="006A1F85">
              <w:rPr>
                <w:rFonts w:ascii="Arial" w:hAnsi="Arial" w:cs="Arial"/>
              </w:rPr>
              <w:t>W</w:t>
            </w:r>
            <w:r w:rsidRPr="006A1F85">
              <w:rPr>
                <w:rFonts w:ascii="Arial" w:hAnsi="Arial" w:cs="Arial"/>
                <w:lang w:val="ru-RU"/>
              </w:rPr>
              <w:t>/1</w:t>
            </w:r>
            <w:r w:rsidRPr="006A1F85">
              <w:rPr>
                <w:rFonts w:ascii="Arial" w:hAnsi="Arial" w:cs="Arial"/>
              </w:rPr>
              <w:t>LED</w:t>
            </w:r>
            <w:r w:rsidRPr="006A1F85">
              <w:rPr>
                <w:rFonts w:ascii="Arial" w:hAnsi="Arial" w:cs="Arial"/>
                <w:lang w:val="ru-RU"/>
              </w:rPr>
              <w:t xml:space="preserve">, </w:t>
            </w:r>
            <w:r w:rsidRPr="006A1F85">
              <w:rPr>
                <w:rFonts w:ascii="Arial" w:hAnsi="Arial" w:cs="Arial"/>
              </w:rPr>
              <w:t>IP</w:t>
            </w:r>
            <w:r w:rsidRPr="006A1F85">
              <w:rPr>
                <w:rFonts w:ascii="Arial" w:hAnsi="Arial" w:cs="Arial"/>
                <w:lang w:val="ru-RU"/>
              </w:rPr>
              <w:t xml:space="preserve">65, 115 </w:t>
            </w:r>
            <w:r w:rsidRPr="006A1F85">
              <w:rPr>
                <w:rFonts w:ascii="Arial" w:hAnsi="Arial" w:cs="Arial"/>
              </w:rPr>
              <w:t>Lm</w:t>
            </w:r>
            <w:r w:rsidRPr="006A1F85">
              <w:rPr>
                <w:rFonts w:ascii="Arial" w:hAnsi="Arial" w:cs="Arial"/>
                <w:lang w:val="ru-RU"/>
              </w:rPr>
              <w:t>, 3 часа, постоянного действия или аналог</w:t>
            </w:r>
          </w:p>
        </w:tc>
        <w:tc>
          <w:tcPr>
            <w:tcW w:w="5753" w:type="dxa"/>
          </w:tcPr>
          <w:p w14:paraId="2D9F2B1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E44FD0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Шинопровод (</w:t>
            </w:r>
            <w:r w:rsidRPr="00113458">
              <w:rPr>
                <w:rFonts w:ascii="Arial" w:hAnsi="Arial" w:cs="Arial"/>
              </w:rPr>
              <w:t>VL</w:t>
            </w:r>
            <w:r w:rsidRPr="00EF7ABF">
              <w:rPr>
                <w:rFonts w:ascii="Arial" w:hAnsi="Arial" w:cs="Arial"/>
                <w:lang w:val="ru-RU"/>
              </w:rPr>
              <w:t xml:space="preserve">)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</w:t>
            </w:r>
            <w:r w:rsidRPr="00113458">
              <w:rPr>
                <w:rFonts w:ascii="Arial" w:hAnsi="Arial" w:cs="Arial"/>
              </w:rPr>
              <w:t>PRO</w:t>
            </w:r>
            <w:r w:rsidRPr="00EF7ABF">
              <w:rPr>
                <w:rFonts w:ascii="Arial" w:hAnsi="Arial" w:cs="Arial"/>
                <w:lang w:val="ru-RU"/>
              </w:rPr>
              <w:t>-0432</w:t>
            </w:r>
          </w:p>
          <w:p w14:paraId="47ABD00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Декоративная заглушка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</w:t>
            </w:r>
            <w:r w:rsidRPr="00113458">
              <w:rPr>
                <w:rFonts w:ascii="Arial" w:hAnsi="Arial" w:cs="Arial"/>
              </w:rPr>
              <w:t>PRO</w:t>
            </w:r>
            <w:r w:rsidRPr="00EF7ABF">
              <w:rPr>
                <w:rFonts w:ascii="Arial" w:hAnsi="Arial" w:cs="Arial"/>
                <w:lang w:val="ru-RU"/>
              </w:rPr>
              <w:t>-0431</w:t>
            </w:r>
            <w:r w:rsidRPr="00113458">
              <w:rPr>
                <w:rFonts w:ascii="Arial" w:hAnsi="Arial" w:cs="Arial"/>
              </w:rPr>
              <w:t>L</w:t>
            </w:r>
          </w:p>
          <w:p w14:paraId="2559931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Токоподвод левый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</w:t>
            </w:r>
          </w:p>
          <w:p w14:paraId="786D73D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Комплект подвеса для шинопровода с потолочной чашкой и кабелем подключения, 3000 мм (БОСМА)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</w:t>
            </w:r>
          </w:p>
          <w:p w14:paraId="1A01AA5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Чашка крепления трекового прожектора </w:t>
            </w:r>
            <w:r w:rsidRPr="00113458">
              <w:rPr>
                <w:rFonts w:ascii="Arial" w:hAnsi="Arial" w:cs="Arial"/>
              </w:rPr>
              <w:t>GA</w:t>
            </w:r>
            <w:r w:rsidRPr="00EF7ABF">
              <w:rPr>
                <w:rFonts w:ascii="Arial" w:hAnsi="Arial" w:cs="Arial"/>
                <w:lang w:val="ru-RU"/>
              </w:rPr>
              <w:t xml:space="preserve">-70-3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</w:t>
            </w:r>
            <w:r w:rsidRPr="00113458">
              <w:rPr>
                <w:rFonts w:ascii="Arial" w:hAnsi="Arial" w:cs="Arial"/>
              </w:rPr>
              <w:t>NS</w:t>
            </w:r>
            <w:r w:rsidRPr="00EF7ABF">
              <w:rPr>
                <w:rFonts w:ascii="Arial" w:hAnsi="Arial" w:cs="Arial"/>
                <w:lang w:val="ru-RU"/>
              </w:rPr>
              <w:t>.0102.20.01/</w:t>
            </w:r>
            <w:r w:rsidRPr="00113458">
              <w:rPr>
                <w:rFonts w:ascii="Arial" w:hAnsi="Arial" w:cs="Arial"/>
              </w:rPr>
              <w:t>TUNIC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LED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spot</w:t>
            </w:r>
            <w:r w:rsidRPr="00EF7ABF">
              <w:rPr>
                <w:rFonts w:ascii="Arial" w:hAnsi="Arial" w:cs="Arial"/>
                <w:lang w:val="ru-RU"/>
              </w:rPr>
              <w:t xml:space="preserve"> 18</w:t>
            </w:r>
            <w:r w:rsidRPr="00113458">
              <w:rPr>
                <w:rFonts w:ascii="Arial" w:hAnsi="Arial" w:cs="Arial"/>
              </w:rPr>
              <w:t>W</w:t>
            </w:r>
            <w:r w:rsidRPr="00EF7ABF">
              <w:rPr>
                <w:rFonts w:ascii="Arial" w:hAnsi="Arial" w:cs="Arial"/>
                <w:lang w:val="ru-RU"/>
              </w:rPr>
              <w:t xml:space="preserve"> 4000</w:t>
            </w:r>
            <w:r w:rsidRPr="00113458">
              <w:rPr>
                <w:rFonts w:ascii="Arial" w:hAnsi="Arial" w:cs="Arial"/>
              </w:rPr>
              <w:t>K</w:t>
            </w:r>
            <w:r w:rsidRPr="00EF7ABF">
              <w:rPr>
                <w:rFonts w:ascii="Arial" w:hAnsi="Arial" w:cs="Arial"/>
                <w:lang w:val="ru-RU"/>
              </w:rPr>
              <w:t>/</w:t>
            </w:r>
            <w:r w:rsidRPr="00113458">
              <w:rPr>
                <w:rFonts w:ascii="Arial" w:hAnsi="Arial" w:cs="Arial"/>
              </w:rPr>
              <w:t>CRI</w:t>
            </w:r>
            <w:r w:rsidRPr="00EF7ABF">
              <w:rPr>
                <w:rFonts w:ascii="Arial" w:hAnsi="Arial" w:cs="Arial"/>
                <w:lang w:val="ru-RU"/>
              </w:rPr>
              <w:t>90 50 гр.</w:t>
            </w:r>
          </w:p>
          <w:p w14:paraId="4CF09E1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Прожектор димм. (</w:t>
            </w:r>
            <w:r w:rsidRPr="00113458">
              <w:rPr>
                <w:rFonts w:ascii="Arial" w:hAnsi="Arial" w:cs="Arial"/>
              </w:rPr>
              <w:t>TRIAC</w:t>
            </w:r>
            <w:r w:rsidRPr="00EF7ABF">
              <w:rPr>
                <w:rFonts w:ascii="Arial" w:hAnsi="Arial" w:cs="Arial"/>
                <w:lang w:val="ru-RU"/>
              </w:rPr>
              <w:t>) (</w:t>
            </w:r>
            <w:r w:rsidRPr="00113458">
              <w:rPr>
                <w:rFonts w:ascii="Arial" w:hAnsi="Arial" w:cs="Arial"/>
              </w:rPr>
              <w:t>COB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Lumileds</w:t>
            </w:r>
            <w:r w:rsidRPr="00EF7ABF">
              <w:rPr>
                <w:rFonts w:ascii="Arial" w:hAnsi="Arial" w:cs="Arial"/>
                <w:lang w:val="ru-RU"/>
              </w:rPr>
              <w:t xml:space="preserve">) (БОСМА) КРАСНЫЙ МАТОВЫЙ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либо аналоги.</w:t>
            </w:r>
          </w:p>
          <w:p w14:paraId="45EE24C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6962F0A3" w14:textId="00EDCEAD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2F7F50D4" w14:textId="77777777" w:rsidTr="00C568D5">
        <w:tc>
          <w:tcPr>
            <w:tcW w:w="2530" w:type="dxa"/>
            <w:vAlign w:val="center"/>
          </w:tcPr>
          <w:p w14:paraId="5F46491A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Лайтбокс потолочный</w:t>
            </w:r>
          </w:p>
          <w:p w14:paraId="266F5B97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круглый</w:t>
            </w:r>
          </w:p>
        </w:tc>
        <w:tc>
          <w:tcPr>
            <w:tcW w:w="4246" w:type="dxa"/>
          </w:tcPr>
          <w:p w14:paraId="19196DF9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7F9CB32F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Изготовление под заказ</w:t>
            </w:r>
          </w:p>
        </w:tc>
        <w:tc>
          <w:tcPr>
            <w:tcW w:w="5753" w:type="dxa"/>
          </w:tcPr>
          <w:p w14:paraId="3993081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8AA112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Лайтбокс подвесной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3020, 4000 с возможностью диммирования</w:t>
            </w:r>
          </w:p>
          <w:p w14:paraId="0F5FF05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Диаметр круглого лайтбокса – 1500/2000мм.,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-114/300 мм. Диаметр и место установки определяется согласно объемно-планировочных решений помещения</w:t>
            </w:r>
          </w:p>
          <w:p w14:paraId="6E94DD4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5FFAB1A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326C028F" w14:textId="77777777" w:rsidTr="00C568D5">
        <w:tc>
          <w:tcPr>
            <w:tcW w:w="2530" w:type="dxa"/>
            <w:shd w:val="clear" w:color="auto" w:fill="auto"/>
            <w:vAlign w:val="center"/>
          </w:tcPr>
          <w:p w14:paraId="424CAF14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Розетка электрическая</w:t>
            </w:r>
          </w:p>
        </w:tc>
        <w:tc>
          <w:tcPr>
            <w:tcW w:w="4246" w:type="dxa"/>
            <w:shd w:val="clear" w:color="auto" w:fill="auto"/>
          </w:tcPr>
          <w:p w14:paraId="305BD95F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EAEF025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859C380" w14:textId="283FA518" w:rsidR="00C568D5" w:rsidRPr="005F3BC6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Legrand</w:t>
            </w:r>
            <w:r w:rsidRPr="00612E78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Mozaik</w:t>
            </w:r>
            <w:r>
              <w:rPr>
                <w:rFonts w:ascii="Arial" w:hAnsi="Arial" w:cs="Arial"/>
                <w:lang w:val="ru-RU"/>
              </w:rPr>
              <w:t xml:space="preserve">, </w:t>
            </w:r>
            <w:r>
              <w:rPr>
                <w:rFonts w:ascii="Arial" w:hAnsi="Arial" w:cs="Arial"/>
              </w:rPr>
              <w:t>DKC</w:t>
            </w:r>
            <w:r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  <w:shd w:val="clear" w:color="auto" w:fill="auto"/>
          </w:tcPr>
          <w:p w14:paraId="76ADAE7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00BB29A" w14:textId="633EAFDE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Розетка, встраиваемая с автоматическими клеммами,</w:t>
            </w:r>
            <w:del w:id="330" w:author="ALI" w:date="2026-08-20T12:08:00Z">
              <w:r w:rsidRPr="00EF7ABF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 суппортом и рамкой белого цвета</w:t>
            </w:r>
          </w:p>
          <w:p w14:paraId="5BCF729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406D0BD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3BA0837F" w14:textId="77777777" w:rsidTr="00C568D5">
        <w:tc>
          <w:tcPr>
            <w:tcW w:w="2530" w:type="dxa"/>
            <w:shd w:val="clear" w:color="auto" w:fill="auto"/>
            <w:vAlign w:val="center"/>
          </w:tcPr>
          <w:p w14:paraId="74AAFE6A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lastRenderedPageBreak/>
              <w:t>Кондиционер</w:t>
            </w:r>
          </w:p>
        </w:tc>
        <w:tc>
          <w:tcPr>
            <w:tcW w:w="4246" w:type="dxa"/>
            <w:shd w:val="clear" w:color="auto" w:fill="auto"/>
          </w:tcPr>
          <w:p w14:paraId="5EEF19D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5C0797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Haier</w:t>
            </w:r>
            <w:r w:rsidRPr="00EF7ABF">
              <w:rPr>
                <w:rFonts w:ascii="Arial" w:hAnsi="Arial" w:cs="Arial"/>
                <w:lang w:val="ru-RU"/>
              </w:rPr>
              <w:t xml:space="preserve"> или </w:t>
            </w:r>
            <w:r w:rsidRPr="00113458">
              <w:rPr>
                <w:rFonts w:ascii="Arial" w:hAnsi="Arial" w:cs="Arial"/>
              </w:rPr>
              <w:t>MDV</w:t>
            </w:r>
            <w:r w:rsidRPr="00EF7ABF">
              <w:rPr>
                <w:rFonts w:ascii="Arial" w:hAnsi="Arial" w:cs="Arial"/>
                <w:lang w:val="ru-RU"/>
              </w:rPr>
              <w:t>. Модель и тип</w:t>
            </w:r>
          </w:p>
          <w:p w14:paraId="1400DB4B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подбирается индивидуально по ТЗ</w:t>
            </w:r>
          </w:p>
        </w:tc>
        <w:tc>
          <w:tcPr>
            <w:tcW w:w="5753" w:type="dxa"/>
            <w:shd w:val="clear" w:color="auto" w:fill="auto"/>
          </w:tcPr>
          <w:p w14:paraId="7FE998E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Кондиционер + пульт. </w:t>
            </w:r>
          </w:p>
          <w:p w14:paraId="3F9B826D" w14:textId="1793BC06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>Тип внутреннего блока кондиционера</w:t>
            </w:r>
            <w:ins w:id="331" w:author="ALI" w:date="2026-08-20T12:08:00Z">
              <w:r w:rsidR="00A11CD7">
                <w:rPr>
                  <w:rFonts w:ascii="Arial" w:hAnsi="Arial" w:cs="Arial"/>
                  <w:lang w:val="ru-RU"/>
                </w:rPr>
                <w:t xml:space="preserve"> </w:t>
              </w:r>
            </w:ins>
            <w:r w:rsidRPr="00EF7ABF">
              <w:rPr>
                <w:rFonts w:ascii="Arial" w:hAnsi="Arial" w:cs="Arial"/>
                <w:lang w:val="ru-RU"/>
              </w:rPr>
              <w:t>- согласно проект</w:t>
            </w:r>
            <w:ins w:id="332" w:author="ALI" w:date="2026-08-20T12:08:00Z">
              <w:r w:rsidR="00A11CD7">
                <w:rPr>
                  <w:rFonts w:ascii="Arial" w:hAnsi="Arial" w:cs="Arial"/>
                  <w:lang w:val="ru-RU"/>
                </w:rPr>
                <w:t>у</w:t>
              </w:r>
            </w:ins>
            <w:del w:id="333" w:author="ALI" w:date="2026-08-20T12:08:00Z">
              <w:r w:rsidRPr="00EF7ABF" w:rsidDel="00A11CD7">
                <w:rPr>
                  <w:rFonts w:ascii="Arial" w:hAnsi="Arial" w:cs="Arial"/>
                  <w:lang w:val="ru-RU"/>
                </w:rPr>
                <w:delText>а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. В случае кассетного, декоративная панель красится в цвет потолка. </w:t>
            </w:r>
            <w:r w:rsidRPr="00113458">
              <w:rPr>
                <w:rFonts w:ascii="Arial" w:hAnsi="Arial" w:cs="Arial"/>
              </w:rPr>
              <w:t>Окраска RAL 3020.</w:t>
            </w:r>
          </w:p>
          <w:p w14:paraId="4BE7658A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1973" w:type="dxa"/>
            <w:shd w:val="clear" w:color="auto" w:fill="auto"/>
          </w:tcPr>
          <w:p w14:paraId="072F461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781CE8" w14:paraId="0DECB121" w14:textId="77777777" w:rsidTr="00C568D5">
        <w:tc>
          <w:tcPr>
            <w:tcW w:w="2530" w:type="dxa"/>
            <w:vAlign w:val="center"/>
          </w:tcPr>
          <w:p w14:paraId="17E1803F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Радиатор</w:t>
            </w:r>
          </w:p>
        </w:tc>
        <w:tc>
          <w:tcPr>
            <w:tcW w:w="4246" w:type="dxa"/>
          </w:tcPr>
          <w:p w14:paraId="4101B3F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9613A8E" w14:textId="6F21AC5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72664C">
              <w:rPr>
                <w:rFonts w:ascii="Arial" w:hAnsi="Arial" w:cs="Arial"/>
              </w:rPr>
              <w:t>RIFAR</w:t>
            </w:r>
            <w:r w:rsidRPr="0072664C">
              <w:rPr>
                <w:rFonts w:ascii="Arial" w:hAnsi="Arial" w:cs="Arial"/>
                <w:lang w:val="ru-RU"/>
              </w:rPr>
              <w:t xml:space="preserve"> В500</w:t>
            </w:r>
            <w:r w:rsidRPr="00EF7ABF">
              <w:rPr>
                <w:rFonts w:ascii="Arial" w:hAnsi="Arial" w:cs="Arial"/>
                <w:lang w:val="ru-RU"/>
              </w:rPr>
              <w:t>/ стальной трубчатый радиатор или</w:t>
            </w:r>
          </w:p>
          <w:p w14:paraId="22104C2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напольные конвекторы</w:t>
            </w:r>
          </w:p>
        </w:tc>
        <w:tc>
          <w:tcPr>
            <w:tcW w:w="5753" w:type="dxa"/>
          </w:tcPr>
          <w:p w14:paraId="664643A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09EC63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Биметаллический радиатор (при скрытом размещении) или конвектор; стальной трубчатый радиатор </w:t>
            </w:r>
            <w:r w:rsidRPr="00113458">
              <w:rPr>
                <w:rFonts w:ascii="Arial" w:hAnsi="Arial" w:cs="Arial"/>
              </w:rPr>
              <w:t>KZTO</w:t>
            </w:r>
            <w:r w:rsidRPr="00EF7ABF">
              <w:rPr>
                <w:rFonts w:ascii="Arial" w:hAnsi="Arial" w:cs="Arial"/>
                <w:lang w:val="ru-RU"/>
              </w:rPr>
              <w:t xml:space="preserve"> Гармония А40 2-300 (нижнее</w:t>
            </w:r>
          </w:p>
          <w:p w14:paraId="5628318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подключение). Цвет белый – при открытом размещении</w:t>
            </w:r>
          </w:p>
          <w:p w14:paraId="5F0115A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47A8B369" w14:textId="40BCFE53" w:rsidR="00C568D5" w:rsidRPr="006E3737" w:rsidRDefault="00C568D5">
            <w:pPr>
              <w:rPr>
                <w:rFonts w:ascii="Arial" w:hAnsi="Arial" w:cs="Arial"/>
                <w:lang w:val="ru-RU"/>
              </w:rPr>
              <w:pPrChange w:id="334" w:author="ALI" w:date="2026-08-19T11:00:00Z">
                <w:pPr>
                  <w:jc w:val="right"/>
                </w:pPr>
              </w:pPrChange>
            </w:pPr>
            <w:r>
              <w:rPr>
                <w:rFonts w:ascii="Arial" w:hAnsi="Arial" w:cs="Arial"/>
              </w:rPr>
              <w:t>Приложение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2DF793C5" w14:textId="1EB1B84C" w:rsidR="00C568D5" w:rsidRPr="00720766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 xml:space="preserve">Лист </w:t>
            </w:r>
            <w:r>
              <w:rPr>
                <w:rFonts w:ascii="Arial" w:hAnsi="Arial" w:cs="Arial"/>
                <w:lang w:val="ru-RU"/>
              </w:rPr>
              <w:t>35</w:t>
            </w:r>
          </w:p>
        </w:tc>
      </w:tr>
      <w:tr w:rsidR="00C568D5" w:rsidRPr="00781CE8" w14:paraId="55DD620B" w14:textId="77777777" w:rsidTr="00C568D5">
        <w:tc>
          <w:tcPr>
            <w:tcW w:w="14502" w:type="dxa"/>
            <w:gridSpan w:val="4"/>
            <w:vAlign w:val="center"/>
          </w:tcPr>
          <w:p w14:paraId="4C53FA2E" w14:textId="77777777" w:rsidR="00C568D5" w:rsidRPr="00EF7ABF" w:rsidRDefault="00C568D5" w:rsidP="00C568D5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EF7ABF">
              <w:rPr>
                <w:rFonts w:ascii="Arial" w:hAnsi="Arial" w:cs="Arial"/>
                <w:b/>
                <w:lang w:val="ru-RU"/>
              </w:rPr>
              <w:t>ОПЕРАЦИОННЫЙ ЗАЛ  (ЗОНА УНИВЕРСАЛЬНОГО ОБСЛУЖИВАНИЯ)</w:t>
            </w:r>
          </w:p>
          <w:p w14:paraId="4CB1A395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  <w:i/>
              </w:rPr>
            </w:pPr>
            <w:r w:rsidRPr="00113458">
              <w:rPr>
                <w:rFonts w:ascii="Arial" w:hAnsi="Arial" w:cs="Arial"/>
                <w:b/>
                <w:i/>
              </w:rPr>
              <w:t>Зона обслуживания клиентов</w:t>
            </w:r>
          </w:p>
        </w:tc>
      </w:tr>
      <w:tr w:rsidR="00C568D5" w:rsidRPr="00A11CD7" w14:paraId="617CCFD6" w14:textId="77777777" w:rsidTr="00C568D5">
        <w:tc>
          <w:tcPr>
            <w:tcW w:w="2530" w:type="dxa"/>
            <w:vAlign w:val="center"/>
          </w:tcPr>
          <w:p w14:paraId="290734D0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Стены</w:t>
            </w:r>
          </w:p>
          <w:p w14:paraId="1481C9DC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5229BC8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632B5C7" w14:textId="500C87DF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Наружные стены – облицовка ГКЛ (С626 по системе Кнауф) с заполнением мин. ватой</w:t>
            </w:r>
            <w:del w:id="335" w:author="ALI" w:date="2026-08-20T12:08:00Z">
              <w:r w:rsidRPr="00EF7ABF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 50 мм </w:t>
            </w:r>
          </w:p>
          <w:p w14:paraId="02745D40" w14:textId="0BC54C1C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Существующие стены – облицовка ГКЛ (С626 по системе Кнауф) </w:t>
            </w:r>
            <w:del w:id="336" w:author="ALI" w:date="2026-08-20T12:08:00Z">
              <w:r w:rsidRPr="00EF7ABF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 до отм. + 2,750 от уровня чистого пола (при необходимости). </w:t>
            </w:r>
          </w:p>
          <w:p w14:paraId="452A1E7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До отм. +2,750 от уровня пола:</w:t>
            </w:r>
          </w:p>
          <w:p w14:paraId="7BDEA5B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ГКЛ, шпаклевка, окраска по стеклохолсту</w:t>
            </w:r>
          </w:p>
          <w:p w14:paraId="2789994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От отм. +2,750 до перекрытия:</w:t>
            </w:r>
          </w:p>
          <w:p w14:paraId="64CA339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окраска аутентичных стен; шпаклевка (при необходимости),</w:t>
            </w:r>
          </w:p>
          <w:p w14:paraId="3C2A699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Альтернативный вариант:</w:t>
            </w:r>
          </w:p>
          <w:p w14:paraId="4222C7F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ГКЛ, шпаклевка, окраска по стеклохолсту</w:t>
            </w:r>
          </w:p>
          <w:p w14:paraId="4B5E01F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b/>
                <w:i/>
                <w:lang w:val="ru-RU"/>
              </w:rPr>
              <w:t>Важно:</w:t>
            </w:r>
            <w:r w:rsidRPr="00EF7ABF">
              <w:rPr>
                <w:rFonts w:ascii="Arial" w:hAnsi="Arial" w:cs="Arial"/>
                <w:lang w:val="ru-RU"/>
              </w:rPr>
              <w:t xml:space="preserve"> в случае необходимости использовать врезные или скрытые лючки.</w:t>
            </w:r>
          </w:p>
          <w:p w14:paraId="707EDD5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</w:tcPr>
          <w:p w14:paraId="4DFD2BD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486BE2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До отм. +2,750 от уровня пола:</w:t>
            </w:r>
          </w:p>
          <w:p w14:paraId="403AA89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Базовый вариант: 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 От отм. +2,750 до перекрытия</w:t>
            </w:r>
          </w:p>
          <w:p w14:paraId="2562F72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или аналог</w:t>
            </w:r>
          </w:p>
        </w:tc>
        <w:tc>
          <w:tcPr>
            <w:tcW w:w="1973" w:type="dxa"/>
          </w:tcPr>
          <w:p w14:paraId="1D29B42E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3F1FB6F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547D067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F12DBA8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1818682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1121831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E371060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17C2765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2FFEC1E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F11E4A2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C7D06DC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37D0CA7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F5B1758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49B590C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6B3DF2C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D859591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8C7BBCF" w14:textId="22F7EB1E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5AEE0AF8" w14:textId="77777777" w:rsidTr="00C568D5">
        <w:tc>
          <w:tcPr>
            <w:tcW w:w="2530" w:type="dxa"/>
            <w:vAlign w:val="center"/>
          </w:tcPr>
          <w:p w14:paraId="0C3E2434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Пол</w:t>
            </w:r>
          </w:p>
          <w:p w14:paraId="46FFA21A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57FA96A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372BBB8" w14:textId="19A0FCBC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>Керамогранит</w:t>
            </w:r>
            <w:del w:id="337" w:author="ALI" w:date="2026-08-20T12:08:00Z">
              <w:r w:rsidRPr="00EF7ABF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 КЕРАМА МАРАЦЦИ </w:t>
            </w:r>
            <w:r w:rsidRPr="00113458">
              <w:rPr>
                <w:rFonts w:ascii="Arial" w:hAnsi="Arial" w:cs="Arial"/>
              </w:rPr>
              <w:t>SG</w:t>
            </w:r>
            <w:r w:rsidRPr="00EF7ABF">
              <w:rPr>
                <w:rFonts w:ascii="Arial" w:hAnsi="Arial" w:cs="Arial"/>
                <w:lang w:val="ru-RU"/>
              </w:rPr>
              <w:t>632400</w:t>
            </w:r>
            <w:r w:rsidRPr="00113458">
              <w:rPr>
                <w:rFonts w:ascii="Arial" w:hAnsi="Arial" w:cs="Arial"/>
              </w:rPr>
              <w:t>R</w:t>
            </w:r>
            <w:r w:rsidRPr="00EF7ABF">
              <w:rPr>
                <w:rFonts w:ascii="Arial" w:hAnsi="Arial" w:cs="Arial"/>
                <w:lang w:val="ru-RU"/>
              </w:rPr>
              <w:t xml:space="preserve"> 600х600 мм ТЕРРАЦЦО, цвет – серый светлый. </w:t>
            </w:r>
            <w:r w:rsidRPr="00113458">
              <w:rPr>
                <w:rFonts w:ascii="Arial" w:hAnsi="Arial" w:cs="Arial"/>
              </w:rPr>
              <w:t>Либо аналог</w:t>
            </w:r>
          </w:p>
          <w:p w14:paraId="23985205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258F4AE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53A606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600х600 мм. Затирка – в цвет плитки, шов 1,5-2 мм</w:t>
            </w:r>
          </w:p>
        </w:tc>
        <w:tc>
          <w:tcPr>
            <w:tcW w:w="1973" w:type="dxa"/>
          </w:tcPr>
          <w:p w14:paraId="2B9053D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0D6962E0" w14:textId="77777777" w:rsidTr="00C568D5">
        <w:tc>
          <w:tcPr>
            <w:tcW w:w="2530" w:type="dxa"/>
            <w:vAlign w:val="center"/>
          </w:tcPr>
          <w:p w14:paraId="7927A315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Плинтус</w:t>
            </w:r>
          </w:p>
        </w:tc>
        <w:tc>
          <w:tcPr>
            <w:tcW w:w="4246" w:type="dxa"/>
          </w:tcPr>
          <w:p w14:paraId="00A8586A" w14:textId="77777777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83F4991" w14:textId="0AB67A08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  <w:r w:rsidRPr="00461916">
              <w:rPr>
                <w:rFonts w:ascii="Arial" w:hAnsi="Arial" w:cs="Arial"/>
              </w:rPr>
              <w:lastRenderedPageBreak/>
              <w:t>Fezard </w:t>
            </w:r>
            <w:del w:id="338" w:author="ALI" w:date="2026-08-20T12:08:00Z">
              <w:r w:rsidRPr="00461916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461916">
              <w:rPr>
                <w:rFonts w:ascii="Arial" w:hAnsi="Arial" w:cs="Arial"/>
                <w:lang w:val="ru-RU"/>
              </w:rPr>
              <w:t xml:space="preserve">2500*80*10 </w:t>
            </w:r>
            <w:r w:rsidRPr="00461916">
              <w:rPr>
                <w:rFonts w:ascii="Arial" w:hAnsi="Arial" w:cs="Arial"/>
              </w:rPr>
              <w:t>c</w:t>
            </w:r>
            <w:r w:rsidRPr="00461916">
              <w:rPr>
                <w:rFonts w:ascii="Arial" w:hAnsi="Arial" w:cs="Arial"/>
                <w:lang w:val="ru-RU"/>
              </w:rPr>
              <w:t xml:space="preserve"> соединителями и углами или аналог.</w:t>
            </w:r>
          </w:p>
        </w:tc>
        <w:tc>
          <w:tcPr>
            <w:tcW w:w="5753" w:type="dxa"/>
          </w:tcPr>
          <w:p w14:paraId="1EF6034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EE7F50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lastRenderedPageBreak/>
              <w:t xml:space="preserve">Плинтус алюминиевый анодированный самоклеящийся,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-80 мм</w:t>
            </w:r>
          </w:p>
          <w:p w14:paraId="03B02FF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192DCEF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580CB6D7" w14:textId="77777777" w:rsidTr="00C568D5">
        <w:tc>
          <w:tcPr>
            <w:tcW w:w="2530" w:type="dxa"/>
            <w:shd w:val="clear" w:color="auto" w:fill="auto"/>
            <w:vAlign w:val="center"/>
          </w:tcPr>
          <w:p w14:paraId="1F02E4FF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Потолок</w:t>
            </w:r>
          </w:p>
        </w:tc>
        <w:tc>
          <w:tcPr>
            <w:tcW w:w="4246" w:type="dxa"/>
            <w:shd w:val="clear" w:color="auto" w:fill="auto"/>
          </w:tcPr>
          <w:p w14:paraId="4D17D84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6D0631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Открытое исполнение:</w:t>
            </w:r>
          </w:p>
          <w:p w14:paraId="2375967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Восстановление целостности покрытия (заделка швов трещин); Окраска аутентичного потолочного</w:t>
            </w:r>
          </w:p>
          <w:p w14:paraId="711AF0E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пространства и коммуникаций.</w:t>
            </w:r>
          </w:p>
          <w:p w14:paraId="3199CB2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 исключительных случаях:</w:t>
            </w:r>
          </w:p>
          <w:p w14:paraId="7413783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ГКЛ, шпаклевка, окраска потолочного пространства и коммуникаций</w:t>
            </w:r>
          </w:p>
        </w:tc>
        <w:tc>
          <w:tcPr>
            <w:tcW w:w="5753" w:type="dxa"/>
            <w:shd w:val="clear" w:color="auto" w:fill="auto"/>
          </w:tcPr>
          <w:p w14:paraId="29F71EF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86C771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или аналог. </w:t>
            </w:r>
          </w:p>
          <w:p w14:paraId="4421D3D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Прокладка кабельных трасс, магистральных фреонопроводов осуществляется в металлических лотках.</w:t>
            </w:r>
          </w:p>
          <w:p w14:paraId="60C8F68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Все инженерные коммуникации за исключением</w:t>
            </w:r>
          </w:p>
          <w:p w14:paraId="18A6C34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оконечных устройств (включая линии ОКЛ)</w:t>
            </w:r>
          </w:p>
          <w:p w14:paraId="509E6F0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окрашиваются в цвет потолка.</w:t>
            </w:r>
          </w:p>
          <w:p w14:paraId="69156F00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Исключение: Трубопроводы внутреннего пожарного и спринклерного пожаротушения окрашиваются в оранжевый цвет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2004. Кабельные линии систем автоматической пожарной сигнализации, оповещения и управления эвакуацией (АПС и СОУЭ) - оранжевого цвета и системы аварийного освещения- красного цвета должны быть без окрашивания. </w:t>
            </w:r>
            <w:r w:rsidRPr="00113458">
              <w:rPr>
                <w:rFonts w:ascii="Arial" w:hAnsi="Arial" w:cs="Arial"/>
              </w:rPr>
              <w:t>Оборудование систем АПС и СОУЭ применяется без окрашивания</w:t>
            </w:r>
          </w:p>
        </w:tc>
        <w:tc>
          <w:tcPr>
            <w:tcW w:w="1973" w:type="dxa"/>
            <w:shd w:val="clear" w:color="auto" w:fill="auto"/>
          </w:tcPr>
          <w:p w14:paraId="76503394" w14:textId="20237C49" w:rsidR="00C568D5" w:rsidRPr="00720766" w:rsidRDefault="00C568D5">
            <w:pPr>
              <w:rPr>
                <w:rFonts w:ascii="Arial" w:hAnsi="Arial" w:cs="Arial"/>
                <w:lang w:val="ru-RU"/>
              </w:rPr>
              <w:pPrChange w:id="339" w:author="ALI" w:date="2026-08-19T11:00:00Z">
                <w:pPr>
                  <w:jc w:val="right"/>
                </w:pPr>
              </w:pPrChange>
            </w:pPr>
            <w:r>
              <w:rPr>
                <w:rFonts w:ascii="Arial" w:hAnsi="Arial" w:cs="Arial"/>
              </w:rPr>
              <w:t>Приложение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7DD7BA22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Лист 29, 34</w:t>
            </w:r>
          </w:p>
        </w:tc>
      </w:tr>
      <w:tr w:rsidR="00C568D5" w:rsidRPr="00A11CD7" w14:paraId="2DAA1B0A" w14:textId="77777777" w:rsidTr="00C568D5">
        <w:tc>
          <w:tcPr>
            <w:tcW w:w="2530" w:type="dxa"/>
            <w:vAlign w:val="center"/>
          </w:tcPr>
          <w:p w14:paraId="7ACF461F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Освещение</w:t>
            </w:r>
          </w:p>
        </w:tc>
        <w:tc>
          <w:tcPr>
            <w:tcW w:w="4246" w:type="dxa"/>
          </w:tcPr>
          <w:p w14:paraId="7CC2024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9DF4BA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Светильники индивидуальные на</w:t>
            </w:r>
          </w:p>
          <w:p w14:paraId="4666B72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шинопроводе</w:t>
            </w:r>
          </w:p>
          <w:p w14:paraId="6D8D8A2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6A1F85">
              <w:rPr>
                <w:rFonts w:ascii="Arial" w:hAnsi="Arial" w:cs="Arial"/>
                <w:lang w:val="ru-RU"/>
              </w:rPr>
              <w:t xml:space="preserve">Аварийный светильник – </w:t>
            </w:r>
            <w:r w:rsidRPr="006A1F85">
              <w:rPr>
                <w:rFonts w:ascii="Arial" w:hAnsi="Arial" w:cs="Arial"/>
              </w:rPr>
              <w:t>ITECH</w:t>
            </w:r>
            <w:r w:rsidRPr="006A1F85">
              <w:rPr>
                <w:rFonts w:ascii="Arial" w:hAnsi="Arial" w:cs="Arial"/>
                <w:lang w:val="ru-RU"/>
              </w:rPr>
              <w:t xml:space="preserve"> </w:t>
            </w:r>
            <w:r w:rsidRPr="006A1F85">
              <w:rPr>
                <w:rFonts w:ascii="Arial" w:hAnsi="Arial" w:cs="Arial"/>
              </w:rPr>
              <w:t>M</w:t>
            </w:r>
            <w:r w:rsidRPr="006A1F85">
              <w:rPr>
                <w:rFonts w:ascii="Arial" w:hAnsi="Arial" w:cs="Arial"/>
                <w:lang w:val="ru-RU"/>
              </w:rPr>
              <w:t>2 302</w:t>
            </w:r>
            <w:r w:rsidRPr="006A1F85">
              <w:rPr>
                <w:rFonts w:ascii="Arial" w:hAnsi="Arial" w:cs="Arial"/>
              </w:rPr>
              <w:t>M</w:t>
            </w:r>
            <w:r w:rsidRPr="006A1F85">
              <w:rPr>
                <w:rFonts w:ascii="Arial" w:hAnsi="Arial" w:cs="Arial"/>
                <w:lang w:val="ru-RU"/>
              </w:rPr>
              <w:t xml:space="preserve"> </w:t>
            </w:r>
            <w:r w:rsidRPr="006A1F85">
              <w:rPr>
                <w:rFonts w:ascii="Arial" w:hAnsi="Arial" w:cs="Arial"/>
              </w:rPr>
              <w:t>ST</w:t>
            </w:r>
            <w:r w:rsidRPr="006A1F85">
              <w:rPr>
                <w:rFonts w:ascii="Arial" w:hAnsi="Arial" w:cs="Arial"/>
                <w:lang w:val="ru-RU"/>
              </w:rPr>
              <w:t>, 2</w:t>
            </w:r>
            <w:r w:rsidRPr="006A1F85">
              <w:rPr>
                <w:rFonts w:ascii="Arial" w:hAnsi="Arial" w:cs="Arial"/>
              </w:rPr>
              <w:t>W</w:t>
            </w:r>
            <w:r w:rsidRPr="006A1F85">
              <w:rPr>
                <w:rFonts w:ascii="Arial" w:hAnsi="Arial" w:cs="Arial"/>
                <w:lang w:val="ru-RU"/>
              </w:rPr>
              <w:t>/1</w:t>
            </w:r>
            <w:r w:rsidRPr="006A1F85">
              <w:rPr>
                <w:rFonts w:ascii="Arial" w:hAnsi="Arial" w:cs="Arial"/>
              </w:rPr>
              <w:t>LED</w:t>
            </w:r>
            <w:r w:rsidRPr="006A1F85">
              <w:rPr>
                <w:rFonts w:ascii="Arial" w:hAnsi="Arial" w:cs="Arial"/>
                <w:lang w:val="ru-RU"/>
              </w:rPr>
              <w:t xml:space="preserve">, </w:t>
            </w:r>
            <w:r w:rsidRPr="006A1F85">
              <w:rPr>
                <w:rFonts w:ascii="Arial" w:hAnsi="Arial" w:cs="Arial"/>
              </w:rPr>
              <w:t>IP</w:t>
            </w:r>
            <w:r w:rsidRPr="006A1F85">
              <w:rPr>
                <w:rFonts w:ascii="Arial" w:hAnsi="Arial" w:cs="Arial"/>
                <w:lang w:val="ru-RU"/>
              </w:rPr>
              <w:t xml:space="preserve">65, 115 </w:t>
            </w:r>
            <w:r w:rsidRPr="006A1F85">
              <w:rPr>
                <w:rFonts w:ascii="Arial" w:hAnsi="Arial" w:cs="Arial"/>
              </w:rPr>
              <w:t>Lm</w:t>
            </w:r>
            <w:r w:rsidRPr="006A1F85">
              <w:rPr>
                <w:rFonts w:ascii="Arial" w:hAnsi="Arial" w:cs="Arial"/>
                <w:lang w:val="ru-RU"/>
              </w:rPr>
              <w:t>, 3 часа, постоянного действия или аналог</w:t>
            </w:r>
          </w:p>
          <w:p w14:paraId="69F976A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</w:tcPr>
          <w:p w14:paraId="2249839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94AF88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Шинопровод (</w:t>
            </w:r>
            <w:r w:rsidRPr="00113458">
              <w:rPr>
                <w:rFonts w:ascii="Arial" w:hAnsi="Arial" w:cs="Arial"/>
              </w:rPr>
              <w:t>VL</w:t>
            </w:r>
            <w:r w:rsidRPr="00EF7ABF">
              <w:rPr>
                <w:rFonts w:ascii="Arial" w:hAnsi="Arial" w:cs="Arial"/>
                <w:lang w:val="ru-RU"/>
              </w:rPr>
              <w:t xml:space="preserve">)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</w:t>
            </w:r>
            <w:r w:rsidRPr="00113458">
              <w:rPr>
                <w:rFonts w:ascii="Arial" w:hAnsi="Arial" w:cs="Arial"/>
              </w:rPr>
              <w:t>PRO</w:t>
            </w:r>
            <w:r w:rsidRPr="00EF7ABF">
              <w:rPr>
                <w:rFonts w:ascii="Arial" w:hAnsi="Arial" w:cs="Arial"/>
                <w:lang w:val="ru-RU"/>
              </w:rPr>
              <w:t>-0432</w:t>
            </w:r>
          </w:p>
          <w:p w14:paraId="4C2DFCE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Декоративная заглушка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</w:t>
            </w:r>
            <w:r w:rsidRPr="00113458">
              <w:rPr>
                <w:rFonts w:ascii="Arial" w:hAnsi="Arial" w:cs="Arial"/>
              </w:rPr>
              <w:t>PRO</w:t>
            </w:r>
            <w:r w:rsidRPr="00EF7ABF">
              <w:rPr>
                <w:rFonts w:ascii="Arial" w:hAnsi="Arial" w:cs="Arial"/>
                <w:lang w:val="ru-RU"/>
              </w:rPr>
              <w:t>-0431</w:t>
            </w:r>
            <w:r w:rsidRPr="00113458">
              <w:rPr>
                <w:rFonts w:ascii="Arial" w:hAnsi="Arial" w:cs="Arial"/>
              </w:rPr>
              <w:t>L</w:t>
            </w:r>
          </w:p>
          <w:p w14:paraId="1B4B44D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Токоподвод левый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</w:t>
            </w:r>
          </w:p>
          <w:p w14:paraId="319CC4A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Комплект подвеса для шинопровода с потолочной чашкой и кабелем подключения, 3000</w:t>
            </w:r>
          </w:p>
          <w:p w14:paraId="6631C8C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мм (БОСМА)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</w:t>
            </w:r>
          </w:p>
          <w:p w14:paraId="1EF099B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Чашка крепления трекового прожектора </w:t>
            </w:r>
            <w:r w:rsidRPr="00113458">
              <w:rPr>
                <w:rFonts w:ascii="Arial" w:hAnsi="Arial" w:cs="Arial"/>
              </w:rPr>
              <w:t>GA</w:t>
            </w:r>
            <w:r w:rsidRPr="00EF7ABF">
              <w:rPr>
                <w:rFonts w:ascii="Arial" w:hAnsi="Arial" w:cs="Arial"/>
                <w:lang w:val="ru-RU"/>
              </w:rPr>
              <w:t xml:space="preserve">-70-3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</w:t>
            </w:r>
            <w:r w:rsidRPr="00113458">
              <w:rPr>
                <w:rFonts w:ascii="Arial" w:hAnsi="Arial" w:cs="Arial"/>
              </w:rPr>
              <w:t>NS</w:t>
            </w:r>
            <w:r w:rsidRPr="00EF7ABF">
              <w:rPr>
                <w:rFonts w:ascii="Arial" w:hAnsi="Arial" w:cs="Arial"/>
                <w:lang w:val="ru-RU"/>
              </w:rPr>
              <w:t>.0102.20.01/</w:t>
            </w:r>
            <w:r w:rsidRPr="00113458">
              <w:rPr>
                <w:rFonts w:ascii="Arial" w:hAnsi="Arial" w:cs="Arial"/>
              </w:rPr>
              <w:t>TUNIC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LED</w:t>
            </w:r>
          </w:p>
          <w:p w14:paraId="0F46D5E2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spot 18W 4000K/CRI90 50 гр.</w:t>
            </w:r>
          </w:p>
          <w:p w14:paraId="2B87F9F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Прожектор димм. (</w:t>
            </w:r>
            <w:r w:rsidRPr="00113458">
              <w:rPr>
                <w:rFonts w:ascii="Arial" w:hAnsi="Arial" w:cs="Arial"/>
              </w:rPr>
              <w:t>TRIAC</w:t>
            </w:r>
            <w:r w:rsidRPr="00EF7ABF">
              <w:rPr>
                <w:rFonts w:ascii="Arial" w:hAnsi="Arial" w:cs="Arial"/>
                <w:lang w:val="ru-RU"/>
              </w:rPr>
              <w:t>) (</w:t>
            </w:r>
            <w:r w:rsidRPr="00113458">
              <w:rPr>
                <w:rFonts w:ascii="Arial" w:hAnsi="Arial" w:cs="Arial"/>
              </w:rPr>
              <w:t>COB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Lumileds</w:t>
            </w:r>
            <w:r w:rsidRPr="00EF7ABF">
              <w:rPr>
                <w:rFonts w:ascii="Arial" w:hAnsi="Arial" w:cs="Arial"/>
                <w:lang w:val="ru-RU"/>
              </w:rPr>
              <w:t xml:space="preserve">) (БОСМА) КРАСНЫЙ МАТОВЫЙ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либо аналог</w:t>
            </w:r>
          </w:p>
          <w:p w14:paraId="1A8E7CA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54E699E0" w14:textId="0C63C31B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4CD57066" w14:textId="77777777" w:rsidTr="00C568D5">
        <w:tc>
          <w:tcPr>
            <w:tcW w:w="2530" w:type="dxa"/>
            <w:shd w:val="clear" w:color="auto" w:fill="auto"/>
            <w:vAlign w:val="center"/>
          </w:tcPr>
          <w:p w14:paraId="71DC215A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Лайтбокс потолочный</w:t>
            </w:r>
          </w:p>
          <w:p w14:paraId="24F867EB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круглый</w:t>
            </w:r>
          </w:p>
        </w:tc>
        <w:tc>
          <w:tcPr>
            <w:tcW w:w="4246" w:type="dxa"/>
            <w:shd w:val="clear" w:color="auto" w:fill="auto"/>
          </w:tcPr>
          <w:p w14:paraId="68B75D56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5D84AA92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Изготовление под заказ</w:t>
            </w:r>
          </w:p>
        </w:tc>
        <w:tc>
          <w:tcPr>
            <w:tcW w:w="5753" w:type="dxa"/>
            <w:shd w:val="clear" w:color="auto" w:fill="auto"/>
          </w:tcPr>
          <w:p w14:paraId="4590865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47DC51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Лайтбокс подвесной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3020, 4000 </w:t>
            </w:r>
            <w:del w:id="340" w:author="ALI" w:date="2026-08-20T12:08:00Z">
              <w:r w:rsidRPr="00EF7ABF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>с возможностью диммирования</w:t>
            </w:r>
          </w:p>
          <w:p w14:paraId="77FFD4C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C91ED8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Диаметр круглого лайтбокса –1500/2000 /2500мм.,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-114/300 мм. Диаметр и место установки определяется согласно объемно-планировочных решений помещения</w:t>
            </w:r>
          </w:p>
          <w:p w14:paraId="7552CA0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041D7B43" w14:textId="41CFC749" w:rsidR="00C568D5" w:rsidRPr="00720766" w:rsidRDefault="00C568D5">
            <w:pPr>
              <w:rPr>
                <w:rFonts w:ascii="Arial" w:hAnsi="Arial" w:cs="Arial"/>
                <w:lang w:val="ru-RU"/>
              </w:rPr>
              <w:pPrChange w:id="341" w:author="ALI" w:date="2026-08-19T11:00:00Z">
                <w:pPr>
                  <w:jc w:val="right"/>
                </w:pPr>
              </w:pPrChange>
            </w:pPr>
            <w:r>
              <w:rPr>
                <w:rFonts w:ascii="Arial" w:hAnsi="Arial" w:cs="Arial"/>
              </w:rPr>
              <w:lastRenderedPageBreak/>
              <w:t>Приложение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7A0E719C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Индивидуальное исполнение</w:t>
            </w:r>
          </w:p>
          <w:p w14:paraId="17295753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2807C320" w14:textId="0713CD3A" w:rsidR="00C568D5" w:rsidRPr="00720766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Лист 3</w:t>
            </w:r>
            <w:r>
              <w:rPr>
                <w:rFonts w:ascii="Arial" w:hAnsi="Arial" w:cs="Arial"/>
                <w:lang w:val="ru-RU"/>
              </w:rPr>
              <w:t>9</w:t>
            </w:r>
          </w:p>
        </w:tc>
      </w:tr>
      <w:tr w:rsidR="00C568D5" w:rsidRPr="00781CE8" w14:paraId="18642A3E" w14:textId="77777777" w:rsidTr="00C568D5">
        <w:tc>
          <w:tcPr>
            <w:tcW w:w="2530" w:type="dxa"/>
            <w:vAlign w:val="center"/>
          </w:tcPr>
          <w:p w14:paraId="3345E7BA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Розетка электрическая и</w:t>
            </w:r>
          </w:p>
          <w:p w14:paraId="1BD788EA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выключатели</w:t>
            </w:r>
          </w:p>
        </w:tc>
        <w:tc>
          <w:tcPr>
            <w:tcW w:w="4246" w:type="dxa"/>
          </w:tcPr>
          <w:p w14:paraId="21F59A7F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634C9C9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6EB5A72" w14:textId="122E0115" w:rsidR="00C568D5" w:rsidRPr="008336C7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Legrand</w:t>
            </w:r>
            <w:r w:rsidRPr="00612E78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Mozaik</w:t>
            </w:r>
            <w:r>
              <w:rPr>
                <w:rFonts w:ascii="Arial" w:hAnsi="Arial" w:cs="Arial"/>
                <w:lang w:val="ru-RU"/>
              </w:rPr>
              <w:t xml:space="preserve">, </w:t>
            </w:r>
            <w:r>
              <w:rPr>
                <w:rFonts w:ascii="Arial" w:hAnsi="Arial" w:cs="Arial"/>
              </w:rPr>
              <w:t>DKC</w:t>
            </w:r>
            <w:r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</w:tcPr>
          <w:p w14:paraId="0DF97F3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7930700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Розетка, встраиваемая с автоматическими клеммами, суппортом и рамкой белого цвета. </w:t>
            </w:r>
            <w:r w:rsidRPr="00113458">
              <w:rPr>
                <w:rFonts w:ascii="Arial" w:hAnsi="Arial" w:cs="Arial"/>
              </w:rPr>
              <w:t>Устанавливается в зоне лаундж, зоне консультаций, зоне самообслуживания и приветствия</w:t>
            </w:r>
          </w:p>
          <w:p w14:paraId="1E805B8D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1973" w:type="dxa"/>
          </w:tcPr>
          <w:p w14:paraId="3D44EDD0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A11CD7" w14:paraId="2BC0DD86" w14:textId="77777777" w:rsidTr="00C568D5">
        <w:tc>
          <w:tcPr>
            <w:tcW w:w="2530" w:type="dxa"/>
            <w:vAlign w:val="center"/>
          </w:tcPr>
          <w:p w14:paraId="55B552A8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Розетка электрическая и</w:t>
            </w:r>
          </w:p>
          <w:p w14:paraId="2830D179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выключатели</w:t>
            </w:r>
          </w:p>
        </w:tc>
        <w:tc>
          <w:tcPr>
            <w:tcW w:w="4246" w:type="dxa"/>
          </w:tcPr>
          <w:p w14:paraId="48A24B2D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52AD132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1F17E18" w14:textId="26A82875" w:rsidR="00C568D5" w:rsidRPr="00D750E9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Legrand</w:t>
            </w:r>
            <w:r w:rsidRPr="00612E78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Mozaik</w:t>
            </w:r>
            <w:r>
              <w:rPr>
                <w:rFonts w:ascii="Arial" w:hAnsi="Arial" w:cs="Arial"/>
                <w:lang w:val="ru-RU"/>
              </w:rPr>
              <w:t xml:space="preserve">, </w:t>
            </w:r>
            <w:r>
              <w:rPr>
                <w:rFonts w:ascii="Arial" w:hAnsi="Arial" w:cs="Arial"/>
              </w:rPr>
              <w:t>DKC</w:t>
            </w:r>
            <w:r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</w:tcPr>
          <w:p w14:paraId="787F09A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CA2289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Розетка, встраиваемая с автоматическими клеммами, суппортом и рамкой белого цвета.</w:t>
            </w:r>
          </w:p>
          <w:p w14:paraId="33FB989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Устанавливается внутри шкафа-органайзера и во внутрипольные лючки.</w:t>
            </w:r>
          </w:p>
          <w:p w14:paraId="5619EF7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0ECEB9F6" w14:textId="7970596A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6724D9A3" w14:textId="77777777" w:rsidTr="00C568D5">
        <w:tc>
          <w:tcPr>
            <w:tcW w:w="2530" w:type="dxa"/>
            <w:shd w:val="clear" w:color="auto" w:fill="auto"/>
            <w:vAlign w:val="center"/>
          </w:tcPr>
          <w:p w14:paraId="20FF1847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Внутрипольный лючок</w:t>
            </w:r>
          </w:p>
          <w:p w14:paraId="755310EA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электротехнический</w:t>
            </w:r>
          </w:p>
        </w:tc>
        <w:tc>
          <w:tcPr>
            <w:tcW w:w="4246" w:type="dxa"/>
            <w:shd w:val="clear" w:color="auto" w:fill="auto"/>
          </w:tcPr>
          <w:p w14:paraId="0EBCD8E5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7DD994A4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6A1F85">
              <w:rPr>
                <w:rFonts w:ascii="Arial" w:hAnsi="Arial" w:cs="Arial"/>
              </w:rPr>
              <w:t>KR-SQ-4 или аналог</w:t>
            </w:r>
          </w:p>
        </w:tc>
        <w:tc>
          <w:tcPr>
            <w:tcW w:w="5753" w:type="dxa"/>
            <w:shd w:val="clear" w:color="auto" w:fill="auto"/>
          </w:tcPr>
          <w:p w14:paraId="1F28546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93B0B4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Лючок внутрипольный из нержавеющей стали квадратной формы на 4 розетки или 8</w:t>
            </w:r>
          </w:p>
          <w:p w14:paraId="192D439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модулей </w:t>
            </w:r>
            <w:r w:rsidRPr="00113458">
              <w:rPr>
                <w:rFonts w:ascii="Arial" w:hAnsi="Arial" w:cs="Arial"/>
              </w:rPr>
              <w:t>Legrand</w:t>
            </w:r>
            <w:r w:rsidRPr="00EF7ABF">
              <w:rPr>
                <w:rFonts w:ascii="Arial" w:hAnsi="Arial" w:cs="Arial"/>
                <w:lang w:val="ru-RU"/>
              </w:rPr>
              <w:t>. Устанавливаются под терминал СУО (в случае, если терминал СУО расположен рядом со стеной, лючок не устанавливается, розетки ставятся на стене).</w:t>
            </w:r>
          </w:p>
          <w:p w14:paraId="7885ED2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44E835C8" w14:textId="48120E09" w:rsidR="00C568D5" w:rsidRPr="00720766" w:rsidRDefault="00C568D5">
            <w:pPr>
              <w:rPr>
                <w:rFonts w:ascii="Arial" w:hAnsi="Arial" w:cs="Arial"/>
                <w:lang w:val="ru-RU"/>
              </w:rPr>
              <w:pPrChange w:id="342" w:author="ALI" w:date="2026-08-19T11:00:00Z">
                <w:pPr>
                  <w:jc w:val="right"/>
                </w:pPr>
              </w:pPrChange>
            </w:pPr>
            <w:r>
              <w:rPr>
                <w:rFonts w:ascii="Arial" w:hAnsi="Arial" w:cs="Arial"/>
              </w:rPr>
              <w:t>Приложение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1B64051D" w14:textId="3D5A6942" w:rsidR="00C568D5" w:rsidRPr="00720766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 xml:space="preserve">Лист </w:t>
            </w:r>
            <w:r>
              <w:rPr>
                <w:rFonts w:ascii="Arial" w:hAnsi="Arial" w:cs="Arial"/>
                <w:lang w:val="ru-RU"/>
              </w:rPr>
              <w:t>40</w:t>
            </w:r>
          </w:p>
        </w:tc>
      </w:tr>
      <w:tr w:rsidR="00C568D5" w:rsidRPr="00781CE8" w14:paraId="0D1615E7" w14:textId="77777777" w:rsidTr="00C568D5">
        <w:tc>
          <w:tcPr>
            <w:tcW w:w="2530" w:type="dxa"/>
            <w:shd w:val="clear" w:color="auto" w:fill="auto"/>
            <w:vAlign w:val="center"/>
          </w:tcPr>
          <w:p w14:paraId="0BBE3396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Кондиционер</w:t>
            </w:r>
          </w:p>
        </w:tc>
        <w:tc>
          <w:tcPr>
            <w:tcW w:w="4246" w:type="dxa"/>
            <w:shd w:val="clear" w:color="auto" w:fill="auto"/>
          </w:tcPr>
          <w:p w14:paraId="1ACDAE2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F9ECB8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Haier</w:t>
            </w:r>
            <w:r w:rsidRPr="00EF7ABF">
              <w:rPr>
                <w:rFonts w:ascii="Arial" w:hAnsi="Arial" w:cs="Arial"/>
                <w:lang w:val="ru-RU"/>
              </w:rPr>
              <w:t xml:space="preserve"> или </w:t>
            </w:r>
            <w:r w:rsidRPr="00113458">
              <w:rPr>
                <w:rFonts w:ascii="Arial" w:hAnsi="Arial" w:cs="Arial"/>
              </w:rPr>
              <w:t>MDV</w:t>
            </w:r>
            <w:r w:rsidRPr="00EF7ABF">
              <w:rPr>
                <w:rFonts w:ascii="Arial" w:hAnsi="Arial" w:cs="Arial"/>
                <w:lang w:val="ru-RU"/>
              </w:rPr>
              <w:t>. Модель и тип</w:t>
            </w:r>
          </w:p>
          <w:p w14:paraId="69F3178A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подбирается индивидуально по ТЗ</w:t>
            </w:r>
          </w:p>
          <w:p w14:paraId="2DDB01FE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  <w:shd w:val="clear" w:color="auto" w:fill="auto"/>
          </w:tcPr>
          <w:p w14:paraId="45E8469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Кондиционер + пульт. </w:t>
            </w:r>
          </w:p>
          <w:p w14:paraId="7AE8D61C" w14:textId="7B914663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>Тип внутреннего блока кондиционера</w:t>
            </w:r>
            <w:ins w:id="343" w:author="ALI" w:date="2026-08-20T12:08:00Z">
              <w:r w:rsidR="00A11CD7">
                <w:rPr>
                  <w:rFonts w:ascii="Arial" w:hAnsi="Arial" w:cs="Arial"/>
                  <w:lang w:val="ru-RU"/>
                </w:rPr>
                <w:t xml:space="preserve"> </w:t>
              </w:r>
            </w:ins>
            <w:r w:rsidRPr="00EF7ABF">
              <w:rPr>
                <w:rFonts w:ascii="Arial" w:hAnsi="Arial" w:cs="Arial"/>
                <w:lang w:val="ru-RU"/>
              </w:rPr>
              <w:t>- согласно проект</w:t>
            </w:r>
            <w:ins w:id="344" w:author="ALI" w:date="2026-08-20T12:08:00Z">
              <w:r w:rsidR="00A11CD7">
                <w:rPr>
                  <w:rFonts w:ascii="Arial" w:hAnsi="Arial" w:cs="Arial"/>
                  <w:lang w:val="ru-RU"/>
                </w:rPr>
                <w:t>у</w:t>
              </w:r>
            </w:ins>
            <w:del w:id="345" w:author="ALI" w:date="2026-08-20T12:08:00Z">
              <w:r w:rsidRPr="00EF7ABF" w:rsidDel="00A11CD7">
                <w:rPr>
                  <w:rFonts w:ascii="Arial" w:hAnsi="Arial" w:cs="Arial"/>
                  <w:lang w:val="ru-RU"/>
                </w:rPr>
                <w:delText>а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. В случае кассетного, декоративная панель красится в цвет потолка. </w:t>
            </w:r>
            <w:r w:rsidRPr="00113458">
              <w:rPr>
                <w:rFonts w:ascii="Arial" w:hAnsi="Arial" w:cs="Arial"/>
              </w:rPr>
              <w:t>Окраска RAL 3020.</w:t>
            </w:r>
          </w:p>
        </w:tc>
        <w:tc>
          <w:tcPr>
            <w:tcW w:w="1973" w:type="dxa"/>
            <w:shd w:val="clear" w:color="auto" w:fill="auto"/>
          </w:tcPr>
          <w:p w14:paraId="516AE668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A11CD7" w14:paraId="6B49FE02" w14:textId="77777777" w:rsidTr="00C568D5">
        <w:tc>
          <w:tcPr>
            <w:tcW w:w="2530" w:type="dxa"/>
            <w:shd w:val="clear" w:color="auto" w:fill="auto"/>
            <w:vAlign w:val="center"/>
          </w:tcPr>
          <w:p w14:paraId="2352E489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Радиатор</w:t>
            </w:r>
          </w:p>
        </w:tc>
        <w:tc>
          <w:tcPr>
            <w:tcW w:w="4246" w:type="dxa"/>
            <w:shd w:val="clear" w:color="auto" w:fill="auto"/>
          </w:tcPr>
          <w:p w14:paraId="3E16164A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7743EA0F" w14:textId="63640D7C" w:rsidR="00C568D5" w:rsidRPr="00113458" w:rsidRDefault="00C568D5" w:rsidP="00C568D5">
            <w:pPr>
              <w:rPr>
                <w:rFonts w:ascii="Arial" w:hAnsi="Arial" w:cs="Arial"/>
              </w:rPr>
            </w:pPr>
            <w:r w:rsidRPr="0072664C">
              <w:rPr>
                <w:rFonts w:ascii="Arial" w:hAnsi="Arial" w:cs="Arial"/>
              </w:rPr>
              <w:t>RIFAR В500</w:t>
            </w:r>
          </w:p>
        </w:tc>
        <w:tc>
          <w:tcPr>
            <w:tcW w:w="5753" w:type="dxa"/>
            <w:shd w:val="clear" w:color="auto" w:fill="auto"/>
          </w:tcPr>
          <w:p w14:paraId="037732F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Биметаллический радиатор либо аналог, открытая установка или в нише</w:t>
            </w:r>
          </w:p>
        </w:tc>
        <w:tc>
          <w:tcPr>
            <w:tcW w:w="1973" w:type="dxa"/>
            <w:shd w:val="clear" w:color="auto" w:fill="auto"/>
          </w:tcPr>
          <w:p w14:paraId="6AA2314B" w14:textId="5084D8C6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24164630" w14:textId="77777777" w:rsidTr="00C568D5">
        <w:tc>
          <w:tcPr>
            <w:tcW w:w="14502" w:type="dxa"/>
            <w:gridSpan w:val="4"/>
            <w:vAlign w:val="center"/>
          </w:tcPr>
          <w:p w14:paraId="10A284EC" w14:textId="66DC219A" w:rsidR="00C568D5" w:rsidRPr="00EF7ABF" w:rsidRDefault="00C568D5" w:rsidP="00C568D5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EF7ABF">
              <w:rPr>
                <w:rFonts w:ascii="Arial" w:hAnsi="Arial" w:cs="Arial"/>
                <w:b/>
                <w:lang w:val="ru-RU"/>
              </w:rPr>
              <w:t>ОПЕРАЦИОННЫЙ ЗАЛ</w:t>
            </w:r>
            <w:del w:id="346" w:author="ALI" w:date="2026-08-20T12:09:00Z">
              <w:r w:rsidRPr="00EF7ABF" w:rsidDel="00A11CD7">
                <w:rPr>
                  <w:rFonts w:ascii="Arial" w:hAnsi="Arial" w:cs="Arial"/>
                  <w:b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b/>
                <w:lang w:val="ru-RU"/>
              </w:rPr>
              <w:t xml:space="preserve"> (ЗОНА УНИВЕРСАЛЬНОГО ОБСЛУЖИВАНИЯ)</w:t>
            </w:r>
          </w:p>
          <w:p w14:paraId="45D1FE51" w14:textId="77777777" w:rsidR="00C568D5" w:rsidRPr="00A11CD7" w:rsidRDefault="00C568D5" w:rsidP="00C568D5">
            <w:pPr>
              <w:jc w:val="center"/>
              <w:rPr>
                <w:rFonts w:ascii="Arial" w:hAnsi="Arial" w:cs="Arial"/>
                <w:b/>
                <w:i/>
                <w:lang w:val="ru-RU"/>
                <w:rPrChange w:id="347" w:author="ALI" w:date="2026-08-20T12:08:00Z">
                  <w:rPr>
                    <w:rFonts w:ascii="Arial" w:hAnsi="Arial" w:cs="Arial"/>
                    <w:b/>
                    <w:i/>
                  </w:rPr>
                </w:rPrChange>
              </w:rPr>
            </w:pPr>
            <w:r w:rsidRPr="00113458">
              <w:rPr>
                <w:rFonts w:ascii="Arial" w:hAnsi="Arial" w:cs="Arial"/>
                <w:b/>
                <w:i/>
              </w:rPr>
              <w:t xml:space="preserve">Зона </w:t>
            </w:r>
            <w:ins w:id="348" w:author="Claude" w:date="2026-08-19T11:28:00Z">
              <w:r w:rsidRPr="00113458">
                <w:rPr>
                  <w:rFonts w:ascii="Arial" w:hAnsi="Arial" w:cs="Arial"/>
                  <w:b/>
                  <w:i/>
                </w:rPr>
                <w:t>биометрии</w:t>
              </w:r>
            </w:ins>
            <w:del w:id="349" w:author="Claude" w:date="2026-08-19T11:28:00Z">
              <w:r w:rsidRPr="00113458">
                <w:rPr>
                  <w:rFonts w:ascii="Arial" w:hAnsi="Arial" w:cs="Arial"/>
                  <w:b/>
                  <w:i/>
                </w:rPr>
                <w:delText>биоментрии</w:delText>
              </w:r>
            </w:del>
          </w:p>
        </w:tc>
      </w:tr>
      <w:tr w:rsidR="00C568D5" w:rsidRPr="00A11CD7" w14:paraId="505D6067" w14:textId="77777777" w:rsidTr="00C568D5">
        <w:tc>
          <w:tcPr>
            <w:tcW w:w="2530" w:type="dxa"/>
            <w:vAlign w:val="center"/>
          </w:tcPr>
          <w:p w14:paraId="058F7456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Стены</w:t>
            </w:r>
          </w:p>
          <w:p w14:paraId="6B6EB2FF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10D5E3D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89264AD" w14:textId="2601F43A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Наружные стены – облицовка ГКЛ (С626 по системе Кнауф) с заполнением мин. ватой </w:t>
            </w:r>
            <w:del w:id="350" w:author="ALI" w:date="2026-08-20T12:09:00Z">
              <w:r w:rsidRPr="00EF7ABF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50 мм. </w:t>
            </w:r>
          </w:p>
          <w:p w14:paraId="232D3C2F" w14:textId="774B67E9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Существующие стены – облицовка ГКЛ (С626 по системе Кнауф)</w:t>
            </w:r>
            <w:del w:id="351" w:author="ALI" w:date="2026-08-20T12:09:00Z">
              <w:r w:rsidRPr="00EF7ABF" w:rsidDel="00A11CD7">
                <w:rPr>
                  <w:rFonts w:ascii="Arial" w:hAnsi="Arial" w:cs="Arial"/>
                  <w:lang w:val="ru-RU"/>
                </w:rPr>
                <w:delText xml:space="preserve"> 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 до отм. + 2,750 от уровня чистого пола (при необходимости). </w:t>
            </w:r>
          </w:p>
          <w:p w14:paraId="196A89F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До отм. +2,750 от уровня пола:</w:t>
            </w:r>
          </w:p>
          <w:p w14:paraId="273B15E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lastRenderedPageBreak/>
              <w:t>ГКЛ, шпаклевка, окраска по стеклохолсту</w:t>
            </w:r>
          </w:p>
          <w:p w14:paraId="20C51F7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От отм. +2,750 до перекрытия:</w:t>
            </w:r>
          </w:p>
          <w:p w14:paraId="455496B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окраска аутентичных стен; шпаклевка (при необходимости),</w:t>
            </w:r>
          </w:p>
          <w:p w14:paraId="59276BD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Альтернативный вариант: ГКЛ,  </w:t>
            </w:r>
          </w:p>
          <w:p w14:paraId="5861AE4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шпаклевка, окраска по стеклохолсту</w:t>
            </w:r>
          </w:p>
          <w:p w14:paraId="36681EC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</w:tcPr>
          <w:p w14:paraId="5371A69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A10B0B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До отм. +2,750 от уровня пола:</w:t>
            </w:r>
          </w:p>
          <w:p w14:paraId="7D584FB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Базовый вариант: 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 От отм. +2,750 до перекрытия 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или аналог</w:t>
            </w:r>
          </w:p>
          <w:p w14:paraId="3FF72D9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89DF64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4BB7419F" w14:textId="137D0EEE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04EEA038" w14:textId="77777777" w:rsidTr="00C568D5">
        <w:tc>
          <w:tcPr>
            <w:tcW w:w="2530" w:type="dxa"/>
            <w:vAlign w:val="center"/>
          </w:tcPr>
          <w:p w14:paraId="294841FC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Пол</w:t>
            </w:r>
          </w:p>
          <w:p w14:paraId="54182FF8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3EF52B9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E96FCCD" w14:textId="05D37A8A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>Керамогранит</w:t>
            </w:r>
            <w:del w:id="352" w:author="ALI" w:date="2026-08-20T12:09:00Z">
              <w:r w:rsidRPr="00EF7ABF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 КЕРАМА МАРАЦЦИ </w:t>
            </w:r>
            <w:r w:rsidRPr="00113458">
              <w:rPr>
                <w:rFonts w:ascii="Arial" w:hAnsi="Arial" w:cs="Arial"/>
              </w:rPr>
              <w:t>SG</w:t>
            </w:r>
            <w:r w:rsidRPr="00EF7ABF">
              <w:rPr>
                <w:rFonts w:ascii="Arial" w:hAnsi="Arial" w:cs="Arial"/>
                <w:lang w:val="ru-RU"/>
              </w:rPr>
              <w:t>632400</w:t>
            </w:r>
            <w:r w:rsidRPr="00113458">
              <w:rPr>
                <w:rFonts w:ascii="Arial" w:hAnsi="Arial" w:cs="Arial"/>
              </w:rPr>
              <w:t>R</w:t>
            </w:r>
            <w:r w:rsidRPr="00EF7ABF">
              <w:rPr>
                <w:rFonts w:ascii="Arial" w:hAnsi="Arial" w:cs="Arial"/>
                <w:lang w:val="ru-RU"/>
              </w:rPr>
              <w:t xml:space="preserve"> 600х600 мм ТЕРРАЦЦО, цвет – серый светлый. </w:t>
            </w:r>
            <w:r w:rsidRPr="00113458">
              <w:rPr>
                <w:rFonts w:ascii="Arial" w:hAnsi="Arial" w:cs="Arial"/>
              </w:rPr>
              <w:t>Либо аналог</w:t>
            </w:r>
          </w:p>
          <w:p w14:paraId="616D2B59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3424DE3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56E62A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600х600 мм. Затирка – в цвет плитки, шов 1,5-2 мм</w:t>
            </w:r>
          </w:p>
        </w:tc>
        <w:tc>
          <w:tcPr>
            <w:tcW w:w="1973" w:type="dxa"/>
          </w:tcPr>
          <w:p w14:paraId="76CBD67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31146AA3" w14:textId="77777777" w:rsidTr="00C568D5">
        <w:trPr>
          <w:trHeight w:val="1295"/>
        </w:trPr>
        <w:tc>
          <w:tcPr>
            <w:tcW w:w="2530" w:type="dxa"/>
            <w:vAlign w:val="center"/>
          </w:tcPr>
          <w:p w14:paraId="51853EDD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Плинтус</w:t>
            </w:r>
          </w:p>
        </w:tc>
        <w:tc>
          <w:tcPr>
            <w:tcW w:w="4246" w:type="dxa"/>
          </w:tcPr>
          <w:p w14:paraId="7FC978CD" w14:textId="77777777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17ED5D7" w14:textId="1D10B183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  <w:r w:rsidRPr="00461916">
              <w:rPr>
                <w:rFonts w:ascii="Arial" w:hAnsi="Arial" w:cs="Arial"/>
              </w:rPr>
              <w:t>Fezard </w:t>
            </w:r>
            <w:del w:id="353" w:author="ALI" w:date="2026-08-20T12:09:00Z">
              <w:r w:rsidRPr="00461916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461916">
              <w:rPr>
                <w:rFonts w:ascii="Arial" w:hAnsi="Arial" w:cs="Arial"/>
                <w:lang w:val="ru-RU"/>
              </w:rPr>
              <w:t xml:space="preserve">2500*80*10 </w:t>
            </w:r>
            <w:r w:rsidRPr="00461916">
              <w:rPr>
                <w:rFonts w:ascii="Arial" w:hAnsi="Arial" w:cs="Arial"/>
              </w:rPr>
              <w:t>c</w:t>
            </w:r>
            <w:r w:rsidRPr="00461916">
              <w:rPr>
                <w:rFonts w:ascii="Arial" w:hAnsi="Arial" w:cs="Arial"/>
                <w:lang w:val="ru-RU"/>
              </w:rPr>
              <w:t xml:space="preserve"> соединителями и углами или аналог.</w:t>
            </w:r>
          </w:p>
        </w:tc>
        <w:tc>
          <w:tcPr>
            <w:tcW w:w="5753" w:type="dxa"/>
          </w:tcPr>
          <w:p w14:paraId="49DE53C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140B56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Плинтус алюминиевый анодированный самоклеящийся,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-80 мм</w:t>
            </w:r>
          </w:p>
          <w:p w14:paraId="5A7B645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4AC6360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7A1D2DE2" w14:textId="77777777" w:rsidTr="00C568D5">
        <w:tc>
          <w:tcPr>
            <w:tcW w:w="2530" w:type="dxa"/>
            <w:shd w:val="clear" w:color="auto" w:fill="auto"/>
            <w:vAlign w:val="center"/>
          </w:tcPr>
          <w:p w14:paraId="774BC7DA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Потолок</w:t>
            </w:r>
          </w:p>
        </w:tc>
        <w:tc>
          <w:tcPr>
            <w:tcW w:w="4246" w:type="dxa"/>
            <w:shd w:val="clear" w:color="auto" w:fill="auto"/>
          </w:tcPr>
          <w:p w14:paraId="313EF1D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6D020C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Открытое исполнение:</w:t>
            </w:r>
          </w:p>
          <w:p w14:paraId="0985D56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Восстановление целостности покрытия (заделка швов трещин); Окраска аутентичного потолочного</w:t>
            </w:r>
          </w:p>
          <w:p w14:paraId="6E57730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пространства и коммуникаций.</w:t>
            </w:r>
          </w:p>
          <w:p w14:paraId="2BE3D0D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 исключительных случаях:</w:t>
            </w:r>
          </w:p>
          <w:p w14:paraId="5DD0B6E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ГКЛ, шпаклевка, окраска потолочного пространства и коммуникаций</w:t>
            </w:r>
          </w:p>
        </w:tc>
        <w:tc>
          <w:tcPr>
            <w:tcW w:w="5753" w:type="dxa"/>
            <w:shd w:val="clear" w:color="auto" w:fill="auto"/>
          </w:tcPr>
          <w:p w14:paraId="2B04B49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E9129C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или аналог. </w:t>
            </w:r>
          </w:p>
          <w:p w14:paraId="51FC62C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Прокладка кабельных трасс, магистральных фреонопроводов осуществляется в металлических лотках.</w:t>
            </w:r>
          </w:p>
          <w:p w14:paraId="5A65471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Все инженерные коммуникации за исключением</w:t>
            </w:r>
          </w:p>
          <w:p w14:paraId="7A64903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оконечных устройств (включая линии ОКЛ)</w:t>
            </w:r>
          </w:p>
          <w:p w14:paraId="7EFEB3C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окрашиваются в цвет потолка.</w:t>
            </w:r>
          </w:p>
          <w:p w14:paraId="0C42B820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Исключение: Трубопроводы внутреннего пожарного и спринклерного пожаротушения окрашиваются в оранжевый цвет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2004. Кабельные линии систем автоматической пожарной сигнализации, оповещения и управления эвакуацией (АПС и СОУЭ) - оранжевого цвета и системы аварийного освещения- красного цвета должны быть без окрашивания. </w:t>
            </w:r>
            <w:r w:rsidRPr="00113458">
              <w:rPr>
                <w:rFonts w:ascii="Arial" w:hAnsi="Arial" w:cs="Arial"/>
              </w:rPr>
              <w:t>Оборудование систем АПС и СОУЭ применяется без окрашивания</w:t>
            </w:r>
          </w:p>
        </w:tc>
        <w:tc>
          <w:tcPr>
            <w:tcW w:w="1973" w:type="dxa"/>
            <w:shd w:val="clear" w:color="auto" w:fill="auto"/>
          </w:tcPr>
          <w:p w14:paraId="352F7EB8" w14:textId="3FB2829F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A11CD7" w14:paraId="12F341E7" w14:textId="77777777" w:rsidTr="001D6C3C">
        <w:tc>
          <w:tcPr>
            <w:tcW w:w="2530" w:type="dxa"/>
            <w:shd w:val="clear" w:color="auto" w:fill="auto"/>
            <w:vAlign w:val="center"/>
          </w:tcPr>
          <w:p w14:paraId="4C763D86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Розетка электрическая</w:t>
            </w:r>
          </w:p>
        </w:tc>
        <w:tc>
          <w:tcPr>
            <w:tcW w:w="4246" w:type="dxa"/>
            <w:shd w:val="clear" w:color="auto" w:fill="auto"/>
          </w:tcPr>
          <w:p w14:paraId="431C6D54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49B004A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F23126C" w14:textId="3966E961" w:rsidR="00C568D5" w:rsidRPr="00D750E9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Legrand</w:t>
            </w:r>
            <w:r w:rsidRPr="00612E78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Mozaik</w:t>
            </w:r>
            <w:r>
              <w:rPr>
                <w:rFonts w:ascii="Arial" w:hAnsi="Arial" w:cs="Arial"/>
                <w:lang w:val="ru-RU"/>
              </w:rPr>
              <w:t xml:space="preserve">, </w:t>
            </w:r>
            <w:r>
              <w:rPr>
                <w:rFonts w:ascii="Arial" w:hAnsi="Arial" w:cs="Arial"/>
              </w:rPr>
              <w:t>DKC</w:t>
            </w:r>
            <w:r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  <w:shd w:val="clear" w:color="auto" w:fill="auto"/>
          </w:tcPr>
          <w:p w14:paraId="2F86A3C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B4614E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Розетка, встраиваемая с автоматическими клеммами, суппортом и рамкой белого цвета</w:t>
            </w:r>
          </w:p>
          <w:p w14:paraId="2A9C0B2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3F64A3F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6133CF4C" w14:textId="77777777" w:rsidTr="001D6C3C">
        <w:tc>
          <w:tcPr>
            <w:tcW w:w="2530" w:type="dxa"/>
            <w:shd w:val="clear" w:color="auto" w:fill="auto"/>
            <w:vAlign w:val="center"/>
          </w:tcPr>
          <w:p w14:paraId="19340879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Розетка электрическая</w:t>
            </w:r>
          </w:p>
        </w:tc>
        <w:tc>
          <w:tcPr>
            <w:tcW w:w="4246" w:type="dxa"/>
            <w:shd w:val="clear" w:color="auto" w:fill="auto"/>
          </w:tcPr>
          <w:p w14:paraId="71012148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366A8F0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C35BD5B" w14:textId="246BDAAD" w:rsidR="00C568D5" w:rsidRPr="00D750E9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Legrand</w:t>
            </w:r>
            <w:r w:rsidRPr="00612E78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Mozaik</w:t>
            </w:r>
            <w:r>
              <w:rPr>
                <w:rFonts w:ascii="Arial" w:hAnsi="Arial" w:cs="Arial"/>
                <w:lang w:val="ru-RU"/>
              </w:rPr>
              <w:t xml:space="preserve">, </w:t>
            </w:r>
            <w:r>
              <w:rPr>
                <w:rFonts w:ascii="Arial" w:hAnsi="Arial" w:cs="Arial"/>
              </w:rPr>
              <w:t>DKC</w:t>
            </w:r>
            <w:r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  <w:shd w:val="clear" w:color="auto" w:fill="auto"/>
          </w:tcPr>
          <w:p w14:paraId="34AE3D2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B6BD23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lastRenderedPageBreak/>
              <w:t>Розетка двойная накладная в запотолочном пространстве.</w:t>
            </w:r>
            <w:r w:rsidRPr="00EF7ABF">
              <w:rPr>
                <w:rFonts w:ascii="Arial" w:hAnsi="Arial" w:cs="Arial"/>
                <w:lang w:val="ru-RU"/>
              </w:rPr>
              <w:br/>
              <w:t>Розетка для проектора, устанавливается внутри полки для проектора без крепления к основанию</w:t>
            </w:r>
          </w:p>
          <w:p w14:paraId="126C367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7D91E60F" w14:textId="3E49F683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03662641" w14:textId="77777777" w:rsidTr="00C568D5">
        <w:tc>
          <w:tcPr>
            <w:tcW w:w="2530" w:type="dxa"/>
            <w:shd w:val="clear" w:color="auto" w:fill="auto"/>
            <w:vAlign w:val="center"/>
          </w:tcPr>
          <w:p w14:paraId="1BA48E92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Лайтбокс потолочный</w:t>
            </w:r>
          </w:p>
          <w:p w14:paraId="12FE4977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круглый</w:t>
            </w:r>
          </w:p>
        </w:tc>
        <w:tc>
          <w:tcPr>
            <w:tcW w:w="4246" w:type="dxa"/>
            <w:shd w:val="clear" w:color="auto" w:fill="auto"/>
          </w:tcPr>
          <w:p w14:paraId="4055063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8DC375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Изготовление под заказ</w:t>
            </w:r>
          </w:p>
          <w:p w14:paraId="534493E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Пластик/композитный материал</w:t>
            </w:r>
          </w:p>
        </w:tc>
        <w:tc>
          <w:tcPr>
            <w:tcW w:w="5753" w:type="dxa"/>
            <w:shd w:val="clear" w:color="auto" w:fill="auto"/>
          </w:tcPr>
          <w:p w14:paraId="08EB93D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094319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Лайтбокс подвесной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3020, 4000 с возможностью диммирования</w:t>
            </w:r>
          </w:p>
          <w:p w14:paraId="603E6EE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6325F7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Диаметр круглого лайтбокса –1000/1500/2000мм.,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-114/200 мм. Диаметр и место установки определяется согласно объемно-планировочных решений помещения</w:t>
            </w:r>
          </w:p>
          <w:p w14:paraId="65859BF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51BC5779" w14:textId="76CF69F5" w:rsidR="00C568D5" w:rsidRPr="00720766" w:rsidRDefault="00C568D5">
            <w:pPr>
              <w:rPr>
                <w:rFonts w:ascii="Arial" w:hAnsi="Arial" w:cs="Arial"/>
                <w:lang w:val="ru-RU"/>
              </w:rPr>
              <w:pPrChange w:id="354" w:author="ALI" w:date="2026-08-19T11:01:00Z">
                <w:pPr>
                  <w:jc w:val="right"/>
                </w:pPr>
              </w:pPrChange>
            </w:pPr>
            <w:r>
              <w:rPr>
                <w:rFonts w:ascii="Arial" w:hAnsi="Arial" w:cs="Arial"/>
              </w:rPr>
              <w:t>Приложение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41749E84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Индивидуальное исполнение</w:t>
            </w:r>
          </w:p>
          <w:p w14:paraId="31F1F476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2A3C29C9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611BD278" w14:textId="1A06791C" w:rsidR="00C568D5" w:rsidRPr="00720766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Лист 3</w:t>
            </w:r>
            <w:r>
              <w:rPr>
                <w:rFonts w:ascii="Arial" w:hAnsi="Arial" w:cs="Arial"/>
                <w:lang w:val="ru-RU"/>
              </w:rPr>
              <w:t>9</w:t>
            </w:r>
          </w:p>
        </w:tc>
      </w:tr>
      <w:tr w:rsidR="00C568D5" w:rsidRPr="00A11CD7" w14:paraId="78581338" w14:textId="77777777" w:rsidTr="00C568D5">
        <w:tc>
          <w:tcPr>
            <w:tcW w:w="14502" w:type="dxa"/>
            <w:gridSpan w:val="4"/>
            <w:shd w:val="clear" w:color="auto" w:fill="auto"/>
            <w:vAlign w:val="center"/>
          </w:tcPr>
          <w:p w14:paraId="00D64B3B" w14:textId="77777777" w:rsidR="00C568D5" w:rsidRPr="00EF7ABF" w:rsidRDefault="00C568D5" w:rsidP="00C568D5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EF7ABF">
              <w:rPr>
                <w:rFonts w:ascii="Arial" w:hAnsi="Arial" w:cs="Arial"/>
                <w:b/>
                <w:lang w:val="ru-RU"/>
              </w:rPr>
              <w:t>ЗОНА КОНФИДЕНЦИАЛЬНОГО ОБСЛУЖИВАНИЯ</w:t>
            </w:r>
          </w:p>
          <w:p w14:paraId="3810D214" w14:textId="77777777" w:rsidR="00C568D5" w:rsidRPr="00EF7ABF" w:rsidRDefault="00C568D5" w:rsidP="00C568D5">
            <w:pPr>
              <w:jc w:val="center"/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b/>
                <w:i/>
                <w:lang w:val="ru-RU"/>
              </w:rPr>
              <w:t>Закрытый банкомат</w:t>
            </w:r>
          </w:p>
        </w:tc>
      </w:tr>
      <w:tr w:rsidR="00C568D5" w:rsidRPr="00A11CD7" w14:paraId="5FB2FCFC" w14:textId="77777777" w:rsidTr="00C568D5">
        <w:tc>
          <w:tcPr>
            <w:tcW w:w="2530" w:type="dxa"/>
            <w:shd w:val="clear" w:color="auto" w:fill="auto"/>
            <w:vAlign w:val="center"/>
          </w:tcPr>
          <w:p w14:paraId="65E63B5C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Стены</w:t>
            </w:r>
          </w:p>
          <w:p w14:paraId="4C80278A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  <w:shd w:val="clear" w:color="auto" w:fill="auto"/>
          </w:tcPr>
          <w:p w14:paraId="6B79C14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8F8D36E" w14:textId="2476BCF8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Наружные стены – облицовка ГКЛ (С626 по системе Кнауф) с заполнением мин. ватой </w:t>
            </w:r>
            <w:del w:id="355" w:author="ALI" w:date="2026-08-20T12:09:00Z">
              <w:r w:rsidRPr="00EF7ABF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50 мм. </w:t>
            </w:r>
          </w:p>
          <w:p w14:paraId="3CD3E89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Существующие стены – облицовка ГКЛ (С626 по системе Кнауф)   до отм. + 2,750 от уровня чистого пола (при необходимости). </w:t>
            </w:r>
          </w:p>
          <w:p w14:paraId="288DF91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До отм. +2,750 от уровня пола:</w:t>
            </w:r>
          </w:p>
          <w:p w14:paraId="6998B45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ГКЛ, шпаклевка, окраска по стеклохолсту</w:t>
            </w:r>
          </w:p>
          <w:p w14:paraId="224BBCD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От отм. +2,750 до перекрытия:</w:t>
            </w:r>
          </w:p>
          <w:p w14:paraId="4E99076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окраска аутентичных стен; шпаклевка (при необходимости),</w:t>
            </w:r>
          </w:p>
          <w:p w14:paraId="5FBEFA0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Альтернативный вариант: ГКЛ,  </w:t>
            </w:r>
          </w:p>
          <w:p w14:paraId="3C8B9E9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шпаклевка, окраска по стеклохолсту</w:t>
            </w:r>
          </w:p>
          <w:p w14:paraId="534ECBF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b/>
                <w:i/>
                <w:lang w:val="ru-RU"/>
              </w:rPr>
              <w:t>Важно:</w:t>
            </w:r>
            <w:r w:rsidRPr="00EF7ABF">
              <w:rPr>
                <w:rFonts w:ascii="Arial" w:hAnsi="Arial" w:cs="Arial"/>
                <w:lang w:val="ru-RU"/>
              </w:rPr>
              <w:t xml:space="preserve"> в случае необходимости использовать врезные или скрытые лючки.</w:t>
            </w:r>
          </w:p>
          <w:p w14:paraId="10F45BF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  <w:shd w:val="clear" w:color="auto" w:fill="auto"/>
          </w:tcPr>
          <w:p w14:paraId="0977D46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51CB24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До отм. +2,750 от уровня пола:</w:t>
            </w:r>
          </w:p>
          <w:p w14:paraId="48EF805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Базовый вариант: 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 От отм. +2,750 до перекрытия 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или аналог</w:t>
            </w:r>
          </w:p>
        </w:tc>
        <w:tc>
          <w:tcPr>
            <w:tcW w:w="1973" w:type="dxa"/>
          </w:tcPr>
          <w:p w14:paraId="3F529F38" w14:textId="0560E4C4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7ECCDF1F" w14:textId="77777777" w:rsidTr="00C568D5">
        <w:trPr>
          <w:trHeight w:val="555"/>
        </w:trPr>
        <w:tc>
          <w:tcPr>
            <w:tcW w:w="2530" w:type="dxa"/>
            <w:vMerge w:val="restart"/>
            <w:shd w:val="clear" w:color="auto" w:fill="auto"/>
            <w:vAlign w:val="center"/>
          </w:tcPr>
          <w:p w14:paraId="70A040FC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Перегородки</w:t>
            </w:r>
          </w:p>
        </w:tc>
        <w:tc>
          <w:tcPr>
            <w:tcW w:w="4246" w:type="dxa"/>
            <w:shd w:val="clear" w:color="auto" w:fill="auto"/>
          </w:tcPr>
          <w:p w14:paraId="4EEA03E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2A46E3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Цельностеклянная перегородка </w:t>
            </w:r>
            <w:r w:rsidRPr="00113458">
              <w:rPr>
                <w:rFonts w:ascii="Arial" w:hAnsi="Arial" w:cs="Arial"/>
              </w:rPr>
              <w:t>NAYADA</w:t>
            </w:r>
            <w:r w:rsidRPr="00EF7ABF">
              <w:rPr>
                <w:rFonts w:ascii="Arial" w:hAnsi="Arial" w:cs="Arial"/>
                <w:lang w:val="ru-RU"/>
              </w:rPr>
              <w:t>-</w:t>
            </w:r>
            <w:r w:rsidRPr="00113458">
              <w:rPr>
                <w:rFonts w:ascii="Arial" w:hAnsi="Arial" w:cs="Arial"/>
              </w:rPr>
              <w:t>Crystal</w:t>
            </w:r>
            <w:r w:rsidRPr="00EF7ABF"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  <w:shd w:val="clear" w:color="auto" w:fill="auto"/>
          </w:tcPr>
          <w:p w14:paraId="7925F24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FCC58A6" w14:textId="3DBF71A7" w:rsidR="00C568D5" w:rsidRPr="00AB7C3F" w:rsidRDefault="00C568D5" w:rsidP="00C568D5">
            <w:pPr>
              <w:rPr>
                <w:rFonts w:ascii="Arial" w:hAnsi="Arial" w:cs="Arial"/>
                <w:color w:val="FF0000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Цельностеклянная перегородка </w:t>
            </w:r>
            <w:r w:rsidRPr="00113458">
              <w:rPr>
                <w:rFonts w:ascii="Arial" w:hAnsi="Arial" w:cs="Arial"/>
              </w:rPr>
              <w:t>NAYADA</w:t>
            </w:r>
            <w:r w:rsidRPr="00EF7ABF">
              <w:rPr>
                <w:rFonts w:ascii="Arial" w:hAnsi="Arial" w:cs="Arial"/>
                <w:lang w:val="ru-RU"/>
              </w:rPr>
              <w:t>-</w:t>
            </w:r>
            <w:r w:rsidRPr="00113458">
              <w:rPr>
                <w:rFonts w:ascii="Arial" w:hAnsi="Arial" w:cs="Arial"/>
              </w:rPr>
              <w:t>Crystal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 xml:space="preserve">=2500 мм с дверью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 xml:space="preserve">=2100 мм, из закаленного стекла 10 мм. Стекло оклеить одним слоем декоративной пленки </w:t>
            </w:r>
            <w:r w:rsidRPr="00113458">
              <w:rPr>
                <w:rFonts w:ascii="Arial" w:hAnsi="Arial" w:cs="Arial"/>
              </w:rPr>
              <w:lastRenderedPageBreak/>
              <w:t>Oracal</w:t>
            </w:r>
            <w:r w:rsidRPr="00EF7ABF">
              <w:rPr>
                <w:rFonts w:ascii="Arial" w:hAnsi="Arial" w:cs="Arial"/>
                <w:lang w:val="ru-RU"/>
              </w:rPr>
              <w:t xml:space="preserve"> 641000</w:t>
            </w:r>
            <w:r w:rsidRPr="00113458">
              <w:rPr>
                <w:rFonts w:ascii="Arial" w:hAnsi="Arial" w:cs="Arial"/>
              </w:rPr>
              <w:t>M</w:t>
            </w:r>
            <w:r w:rsidRPr="00EF7ABF">
              <w:rPr>
                <w:rFonts w:ascii="Arial" w:hAnsi="Arial" w:cs="Arial"/>
                <w:lang w:val="ru-RU"/>
              </w:rPr>
              <w:t xml:space="preserve"> с обязательным заведением ее под крепежный профиль. Встроенный в пол доводчик. Нажимная ручка с замком «ключ-завертка»</w:t>
            </w:r>
            <w:r w:rsidR="00AB7C3F">
              <w:rPr>
                <w:rFonts w:ascii="Arial" w:hAnsi="Arial" w:cs="Arial"/>
                <w:lang w:val="ru-RU"/>
              </w:rPr>
              <w:t xml:space="preserve">. </w:t>
            </w:r>
            <w:r w:rsidR="00AB7C3F" w:rsidRPr="00AB7C3F">
              <w:rPr>
                <w:rFonts w:ascii="Arial" w:hAnsi="Arial" w:cs="Arial"/>
                <w:color w:val="FF0000"/>
                <w:lang w:val="ru-RU"/>
              </w:rPr>
              <w:t>Цвет фурнитуры и профилей «матовая нержавеющая сталь»</w:t>
            </w:r>
          </w:p>
          <w:p w14:paraId="1D71B46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vMerge w:val="restart"/>
          </w:tcPr>
          <w:p w14:paraId="2E22433C" w14:textId="57F37C37" w:rsidR="00C568D5" w:rsidRPr="00720766" w:rsidRDefault="00C568D5">
            <w:pPr>
              <w:rPr>
                <w:rFonts w:ascii="Arial" w:hAnsi="Arial" w:cs="Arial"/>
                <w:lang w:val="ru-RU"/>
              </w:rPr>
              <w:pPrChange w:id="356" w:author="ALI" w:date="2026-08-19T11:01:00Z">
                <w:pPr>
                  <w:jc w:val="right"/>
                </w:pPr>
              </w:pPrChange>
            </w:pPr>
            <w:commentRangeStart w:id="357"/>
            <w:r>
              <w:rPr>
                <w:rFonts w:ascii="Arial" w:hAnsi="Arial" w:cs="Arial"/>
              </w:rPr>
              <w:lastRenderedPageBreak/>
              <w:t>Приложение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30030468" w14:textId="76B1BD72" w:rsidR="00C568D5" w:rsidRPr="00720766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 xml:space="preserve">Лист </w:t>
            </w:r>
            <w:r>
              <w:rPr>
                <w:rFonts w:ascii="Arial" w:hAnsi="Arial" w:cs="Arial"/>
                <w:lang w:val="ru-RU"/>
              </w:rPr>
              <w:t>9, 14, 24, 25</w:t>
            </w:r>
            <w:commentRangeEnd w:id="357"/>
            <w:r w:rsidR="00195842">
              <w:rPr>
                <w:rStyle w:val="ad"/>
                <w:rFonts w:eastAsia="MS Mincho"/>
              </w:rPr>
              <w:commentReference w:id="357"/>
            </w:r>
          </w:p>
        </w:tc>
      </w:tr>
      <w:tr w:rsidR="00C568D5" w:rsidRPr="00A11CD7" w14:paraId="54004EA2" w14:textId="77777777" w:rsidTr="00C568D5">
        <w:trPr>
          <w:trHeight w:val="555"/>
        </w:trPr>
        <w:tc>
          <w:tcPr>
            <w:tcW w:w="2530" w:type="dxa"/>
            <w:vMerge/>
            <w:shd w:val="clear" w:color="auto" w:fill="auto"/>
            <w:vAlign w:val="center"/>
          </w:tcPr>
          <w:p w14:paraId="1498A432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  <w:shd w:val="clear" w:color="auto" w:fill="auto"/>
          </w:tcPr>
          <w:p w14:paraId="3EDFD66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C31D94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Возводимые перегородки из ГКЛ два слоя с каждой стороны по металлическому каркасу с заполнением мин. ватой 50 мм,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-2750 мм</w:t>
            </w:r>
          </w:p>
        </w:tc>
        <w:tc>
          <w:tcPr>
            <w:tcW w:w="5753" w:type="dxa"/>
            <w:shd w:val="clear" w:color="auto" w:fill="auto"/>
          </w:tcPr>
          <w:p w14:paraId="0F69762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BE6653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До отм. +2,750 от уровня пола:</w:t>
            </w:r>
          </w:p>
          <w:p w14:paraId="30C6183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Базовый вариант: 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 От отм. +2,750 до перекрытия 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или аналог. </w:t>
            </w:r>
          </w:p>
          <w:p w14:paraId="3A9CE8E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vMerge/>
          </w:tcPr>
          <w:p w14:paraId="309EB7D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30DD0402" w14:textId="77777777" w:rsidTr="00C568D5">
        <w:tc>
          <w:tcPr>
            <w:tcW w:w="2530" w:type="dxa"/>
            <w:shd w:val="clear" w:color="auto" w:fill="auto"/>
            <w:vAlign w:val="center"/>
          </w:tcPr>
          <w:p w14:paraId="2AD58348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Пол</w:t>
            </w:r>
          </w:p>
          <w:p w14:paraId="5C1A203F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  <w:shd w:val="clear" w:color="auto" w:fill="auto"/>
          </w:tcPr>
          <w:p w14:paraId="7153E87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B0A771F" w14:textId="7A3C296B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Керамогранит </w:t>
            </w:r>
            <w:del w:id="358" w:author="ALI" w:date="2026-08-20T12:09:00Z">
              <w:r w:rsidRPr="00EF7ABF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КЕРАМА МАРАЦЦИ </w:t>
            </w:r>
            <w:r w:rsidRPr="00113458">
              <w:rPr>
                <w:rFonts w:ascii="Arial" w:hAnsi="Arial" w:cs="Arial"/>
              </w:rPr>
              <w:t>SG</w:t>
            </w:r>
            <w:r w:rsidRPr="00EF7ABF">
              <w:rPr>
                <w:rFonts w:ascii="Arial" w:hAnsi="Arial" w:cs="Arial"/>
                <w:lang w:val="ru-RU"/>
              </w:rPr>
              <w:t>632400</w:t>
            </w:r>
            <w:r w:rsidRPr="00113458">
              <w:rPr>
                <w:rFonts w:ascii="Arial" w:hAnsi="Arial" w:cs="Arial"/>
              </w:rPr>
              <w:t>R</w:t>
            </w:r>
            <w:r w:rsidRPr="00EF7ABF">
              <w:rPr>
                <w:rFonts w:ascii="Arial" w:hAnsi="Arial" w:cs="Arial"/>
                <w:lang w:val="ru-RU"/>
              </w:rPr>
              <w:t xml:space="preserve"> 600х600 мм ТЕРРАЦЦО, цвет – серый светлый. </w:t>
            </w:r>
            <w:r w:rsidRPr="00113458">
              <w:rPr>
                <w:rFonts w:ascii="Arial" w:hAnsi="Arial" w:cs="Arial"/>
              </w:rPr>
              <w:t>Либо аналог</w:t>
            </w:r>
          </w:p>
        </w:tc>
        <w:tc>
          <w:tcPr>
            <w:tcW w:w="5753" w:type="dxa"/>
            <w:shd w:val="clear" w:color="auto" w:fill="auto"/>
          </w:tcPr>
          <w:p w14:paraId="1B88C23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88EBB2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600х600 мм. Затирка – в цвет плитки, шов 1,5-2 мм</w:t>
            </w:r>
          </w:p>
        </w:tc>
        <w:tc>
          <w:tcPr>
            <w:tcW w:w="1973" w:type="dxa"/>
          </w:tcPr>
          <w:p w14:paraId="46AE897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0F4D0EBB" w14:textId="77777777" w:rsidTr="00C568D5">
        <w:tc>
          <w:tcPr>
            <w:tcW w:w="2530" w:type="dxa"/>
            <w:vAlign w:val="center"/>
          </w:tcPr>
          <w:p w14:paraId="29EF8FC7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Плинтус</w:t>
            </w:r>
          </w:p>
        </w:tc>
        <w:tc>
          <w:tcPr>
            <w:tcW w:w="4246" w:type="dxa"/>
          </w:tcPr>
          <w:p w14:paraId="666B90F8" w14:textId="77777777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F326B3C" w14:textId="710DD7F8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  <w:r w:rsidRPr="00461916">
              <w:rPr>
                <w:rFonts w:ascii="Arial" w:hAnsi="Arial" w:cs="Arial"/>
              </w:rPr>
              <w:t>Fezard</w:t>
            </w:r>
            <w:r w:rsidRPr="00461916">
              <w:rPr>
                <w:rFonts w:ascii="Arial" w:hAnsi="Arial" w:cs="Arial"/>
                <w:lang w:val="ru-RU"/>
              </w:rPr>
              <w:t xml:space="preserve"> </w:t>
            </w:r>
            <w:del w:id="359" w:author="ALI" w:date="2026-08-20T12:09:00Z">
              <w:r w:rsidRPr="00461916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461916">
              <w:rPr>
                <w:rFonts w:ascii="Arial" w:hAnsi="Arial" w:cs="Arial"/>
                <w:lang w:val="ru-RU"/>
              </w:rPr>
              <w:t xml:space="preserve">2500*80*10 </w:t>
            </w:r>
            <w:r w:rsidRPr="00461916">
              <w:rPr>
                <w:rFonts w:ascii="Arial" w:hAnsi="Arial" w:cs="Arial"/>
              </w:rPr>
              <w:t>c</w:t>
            </w:r>
            <w:r w:rsidRPr="00461916">
              <w:rPr>
                <w:rFonts w:ascii="Arial" w:hAnsi="Arial" w:cs="Arial"/>
                <w:lang w:val="ru-RU"/>
              </w:rPr>
              <w:t xml:space="preserve"> соединителями и углами или аналог.</w:t>
            </w:r>
          </w:p>
        </w:tc>
        <w:tc>
          <w:tcPr>
            <w:tcW w:w="5753" w:type="dxa"/>
          </w:tcPr>
          <w:p w14:paraId="3C48B0F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BB8E6B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Плинтус алюминиевый анодированный самоклеящийся,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-80 мм</w:t>
            </w:r>
          </w:p>
          <w:p w14:paraId="0F77DA2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03F9556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45B28A05" w14:textId="77777777" w:rsidTr="00C568D5">
        <w:tc>
          <w:tcPr>
            <w:tcW w:w="2530" w:type="dxa"/>
            <w:shd w:val="clear" w:color="auto" w:fill="auto"/>
            <w:vAlign w:val="center"/>
          </w:tcPr>
          <w:p w14:paraId="1A3AE105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Потолок</w:t>
            </w:r>
          </w:p>
        </w:tc>
        <w:tc>
          <w:tcPr>
            <w:tcW w:w="4246" w:type="dxa"/>
            <w:shd w:val="clear" w:color="auto" w:fill="auto"/>
          </w:tcPr>
          <w:p w14:paraId="5FD7426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01C1F9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При общей высоте помещения менее 3500 мм:</w:t>
            </w:r>
          </w:p>
          <w:p w14:paraId="31F5F04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Открытое исполнение:</w:t>
            </w:r>
          </w:p>
          <w:p w14:paraId="4310962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Восстановление целостности покрытия (заделка швов трещин); Окраска аутентичного потолочного</w:t>
            </w:r>
          </w:p>
          <w:p w14:paraId="6E5C803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пространства и коммуникаций.</w:t>
            </w:r>
          </w:p>
          <w:p w14:paraId="6DAFFDC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 исключительных случаях:</w:t>
            </w:r>
          </w:p>
          <w:p w14:paraId="13A854F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ГКЛ, шпаклевка, окраска потолочного пространства и коммуникаций.</w:t>
            </w:r>
          </w:p>
          <w:p w14:paraId="3BCFC00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При общей высоте помещения более 3500 мм:</w:t>
            </w:r>
          </w:p>
          <w:p w14:paraId="2C06868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ГКЛ потолки на уровне 2750 мм от уровня чистого пола, шпаклевка, окраска по стеклохолсту</w:t>
            </w:r>
          </w:p>
          <w:p w14:paraId="1164263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  <w:shd w:val="clear" w:color="auto" w:fill="auto"/>
          </w:tcPr>
          <w:p w14:paraId="4A1BBE4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55FE55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Открытое исполнение (общая высота помещения менее 3500 мм):</w:t>
            </w:r>
          </w:p>
          <w:p w14:paraId="6AEE06E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или аналог.</w:t>
            </w:r>
          </w:p>
          <w:p w14:paraId="488AE27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 Все инженерные коммуникации за исключением</w:t>
            </w:r>
          </w:p>
          <w:p w14:paraId="131FE64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оконечных устройств (включая линии ОКЛ)</w:t>
            </w:r>
          </w:p>
          <w:p w14:paraId="49D0DCF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окрашиваются в цвет потолка.</w:t>
            </w:r>
          </w:p>
          <w:p w14:paraId="6CBB01D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Исключение: Трубопроводы внутреннего пожарного и спринклерного пожаротушения окрашиваются в оранжевый цвет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2004. Кабельные линии систем автоматической пожарной сигнализации, оповещения и управления эвакуацией (АПС и СОУЭ) - оранжевого цвета и системы аварийного освещения- красного цвета должны быть без окрашивания. Оборудование систем АПС и СОУЭ применяется без окрашивания</w:t>
            </w:r>
          </w:p>
          <w:p w14:paraId="5D439CA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5DEA2F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Потолки из ГКЛ (общая высота помещения более 3500 мм) 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 </w:t>
            </w:r>
          </w:p>
          <w:p w14:paraId="491DC85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5028BB9E" w14:textId="1BBDAC56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62FC0712" w14:textId="77777777" w:rsidTr="00C568D5">
        <w:tc>
          <w:tcPr>
            <w:tcW w:w="2530" w:type="dxa"/>
            <w:shd w:val="clear" w:color="auto" w:fill="auto"/>
            <w:vAlign w:val="center"/>
          </w:tcPr>
          <w:p w14:paraId="6D65B1B0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Освещение</w:t>
            </w:r>
          </w:p>
        </w:tc>
        <w:tc>
          <w:tcPr>
            <w:tcW w:w="4246" w:type="dxa"/>
            <w:shd w:val="clear" w:color="auto" w:fill="auto"/>
            <w:vAlign w:val="center"/>
          </w:tcPr>
          <w:p w14:paraId="715E9EE7" w14:textId="6D5B803F" w:rsidR="00C568D5" w:rsidRPr="006A1F85" w:rsidRDefault="00C568D5" w:rsidP="00C568D5">
            <w:pPr>
              <w:rPr>
                <w:rFonts w:ascii="Arial" w:hAnsi="Arial" w:cs="Arial"/>
                <w:lang w:val="ru-RU"/>
              </w:rPr>
            </w:pPr>
            <w:r w:rsidRPr="006A1F85">
              <w:rPr>
                <w:rFonts w:ascii="Arial" w:hAnsi="Arial" w:cs="Arial"/>
              </w:rPr>
              <w:t>RINGO M</w:t>
            </w:r>
            <w:r w:rsidR="006A1F85">
              <w:rPr>
                <w:rFonts w:ascii="Arial" w:hAnsi="Arial" w:cs="Arial"/>
                <w:lang w:val="ru-RU"/>
              </w:rPr>
              <w:t xml:space="preserve"> либо аналог</w:t>
            </w:r>
          </w:p>
        </w:tc>
        <w:tc>
          <w:tcPr>
            <w:tcW w:w="5753" w:type="dxa"/>
            <w:shd w:val="clear" w:color="auto" w:fill="auto"/>
          </w:tcPr>
          <w:p w14:paraId="5602E865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Светильник </w:t>
            </w:r>
            <w:r w:rsidRPr="00113458">
              <w:rPr>
                <w:rFonts w:ascii="Arial" w:hAnsi="Arial" w:cs="Arial"/>
              </w:rPr>
              <w:t>LED</w:t>
            </w:r>
            <w:r w:rsidRPr="00EF7ABF">
              <w:rPr>
                <w:rFonts w:ascii="Arial" w:hAnsi="Arial" w:cs="Arial"/>
                <w:lang w:val="ru-RU"/>
              </w:rPr>
              <w:t xml:space="preserve"> встраиваемый в ГКЛ круглый, 4000</w:t>
            </w:r>
            <w:r w:rsidRPr="00113458">
              <w:rPr>
                <w:rFonts w:ascii="Arial" w:hAnsi="Arial" w:cs="Arial"/>
              </w:rPr>
              <w:t>K</w:t>
            </w:r>
            <w:r w:rsidRPr="00EF7ABF">
              <w:rPr>
                <w:rFonts w:ascii="Arial" w:hAnsi="Arial" w:cs="Arial"/>
                <w:lang w:val="ru-RU"/>
              </w:rPr>
              <w:t xml:space="preserve">, диммируемый. </w:t>
            </w:r>
            <w:r w:rsidRPr="00113458">
              <w:rPr>
                <w:rFonts w:ascii="Arial" w:hAnsi="Arial" w:cs="Arial"/>
              </w:rPr>
              <w:t>Либо аналог</w:t>
            </w:r>
          </w:p>
          <w:p w14:paraId="489A5ADC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1973" w:type="dxa"/>
            <w:shd w:val="clear" w:color="auto" w:fill="auto"/>
          </w:tcPr>
          <w:p w14:paraId="649C8089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A11CD7" w14:paraId="6B9A6DE9" w14:textId="77777777" w:rsidTr="001D6C3C">
        <w:tc>
          <w:tcPr>
            <w:tcW w:w="2530" w:type="dxa"/>
            <w:shd w:val="clear" w:color="auto" w:fill="auto"/>
            <w:vAlign w:val="center"/>
          </w:tcPr>
          <w:p w14:paraId="79A82EAD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Розетка электрическая</w:t>
            </w:r>
          </w:p>
        </w:tc>
        <w:tc>
          <w:tcPr>
            <w:tcW w:w="4246" w:type="dxa"/>
            <w:shd w:val="clear" w:color="auto" w:fill="auto"/>
          </w:tcPr>
          <w:p w14:paraId="1EF7D5F1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413ADB1" w14:textId="24D7541F" w:rsidR="00C568D5" w:rsidRPr="00D750E9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Legrand</w:t>
            </w:r>
            <w:r w:rsidRPr="00612E78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Mozaik</w:t>
            </w:r>
            <w:r>
              <w:rPr>
                <w:rFonts w:ascii="Arial" w:hAnsi="Arial" w:cs="Arial"/>
                <w:lang w:val="ru-RU"/>
              </w:rPr>
              <w:t xml:space="preserve">, </w:t>
            </w:r>
            <w:r>
              <w:rPr>
                <w:rFonts w:ascii="Arial" w:hAnsi="Arial" w:cs="Arial"/>
              </w:rPr>
              <w:t>DKC</w:t>
            </w:r>
            <w:r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  <w:shd w:val="clear" w:color="auto" w:fill="auto"/>
          </w:tcPr>
          <w:p w14:paraId="41FB291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Розетка, встраиваемая с автоматическими клеммами, суппортом и рамкой белого цвета</w:t>
            </w:r>
          </w:p>
          <w:p w14:paraId="5B64C76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4443798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675AC7D0" w14:textId="77777777" w:rsidTr="00C568D5">
        <w:tc>
          <w:tcPr>
            <w:tcW w:w="2530" w:type="dxa"/>
            <w:shd w:val="clear" w:color="auto" w:fill="auto"/>
            <w:vAlign w:val="center"/>
          </w:tcPr>
          <w:p w14:paraId="1E776820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Кондиционер</w:t>
            </w:r>
          </w:p>
        </w:tc>
        <w:tc>
          <w:tcPr>
            <w:tcW w:w="4246" w:type="dxa"/>
            <w:shd w:val="clear" w:color="auto" w:fill="auto"/>
          </w:tcPr>
          <w:p w14:paraId="65E25D6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8271B9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Haier</w:t>
            </w:r>
            <w:r w:rsidRPr="00EF7ABF">
              <w:rPr>
                <w:rFonts w:ascii="Arial" w:hAnsi="Arial" w:cs="Arial"/>
                <w:lang w:val="ru-RU"/>
              </w:rPr>
              <w:t xml:space="preserve"> или </w:t>
            </w:r>
            <w:r w:rsidRPr="00113458">
              <w:rPr>
                <w:rFonts w:ascii="Arial" w:hAnsi="Arial" w:cs="Arial"/>
              </w:rPr>
              <w:t>MDV</w:t>
            </w:r>
            <w:r w:rsidRPr="00EF7ABF">
              <w:rPr>
                <w:rFonts w:ascii="Arial" w:hAnsi="Arial" w:cs="Arial"/>
                <w:lang w:val="ru-RU"/>
              </w:rPr>
              <w:t>. Модель и тип</w:t>
            </w:r>
          </w:p>
          <w:p w14:paraId="4F59D5B4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подбирается индивидуально по ТЗ</w:t>
            </w:r>
          </w:p>
        </w:tc>
        <w:tc>
          <w:tcPr>
            <w:tcW w:w="5753" w:type="dxa"/>
            <w:shd w:val="clear" w:color="auto" w:fill="auto"/>
          </w:tcPr>
          <w:p w14:paraId="44684B8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Кондиционер + пульт. </w:t>
            </w:r>
          </w:p>
          <w:p w14:paraId="702684E2" w14:textId="541B9ED1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>Тип внутреннего блока кондиционера</w:t>
            </w:r>
            <w:ins w:id="360" w:author="ALI" w:date="2026-08-20T12:09:00Z">
              <w:r w:rsidR="00A11CD7">
                <w:rPr>
                  <w:rFonts w:ascii="Arial" w:hAnsi="Arial" w:cs="Arial"/>
                  <w:lang w:val="ru-RU"/>
                </w:rPr>
                <w:t xml:space="preserve"> </w:t>
              </w:r>
            </w:ins>
            <w:r w:rsidRPr="00EF7ABF">
              <w:rPr>
                <w:rFonts w:ascii="Arial" w:hAnsi="Arial" w:cs="Arial"/>
                <w:lang w:val="ru-RU"/>
              </w:rPr>
              <w:t xml:space="preserve">- согласно </w:t>
            </w:r>
            <w:del w:id="361" w:author="ALI" w:date="2026-08-20T12:09:00Z">
              <w:r w:rsidRPr="00EF7ABF" w:rsidDel="00A11CD7">
                <w:rPr>
                  <w:rFonts w:ascii="Arial" w:hAnsi="Arial" w:cs="Arial"/>
                  <w:lang w:val="ru-RU"/>
                </w:rPr>
                <w:delText>проекта</w:delText>
              </w:r>
            </w:del>
            <w:ins w:id="362" w:author="ALI" w:date="2026-08-20T12:09:00Z">
              <w:r w:rsidR="00A11CD7" w:rsidRPr="00EF7ABF">
                <w:rPr>
                  <w:rFonts w:ascii="Arial" w:hAnsi="Arial" w:cs="Arial"/>
                  <w:lang w:val="ru-RU"/>
                </w:rPr>
                <w:t>проект</w:t>
              </w:r>
              <w:r w:rsidR="00A11CD7">
                <w:rPr>
                  <w:rFonts w:ascii="Arial" w:hAnsi="Arial" w:cs="Arial"/>
                  <w:lang w:val="ru-RU"/>
                </w:rPr>
                <w:t>у</w:t>
              </w:r>
            </w:ins>
            <w:r w:rsidRPr="00EF7ABF">
              <w:rPr>
                <w:rFonts w:ascii="Arial" w:hAnsi="Arial" w:cs="Arial"/>
                <w:lang w:val="ru-RU"/>
              </w:rPr>
              <w:t xml:space="preserve">. В случае кассетного, декоративная панель красится в цвет потолка. </w:t>
            </w:r>
            <w:r w:rsidRPr="00113458">
              <w:rPr>
                <w:rFonts w:ascii="Arial" w:hAnsi="Arial" w:cs="Arial"/>
              </w:rPr>
              <w:t>Окраска RAL 3020.</w:t>
            </w:r>
          </w:p>
        </w:tc>
        <w:tc>
          <w:tcPr>
            <w:tcW w:w="1973" w:type="dxa"/>
            <w:shd w:val="clear" w:color="auto" w:fill="auto"/>
          </w:tcPr>
          <w:p w14:paraId="10C4C233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A11CD7" w14:paraId="314C820B" w14:textId="77777777" w:rsidTr="00C568D5">
        <w:tc>
          <w:tcPr>
            <w:tcW w:w="14502" w:type="dxa"/>
            <w:gridSpan w:val="4"/>
            <w:vAlign w:val="center"/>
          </w:tcPr>
          <w:p w14:paraId="20B053A0" w14:textId="77777777" w:rsidR="00C568D5" w:rsidRPr="00EF7ABF" w:rsidRDefault="00C568D5" w:rsidP="00C568D5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EF7ABF">
              <w:rPr>
                <w:rFonts w:ascii="Arial" w:hAnsi="Arial" w:cs="Arial"/>
                <w:b/>
                <w:lang w:val="ru-RU"/>
              </w:rPr>
              <w:t>ЗОНА КОНФИДЕНЦИАЛЬНОГО ОБСЛУЖИВАНИЯ</w:t>
            </w:r>
          </w:p>
          <w:p w14:paraId="2784EB88" w14:textId="77777777" w:rsidR="00C568D5" w:rsidRPr="00EF7ABF" w:rsidRDefault="00C568D5" w:rsidP="00C568D5">
            <w:pPr>
              <w:jc w:val="center"/>
              <w:rPr>
                <w:rFonts w:ascii="Arial" w:hAnsi="Arial" w:cs="Arial"/>
                <w:b/>
                <w:i/>
                <w:lang w:val="ru-RU"/>
              </w:rPr>
            </w:pPr>
            <w:r w:rsidRPr="00EF7ABF">
              <w:rPr>
                <w:rFonts w:ascii="Arial" w:hAnsi="Arial" w:cs="Arial"/>
                <w:b/>
                <w:i/>
                <w:lang w:val="ru-RU"/>
              </w:rPr>
              <w:t>Конфиденциальные переговорные</w:t>
            </w:r>
          </w:p>
        </w:tc>
      </w:tr>
      <w:tr w:rsidR="00C568D5" w:rsidRPr="00781CE8" w14:paraId="7540E6EB" w14:textId="77777777" w:rsidTr="00C568D5">
        <w:trPr>
          <w:trHeight w:val="2348"/>
        </w:trPr>
        <w:tc>
          <w:tcPr>
            <w:tcW w:w="2530" w:type="dxa"/>
            <w:vMerge w:val="restart"/>
            <w:vAlign w:val="center"/>
          </w:tcPr>
          <w:p w14:paraId="5F25BE54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Перегородки</w:t>
            </w:r>
          </w:p>
          <w:p w14:paraId="460390A8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11D1455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45DD8F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Цельностеклянная перегородка </w:t>
            </w:r>
            <w:r w:rsidRPr="00113458">
              <w:rPr>
                <w:rFonts w:ascii="Arial" w:hAnsi="Arial" w:cs="Arial"/>
              </w:rPr>
              <w:t>NAYADA</w:t>
            </w:r>
            <w:r w:rsidRPr="00EF7ABF">
              <w:rPr>
                <w:rFonts w:ascii="Arial" w:hAnsi="Arial" w:cs="Arial"/>
                <w:lang w:val="ru-RU"/>
              </w:rPr>
              <w:t>-</w:t>
            </w:r>
            <w:r w:rsidRPr="00113458">
              <w:rPr>
                <w:rFonts w:ascii="Arial" w:hAnsi="Arial" w:cs="Arial"/>
              </w:rPr>
              <w:t>Crystal</w:t>
            </w:r>
            <w:r w:rsidRPr="00EF7ABF"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</w:tcPr>
          <w:p w14:paraId="3F589A8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52DD682" w14:textId="036F90FE" w:rsidR="00C568D5" w:rsidRPr="00EF7ABF" w:rsidRDefault="00AB7C3F" w:rsidP="00C568D5">
            <w:pPr>
              <w:rPr>
                <w:rFonts w:ascii="Arial" w:hAnsi="Arial" w:cs="Arial"/>
                <w:lang w:val="ru-RU"/>
              </w:rPr>
            </w:pPr>
            <w:r w:rsidRPr="00AB7C3F">
              <w:rPr>
                <w:rFonts w:ascii="Arial" w:hAnsi="Arial" w:cs="Arial"/>
                <w:lang w:val="ru-RU"/>
              </w:rPr>
              <w:t xml:space="preserve">Цельностеклянная перегородка NAYADA-Crystal h=2500 мм с дверью h=2100 мм, из закаленного стекла 10 мм. Стекло оклеить одним слоем декоративной пленки Oracal 641000M с обязательным заведением ее под крепежный профиль. Встроенный в пол доводчик. Нажимная ручка с замком «ключ-завертка». </w:t>
            </w:r>
            <w:r w:rsidRPr="00AB7C3F">
              <w:rPr>
                <w:rFonts w:ascii="Arial" w:hAnsi="Arial" w:cs="Arial"/>
                <w:color w:val="FF0000"/>
                <w:lang w:val="ru-RU"/>
              </w:rPr>
              <w:t>Цвет фурнитуры и профилей «матовая нержавеющая сталь»</w:t>
            </w:r>
          </w:p>
        </w:tc>
        <w:tc>
          <w:tcPr>
            <w:tcW w:w="1973" w:type="dxa"/>
            <w:vMerge w:val="restart"/>
          </w:tcPr>
          <w:p w14:paraId="0A8B176A" w14:textId="6B915D19" w:rsidR="00C568D5" w:rsidRPr="00720766" w:rsidRDefault="00C568D5">
            <w:pPr>
              <w:rPr>
                <w:rFonts w:ascii="Arial" w:hAnsi="Arial" w:cs="Arial"/>
                <w:lang w:val="ru-RU"/>
              </w:rPr>
              <w:pPrChange w:id="363" w:author="ALI" w:date="2026-08-19T11:01:00Z">
                <w:pPr>
                  <w:jc w:val="right"/>
                </w:pPr>
              </w:pPrChange>
            </w:pPr>
            <w:commentRangeStart w:id="364"/>
            <w:r>
              <w:rPr>
                <w:rFonts w:ascii="Arial" w:hAnsi="Arial" w:cs="Arial"/>
              </w:rPr>
              <w:t>Приложение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150DFD5A" w14:textId="0B3DFF9D" w:rsidR="00C568D5" w:rsidRPr="00720766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 xml:space="preserve">Лист </w:t>
            </w:r>
            <w:r>
              <w:rPr>
                <w:rFonts w:ascii="Arial" w:hAnsi="Arial" w:cs="Arial"/>
                <w:lang w:val="ru-RU"/>
              </w:rPr>
              <w:t>9, 14, 24,25</w:t>
            </w:r>
            <w:commentRangeEnd w:id="364"/>
            <w:r w:rsidR="00195842">
              <w:rPr>
                <w:rStyle w:val="ad"/>
                <w:rFonts w:eastAsia="MS Mincho"/>
              </w:rPr>
              <w:commentReference w:id="364"/>
            </w:r>
          </w:p>
          <w:p w14:paraId="54BD0FE1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74170EB1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339B81FB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6FD64064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09711DBD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538E943B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1FD97A98" w14:textId="6483DD5C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781CE8" w14:paraId="2C662319" w14:textId="77777777" w:rsidTr="00C568D5">
        <w:trPr>
          <w:trHeight w:val="985"/>
        </w:trPr>
        <w:tc>
          <w:tcPr>
            <w:tcW w:w="2530" w:type="dxa"/>
            <w:vMerge/>
            <w:vAlign w:val="center"/>
          </w:tcPr>
          <w:p w14:paraId="55E7AD12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  <w:shd w:val="clear" w:color="auto" w:fill="auto"/>
          </w:tcPr>
          <w:p w14:paraId="33E7745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167F20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Возводимые перегородки из ГКЛ два слоя с каждой стороны по металлическому каркасу с заполнением мин. ватой 50 мм,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-2750 мм, шпаклевка, окраска по стеклохолсту (стены, не облицовываемые панелями).</w:t>
            </w:r>
          </w:p>
          <w:p w14:paraId="1BBD7D2B" w14:textId="42A8A459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b/>
                <w:lang w:val="ru-RU"/>
              </w:rPr>
              <w:t>Облицовка стен (1-2 стены) ЛДСП</w:t>
            </w:r>
            <w:del w:id="365" w:author="ALI" w:date="2026-08-20T12:09:00Z">
              <w:r w:rsidRPr="00EF7ABF" w:rsidDel="00A11CD7">
                <w:rPr>
                  <w:rFonts w:ascii="Arial" w:hAnsi="Arial" w:cs="Arial"/>
                  <w:b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b/>
                <w:lang w:val="ru-RU"/>
              </w:rPr>
              <w:t xml:space="preserve"> -панелями. Панелями облицовываются смежные стены (в вариантах облицовки 2-х стен). Не облицовываются панелями стены с окном</w:t>
            </w:r>
            <w:r w:rsidRPr="00EF7ABF">
              <w:rPr>
                <w:rFonts w:ascii="Arial" w:hAnsi="Arial" w:cs="Arial"/>
                <w:lang w:val="ru-RU"/>
              </w:rPr>
              <w:t>.</w:t>
            </w:r>
          </w:p>
          <w:p w14:paraId="4F77A70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lastRenderedPageBreak/>
              <w:t>При открытом варианте потолков панели устанавливаются до отметки +2,750 (отметка красной линии).</w:t>
            </w:r>
          </w:p>
          <w:p w14:paraId="3C505BB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Запрещается: размещать на панелях оконечные устройства (блоки</w:t>
            </w:r>
          </w:p>
          <w:p w14:paraId="71DA511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кондиционирования, выключатели, розетки, датчики систем безопасности и ИТ)</w:t>
            </w:r>
          </w:p>
          <w:p w14:paraId="5F65DD9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  <w:shd w:val="clear" w:color="auto" w:fill="auto"/>
          </w:tcPr>
          <w:p w14:paraId="61F3860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66AC5D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До отметки +2,750 от уровня пола:</w:t>
            </w:r>
          </w:p>
          <w:p w14:paraId="5935960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 Цвет 7047</w:t>
            </w:r>
          </w:p>
          <w:p w14:paraId="77C8CC0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От отметки +2,750 до перекрытия</w:t>
            </w:r>
          </w:p>
          <w:p w14:paraId="6D48FC3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или аналог </w:t>
            </w:r>
          </w:p>
          <w:p w14:paraId="23FFCC2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Панели:</w:t>
            </w:r>
          </w:p>
          <w:p w14:paraId="2748B53D" w14:textId="42FF6063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– ЛДСП </w:t>
            </w:r>
            <w:r w:rsidRPr="00113458">
              <w:rPr>
                <w:rFonts w:ascii="Arial" w:hAnsi="Arial" w:cs="Arial"/>
              </w:rPr>
              <w:t>Egger</w:t>
            </w:r>
            <w:r w:rsidRPr="00EF7ABF">
              <w:rPr>
                <w:rFonts w:ascii="Arial" w:hAnsi="Arial" w:cs="Arial"/>
                <w:lang w:val="ru-RU"/>
              </w:rPr>
              <w:t xml:space="preserve"> - Дуб Винченца,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 xml:space="preserve"> 3157 </w:t>
            </w:r>
            <w:r w:rsidRPr="00113458">
              <w:rPr>
                <w:rFonts w:ascii="Arial" w:hAnsi="Arial" w:cs="Arial"/>
              </w:rPr>
              <w:t>ST</w:t>
            </w:r>
            <w:r w:rsidRPr="00EF7ABF">
              <w:rPr>
                <w:rFonts w:ascii="Arial" w:hAnsi="Arial" w:cs="Arial"/>
                <w:lang w:val="ru-RU"/>
              </w:rPr>
              <w:t xml:space="preserve"> 12; Толщина панелей - 16 мм (</w:t>
            </w:r>
            <w:del w:id="366" w:author="ALI" w:date="2026-08-20T12:10:00Z">
              <w:r w:rsidRPr="00EF7ABF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>с подложкой 26мм);</w:t>
            </w:r>
          </w:p>
          <w:p w14:paraId="2B5DA54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– Кроношпан - Дуб кофейный </w:t>
            </w:r>
            <w:r w:rsidRPr="00113458">
              <w:rPr>
                <w:rFonts w:ascii="Arial" w:hAnsi="Arial" w:cs="Arial"/>
              </w:rPr>
              <w:t>Urban</w:t>
            </w:r>
            <w:r w:rsidRPr="00EF7ABF">
              <w:rPr>
                <w:rFonts w:ascii="Arial" w:hAnsi="Arial" w:cs="Arial"/>
                <w:lang w:val="ru-RU"/>
              </w:rPr>
              <w:t xml:space="preserve"> К006 </w:t>
            </w:r>
            <w:r w:rsidRPr="00113458">
              <w:rPr>
                <w:rFonts w:ascii="Arial" w:hAnsi="Arial" w:cs="Arial"/>
              </w:rPr>
              <w:t>PW</w:t>
            </w:r>
            <w:r w:rsidRPr="00EF7ABF">
              <w:rPr>
                <w:rFonts w:ascii="Arial" w:hAnsi="Arial" w:cs="Arial"/>
                <w:lang w:val="ru-RU"/>
              </w:rPr>
              <w:t xml:space="preserve">; </w:t>
            </w:r>
          </w:p>
          <w:p w14:paraId="429B410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Толщина панелей - 16 мм</w:t>
            </w:r>
          </w:p>
          <w:p w14:paraId="591AA360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Высота панелей 2750 - узел и развертку см. л.13 Приложение №2 к Техническому заданию </w:t>
            </w:r>
            <w:r w:rsidRPr="00113458">
              <w:rPr>
                <w:rFonts w:ascii="Arial" w:hAnsi="Arial" w:cs="Arial"/>
              </w:rPr>
              <w:t>«АЛЬБОМ ТЕХНИЧЕСКИХ РЕШЕНИЙ»</w:t>
            </w:r>
          </w:p>
          <w:p w14:paraId="6DFA810C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1973" w:type="dxa"/>
            <w:vMerge/>
          </w:tcPr>
          <w:p w14:paraId="3E35AE22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A11CD7" w14:paraId="4BEE5CAE" w14:textId="77777777" w:rsidTr="00C568D5">
        <w:tc>
          <w:tcPr>
            <w:tcW w:w="2530" w:type="dxa"/>
            <w:vAlign w:val="center"/>
          </w:tcPr>
          <w:p w14:paraId="655D3A44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Пол</w:t>
            </w:r>
          </w:p>
          <w:p w14:paraId="449127C8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0FAFFEC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DCDA09C" w14:textId="5A21920D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Керамогранит </w:t>
            </w:r>
            <w:del w:id="367" w:author="ALI" w:date="2026-08-20T12:10:00Z">
              <w:r w:rsidRPr="00EF7ABF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КЕРАМА МАРАЦЦИ </w:t>
            </w:r>
            <w:r w:rsidRPr="00113458">
              <w:rPr>
                <w:rFonts w:ascii="Arial" w:hAnsi="Arial" w:cs="Arial"/>
              </w:rPr>
              <w:t>SG</w:t>
            </w:r>
            <w:r w:rsidRPr="00EF7ABF">
              <w:rPr>
                <w:rFonts w:ascii="Arial" w:hAnsi="Arial" w:cs="Arial"/>
                <w:lang w:val="ru-RU"/>
              </w:rPr>
              <w:t>632400</w:t>
            </w:r>
            <w:r w:rsidRPr="00113458">
              <w:rPr>
                <w:rFonts w:ascii="Arial" w:hAnsi="Arial" w:cs="Arial"/>
              </w:rPr>
              <w:t>R</w:t>
            </w:r>
            <w:r w:rsidRPr="00EF7ABF">
              <w:rPr>
                <w:rFonts w:ascii="Arial" w:hAnsi="Arial" w:cs="Arial"/>
                <w:lang w:val="ru-RU"/>
              </w:rPr>
              <w:t xml:space="preserve"> 600х600 мм ТЕРРАЦЦО, цвет – серый светлый. </w:t>
            </w:r>
            <w:r w:rsidRPr="00113458">
              <w:rPr>
                <w:rFonts w:ascii="Arial" w:hAnsi="Arial" w:cs="Arial"/>
              </w:rPr>
              <w:t>Либо аналог</w:t>
            </w:r>
          </w:p>
          <w:p w14:paraId="049760BC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3E66BAA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614696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600х600 мм. Затирка – в цвет плитки, шов 1,5-2 мм</w:t>
            </w:r>
          </w:p>
        </w:tc>
        <w:tc>
          <w:tcPr>
            <w:tcW w:w="1973" w:type="dxa"/>
          </w:tcPr>
          <w:p w14:paraId="581C2CC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1BDE64F8" w14:textId="77777777" w:rsidTr="00C568D5">
        <w:tc>
          <w:tcPr>
            <w:tcW w:w="2530" w:type="dxa"/>
            <w:vAlign w:val="center"/>
          </w:tcPr>
          <w:p w14:paraId="12665442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Плинтус</w:t>
            </w:r>
          </w:p>
        </w:tc>
        <w:tc>
          <w:tcPr>
            <w:tcW w:w="4246" w:type="dxa"/>
          </w:tcPr>
          <w:p w14:paraId="7ABB21AB" w14:textId="77777777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66213F3" w14:textId="54ECDFA1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  <w:r w:rsidRPr="00461916">
              <w:rPr>
                <w:rFonts w:ascii="Arial" w:hAnsi="Arial" w:cs="Arial"/>
              </w:rPr>
              <w:t>Fezard</w:t>
            </w:r>
            <w:r w:rsidRPr="00461916">
              <w:rPr>
                <w:rFonts w:ascii="Arial" w:hAnsi="Arial" w:cs="Arial"/>
                <w:lang w:val="ru-RU"/>
              </w:rPr>
              <w:t xml:space="preserve"> </w:t>
            </w:r>
            <w:del w:id="368" w:author="ALI" w:date="2026-08-20T12:10:00Z">
              <w:r w:rsidRPr="00461916" w:rsidDel="00A11CD7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461916">
              <w:rPr>
                <w:rFonts w:ascii="Arial" w:hAnsi="Arial" w:cs="Arial"/>
                <w:lang w:val="ru-RU"/>
              </w:rPr>
              <w:t xml:space="preserve">2500*80*10 </w:t>
            </w:r>
            <w:r w:rsidRPr="00461916">
              <w:rPr>
                <w:rFonts w:ascii="Arial" w:hAnsi="Arial" w:cs="Arial"/>
              </w:rPr>
              <w:t>c</w:t>
            </w:r>
            <w:r w:rsidRPr="00461916">
              <w:rPr>
                <w:rFonts w:ascii="Arial" w:hAnsi="Arial" w:cs="Arial"/>
                <w:lang w:val="ru-RU"/>
              </w:rPr>
              <w:t xml:space="preserve"> соединителями и углами или аналог.</w:t>
            </w:r>
          </w:p>
        </w:tc>
        <w:tc>
          <w:tcPr>
            <w:tcW w:w="5753" w:type="dxa"/>
          </w:tcPr>
          <w:p w14:paraId="0BA445A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81081C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Плинтус алюминиевый анодированный самоклеящийся,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-80 мм</w:t>
            </w:r>
          </w:p>
          <w:p w14:paraId="6C4FFAB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53526AF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505B48EE" w14:textId="77777777" w:rsidTr="00C568D5">
        <w:tc>
          <w:tcPr>
            <w:tcW w:w="2530" w:type="dxa"/>
            <w:shd w:val="clear" w:color="auto" w:fill="auto"/>
            <w:vAlign w:val="center"/>
          </w:tcPr>
          <w:p w14:paraId="3DD42C66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Потолок</w:t>
            </w:r>
          </w:p>
        </w:tc>
        <w:tc>
          <w:tcPr>
            <w:tcW w:w="4246" w:type="dxa"/>
            <w:shd w:val="clear" w:color="auto" w:fill="auto"/>
          </w:tcPr>
          <w:p w14:paraId="0FB828A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6FBB80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При общей высоте помещения менее 3500 мм:</w:t>
            </w:r>
          </w:p>
          <w:p w14:paraId="21D0A57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Открытое исполнение:</w:t>
            </w:r>
          </w:p>
          <w:p w14:paraId="5C68786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Восстановление целостности покрытия (заделка швов трещин); Окраска аутентичного потолочного</w:t>
            </w:r>
          </w:p>
          <w:p w14:paraId="2EE108A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пространства и коммуникаций.</w:t>
            </w:r>
          </w:p>
          <w:p w14:paraId="0A14B4D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 исключительных случаях:</w:t>
            </w:r>
          </w:p>
          <w:p w14:paraId="576AB0B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ГКЛ, шпаклевка, окраска потолочного пространства и коммуникаций.</w:t>
            </w:r>
          </w:p>
          <w:p w14:paraId="3309313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При общей высоте помещения более 3500 мм:</w:t>
            </w:r>
          </w:p>
          <w:p w14:paraId="02B11C2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ГКЛ потолки на уровне 2750 мм от уровня чистого пола, шпаклевка, окраска по стеклохолсту</w:t>
            </w:r>
          </w:p>
          <w:p w14:paraId="5F92384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  <w:shd w:val="clear" w:color="auto" w:fill="auto"/>
          </w:tcPr>
          <w:p w14:paraId="0786889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F31DBB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Открытое исполнение (общая высота помещения менее 3500 мм):</w:t>
            </w:r>
          </w:p>
          <w:p w14:paraId="46C61E4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 или аналог. </w:t>
            </w:r>
          </w:p>
          <w:p w14:paraId="3984186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Все инженерные коммуникации за исключением</w:t>
            </w:r>
          </w:p>
          <w:p w14:paraId="1BA9115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оконечных устройств (включая линии ОКЛ)</w:t>
            </w:r>
          </w:p>
          <w:p w14:paraId="400C16D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окрашиваются в цвет потолка.</w:t>
            </w:r>
          </w:p>
          <w:p w14:paraId="2AD5323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Исключение: Трубопроводы внутреннего пожарного и спринклерного пожаротушения окрашиваются в оранжевый цвет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2004. Кабельные линии систем автоматической пожарной сигнализации, оповещения и управления эвакуацией (АПС и СОУЭ) - оранжевого цвета и системы аварийного освещения- красного цвета должны быть без окрашивания. Оборудование систем АПС и СОУЭ применяется без окрашивания</w:t>
            </w:r>
          </w:p>
          <w:p w14:paraId="4FF32D7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F24C3E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Потолки из ГКЛ (общая высота помещения более 3500 мм) 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 </w:t>
            </w:r>
          </w:p>
          <w:p w14:paraId="007CC7F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035AE04B" w14:textId="31CFFC86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450A8591" w14:textId="77777777" w:rsidTr="00C568D5">
        <w:tc>
          <w:tcPr>
            <w:tcW w:w="2530" w:type="dxa"/>
            <w:shd w:val="clear" w:color="auto" w:fill="auto"/>
            <w:vAlign w:val="center"/>
          </w:tcPr>
          <w:p w14:paraId="5909A854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lastRenderedPageBreak/>
              <w:t>Освещение</w:t>
            </w:r>
          </w:p>
        </w:tc>
        <w:tc>
          <w:tcPr>
            <w:tcW w:w="4246" w:type="dxa"/>
            <w:shd w:val="clear" w:color="auto" w:fill="auto"/>
          </w:tcPr>
          <w:p w14:paraId="628B7E7F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1C80C221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Лайтбокс</w:t>
            </w:r>
          </w:p>
        </w:tc>
        <w:tc>
          <w:tcPr>
            <w:tcW w:w="5753" w:type="dxa"/>
            <w:shd w:val="clear" w:color="auto" w:fill="auto"/>
          </w:tcPr>
          <w:p w14:paraId="12A4265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E605E0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Накладной лайтбокс </w:t>
            </w:r>
            <w:r w:rsidRPr="00113458">
              <w:rPr>
                <w:rFonts w:ascii="Arial" w:hAnsi="Arial" w:cs="Arial"/>
              </w:rPr>
              <w:t>D</w:t>
            </w:r>
            <w:r w:rsidRPr="00EF7ABF">
              <w:rPr>
                <w:rFonts w:ascii="Arial" w:hAnsi="Arial" w:cs="Arial"/>
                <w:lang w:val="ru-RU"/>
              </w:rPr>
              <w:t>=1000мм, 4000</w:t>
            </w:r>
            <w:r w:rsidRPr="00113458">
              <w:rPr>
                <w:rFonts w:ascii="Arial" w:hAnsi="Arial" w:cs="Arial"/>
              </w:rPr>
              <w:t>K</w:t>
            </w:r>
            <w:r w:rsidRPr="00EF7ABF">
              <w:rPr>
                <w:rFonts w:ascii="Arial" w:hAnsi="Arial" w:cs="Arial"/>
                <w:lang w:val="ru-RU"/>
              </w:rPr>
              <w:t>, диммируемый.</w:t>
            </w:r>
          </w:p>
          <w:p w14:paraId="12032A4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1E78A395" w14:textId="022F46C2" w:rsidR="00C568D5" w:rsidRPr="00720766" w:rsidRDefault="00C568D5">
            <w:pPr>
              <w:rPr>
                <w:rFonts w:ascii="Arial" w:hAnsi="Arial" w:cs="Arial"/>
                <w:lang w:val="ru-RU"/>
              </w:rPr>
              <w:pPrChange w:id="369" w:author="ALI" w:date="2026-08-19T11:01:00Z">
                <w:pPr>
                  <w:jc w:val="right"/>
                </w:pPr>
              </w:pPrChange>
            </w:pPr>
            <w:r>
              <w:rPr>
                <w:rFonts w:ascii="Arial" w:hAnsi="Arial" w:cs="Arial"/>
              </w:rPr>
              <w:t>Приложение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152845CD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commentRangeStart w:id="370"/>
            <w:r w:rsidRPr="00113458">
              <w:rPr>
                <w:rFonts w:ascii="Arial" w:hAnsi="Arial" w:cs="Arial"/>
              </w:rPr>
              <w:t>Лист 33</w:t>
            </w:r>
            <w:commentRangeEnd w:id="370"/>
            <w:r w:rsidR="00195842">
              <w:rPr>
                <w:rStyle w:val="ad"/>
                <w:rFonts w:eastAsia="MS Mincho"/>
              </w:rPr>
              <w:commentReference w:id="370"/>
            </w:r>
          </w:p>
        </w:tc>
      </w:tr>
      <w:tr w:rsidR="00C568D5" w:rsidRPr="00A11CD7" w14:paraId="21EE2436" w14:textId="77777777" w:rsidTr="001D6C3C">
        <w:tc>
          <w:tcPr>
            <w:tcW w:w="2530" w:type="dxa"/>
            <w:shd w:val="clear" w:color="auto" w:fill="auto"/>
            <w:vAlign w:val="center"/>
          </w:tcPr>
          <w:p w14:paraId="3FB2D914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Розетка электрическая</w:t>
            </w:r>
          </w:p>
        </w:tc>
        <w:tc>
          <w:tcPr>
            <w:tcW w:w="4246" w:type="dxa"/>
            <w:shd w:val="clear" w:color="auto" w:fill="auto"/>
          </w:tcPr>
          <w:p w14:paraId="4B3EA018" w14:textId="76349D1A" w:rsidR="00C568D5" w:rsidRPr="00D750E9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Legrand</w:t>
            </w:r>
            <w:r w:rsidRPr="00612E78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Mozaik</w:t>
            </w:r>
            <w:r>
              <w:rPr>
                <w:rFonts w:ascii="Arial" w:hAnsi="Arial" w:cs="Arial"/>
                <w:lang w:val="ru-RU"/>
              </w:rPr>
              <w:t xml:space="preserve">, </w:t>
            </w:r>
            <w:r>
              <w:rPr>
                <w:rFonts w:ascii="Arial" w:hAnsi="Arial" w:cs="Arial"/>
              </w:rPr>
              <w:t>DKC</w:t>
            </w:r>
            <w:r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  <w:shd w:val="clear" w:color="auto" w:fill="auto"/>
          </w:tcPr>
          <w:p w14:paraId="3C908BA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Розетка, встраиваемая с автоматическими клеммами,</w:t>
            </w:r>
            <w:del w:id="371" w:author="ALI" w:date="2026-08-20T12:10:00Z">
              <w:r w:rsidRPr="00EF7ABF" w:rsidDel="002F7C08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 суппортом и рамкой белого цвета</w:t>
            </w:r>
          </w:p>
        </w:tc>
        <w:tc>
          <w:tcPr>
            <w:tcW w:w="1973" w:type="dxa"/>
            <w:shd w:val="clear" w:color="auto" w:fill="auto"/>
          </w:tcPr>
          <w:p w14:paraId="104AD58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6869A414" w14:textId="77777777" w:rsidTr="00C568D5">
        <w:tc>
          <w:tcPr>
            <w:tcW w:w="2530" w:type="dxa"/>
            <w:shd w:val="clear" w:color="auto" w:fill="auto"/>
            <w:vAlign w:val="center"/>
          </w:tcPr>
          <w:p w14:paraId="47EFFDBD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Кондиционер</w:t>
            </w:r>
          </w:p>
        </w:tc>
        <w:tc>
          <w:tcPr>
            <w:tcW w:w="4246" w:type="dxa"/>
            <w:shd w:val="clear" w:color="auto" w:fill="auto"/>
          </w:tcPr>
          <w:p w14:paraId="5CE6187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2469C0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Haier</w:t>
            </w:r>
            <w:r w:rsidRPr="00EF7ABF">
              <w:rPr>
                <w:rFonts w:ascii="Arial" w:hAnsi="Arial" w:cs="Arial"/>
                <w:lang w:val="ru-RU"/>
              </w:rPr>
              <w:t xml:space="preserve"> или </w:t>
            </w:r>
            <w:r w:rsidRPr="00113458">
              <w:rPr>
                <w:rFonts w:ascii="Arial" w:hAnsi="Arial" w:cs="Arial"/>
              </w:rPr>
              <w:t>MDV</w:t>
            </w:r>
            <w:r w:rsidRPr="00EF7ABF">
              <w:rPr>
                <w:rFonts w:ascii="Arial" w:hAnsi="Arial" w:cs="Arial"/>
                <w:lang w:val="ru-RU"/>
              </w:rPr>
              <w:t>. Модель и тип</w:t>
            </w:r>
          </w:p>
          <w:p w14:paraId="69DB7A00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подбирается индивидуально по ТЗ</w:t>
            </w:r>
          </w:p>
          <w:p w14:paraId="23E42F3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  <w:shd w:val="clear" w:color="auto" w:fill="auto"/>
          </w:tcPr>
          <w:p w14:paraId="03F419F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Кондиционер + пульт. </w:t>
            </w:r>
          </w:p>
          <w:p w14:paraId="4694C90F" w14:textId="39FFD2C9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>Тип внутреннего блока кондиционера</w:t>
            </w:r>
            <w:ins w:id="372" w:author="ALI" w:date="2026-08-20T12:11:00Z">
              <w:r w:rsidR="002F7C08">
                <w:rPr>
                  <w:rFonts w:ascii="Arial" w:hAnsi="Arial" w:cs="Arial"/>
                  <w:lang w:val="ru-RU"/>
                </w:rPr>
                <w:t xml:space="preserve"> </w:t>
              </w:r>
            </w:ins>
            <w:r w:rsidRPr="00EF7ABF">
              <w:rPr>
                <w:rFonts w:ascii="Arial" w:hAnsi="Arial" w:cs="Arial"/>
                <w:lang w:val="ru-RU"/>
              </w:rPr>
              <w:t>- согласно проект</w:t>
            </w:r>
            <w:ins w:id="373" w:author="ALI" w:date="2026-08-20T12:10:00Z">
              <w:r w:rsidR="002F7C08">
                <w:rPr>
                  <w:rFonts w:ascii="Arial" w:hAnsi="Arial" w:cs="Arial"/>
                  <w:lang w:val="ru-RU"/>
                </w:rPr>
                <w:t>у</w:t>
              </w:r>
            </w:ins>
            <w:del w:id="374" w:author="ALI" w:date="2026-08-20T12:10:00Z">
              <w:r w:rsidRPr="00EF7ABF" w:rsidDel="002F7C08">
                <w:rPr>
                  <w:rFonts w:ascii="Arial" w:hAnsi="Arial" w:cs="Arial"/>
                  <w:lang w:val="ru-RU"/>
                </w:rPr>
                <w:delText>а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. В случае кассетного, декоративная панель красится в цвет потолка. </w:t>
            </w:r>
            <w:r w:rsidRPr="00113458">
              <w:rPr>
                <w:rFonts w:ascii="Arial" w:hAnsi="Arial" w:cs="Arial"/>
              </w:rPr>
              <w:t>Окраска RAL 3020.</w:t>
            </w:r>
          </w:p>
        </w:tc>
        <w:tc>
          <w:tcPr>
            <w:tcW w:w="1973" w:type="dxa"/>
            <w:shd w:val="clear" w:color="auto" w:fill="auto"/>
          </w:tcPr>
          <w:p w14:paraId="54F2245B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781CE8" w14:paraId="418CC151" w14:textId="77777777" w:rsidTr="00C568D5">
        <w:tc>
          <w:tcPr>
            <w:tcW w:w="2530" w:type="dxa"/>
            <w:shd w:val="clear" w:color="auto" w:fill="auto"/>
            <w:vAlign w:val="center"/>
          </w:tcPr>
          <w:p w14:paraId="37C8781F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Радиатор</w:t>
            </w:r>
          </w:p>
        </w:tc>
        <w:tc>
          <w:tcPr>
            <w:tcW w:w="4246" w:type="dxa"/>
            <w:shd w:val="clear" w:color="auto" w:fill="auto"/>
          </w:tcPr>
          <w:p w14:paraId="20B50379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5B52F400" w14:textId="17F8D033" w:rsidR="00C568D5" w:rsidRPr="00113458" w:rsidRDefault="00C568D5" w:rsidP="00C568D5">
            <w:pPr>
              <w:rPr>
                <w:rFonts w:ascii="Arial" w:hAnsi="Arial" w:cs="Arial"/>
              </w:rPr>
            </w:pPr>
            <w:r w:rsidRPr="0072664C">
              <w:rPr>
                <w:rFonts w:ascii="Arial" w:hAnsi="Arial" w:cs="Arial"/>
              </w:rPr>
              <w:t>RIFAR В500</w:t>
            </w:r>
          </w:p>
        </w:tc>
        <w:tc>
          <w:tcPr>
            <w:tcW w:w="5753" w:type="dxa"/>
            <w:shd w:val="clear" w:color="auto" w:fill="auto"/>
          </w:tcPr>
          <w:p w14:paraId="186782F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Биметаллический радиатор либо аналог, открытая установка или в нише</w:t>
            </w:r>
          </w:p>
          <w:p w14:paraId="5616E9F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481B363F" w14:textId="2393B0BC" w:rsidR="00C568D5" w:rsidRPr="00720766" w:rsidRDefault="00C568D5">
            <w:pPr>
              <w:rPr>
                <w:rFonts w:ascii="Arial" w:hAnsi="Arial" w:cs="Arial"/>
                <w:lang w:val="ru-RU"/>
              </w:rPr>
              <w:pPrChange w:id="375" w:author="ALI" w:date="2026-08-19T11:01:00Z">
                <w:pPr>
                  <w:jc w:val="right"/>
                </w:pPr>
              </w:pPrChange>
            </w:pPr>
            <w:r>
              <w:rPr>
                <w:rFonts w:ascii="Arial" w:hAnsi="Arial" w:cs="Arial"/>
              </w:rPr>
              <w:t>Приложение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56FCF696" w14:textId="5521CCA6" w:rsidR="00C568D5" w:rsidRPr="00720766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Лист 3</w:t>
            </w:r>
            <w:r>
              <w:rPr>
                <w:rFonts w:ascii="Arial" w:hAnsi="Arial" w:cs="Arial"/>
                <w:lang w:val="ru-RU"/>
              </w:rPr>
              <w:t>5</w:t>
            </w:r>
          </w:p>
        </w:tc>
      </w:tr>
      <w:tr w:rsidR="00C568D5" w:rsidRPr="00781CE8" w14:paraId="14ECC7D1" w14:textId="77777777" w:rsidTr="00C568D5">
        <w:tc>
          <w:tcPr>
            <w:tcW w:w="14502" w:type="dxa"/>
            <w:gridSpan w:val="4"/>
            <w:vAlign w:val="center"/>
          </w:tcPr>
          <w:p w14:paraId="4FE11EAF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ЗОНА КОНФИДЕНЦИАЛЬНОГО ОБСЛУЖИВАНИЯ</w:t>
            </w:r>
          </w:p>
          <w:p w14:paraId="0A630CC0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  <w:i/>
              </w:rPr>
            </w:pPr>
            <w:r w:rsidRPr="00113458">
              <w:rPr>
                <w:rFonts w:ascii="Arial" w:hAnsi="Arial" w:cs="Arial"/>
                <w:b/>
                <w:i/>
              </w:rPr>
              <w:t>СОКР</w:t>
            </w:r>
          </w:p>
        </w:tc>
      </w:tr>
      <w:tr w:rsidR="00C568D5" w:rsidRPr="00A11CD7" w14:paraId="67B59186" w14:textId="77777777" w:rsidTr="00C568D5">
        <w:tc>
          <w:tcPr>
            <w:tcW w:w="2530" w:type="dxa"/>
            <w:vAlign w:val="center"/>
          </w:tcPr>
          <w:p w14:paraId="5ABA5AE4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Стены</w:t>
            </w:r>
          </w:p>
          <w:p w14:paraId="3A3DBEFC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6DD4A16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1422201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Из кирпича с облицовкой ГКЛ (С623) с каждой стороны в один слой, усиленная арматурой диаметром 16 мм с ячейкой 150х150 мм -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 xml:space="preserve">-2100 мм, толщиной 200 мм, выше до перекрытия, ГКЛ  (С115) - 200 мм два слоя с каждой стороны, усиленная арматурой диаметром не менее 12 мм с ячейкой 150х150 мм. </w:t>
            </w:r>
            <w:r w:rsidRPr="00113458">
              <w:rPr>
                <w:rFonts w:ascii="Arial" w:hAnsi="Arial" w:cs="Arial"/>
              </w:rPr>
              <w:t>Оклейка стеклообоями типа «паутинка»</w:t>
            </w:r>
          </w:p>
          <w:p w14:paraId="311F2B73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13D29F4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234A7E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 </w:t>
            </w:r>
          </w:p>
        </w:tc>
        <w:tc>
          <w:tcPr>
            <w:tcW w:w="1973" w:type="dxa"/>
          </w:tcPr>
          <w:p w14:paraId="70AAE8E5" w14:textId="0CB4DAF1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76AE4CB8" w14:textId="77777777" w:rsidTr="00C568D5">
        <w:tc>
          <w:tcPr>
            <w:tcW w:w="2530" w:type="dxa"/>
            <w:vAlign w:val="center"/>
          </w:tcPr>
          <w:p w14:paraId="3B9CB718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Пол</w:t>
            </w:r>
          </w:p>
          <w:p w14:paraId="0628DF66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690F111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20E77D2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>Керамогранит</w:t>
            </w:r>
            <w:del w:id="376" w:author="ALI" w:date="2026-08-20T12:11:00Z">
              <w:r w:rsidRPr="00EF7ABF" w:rsidDel="002F7C08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 КЕРАМА МАРАЦЦИ </w:t>
            </w:r>
            <w:r w:rsidRPr="00113458">
              <w:rPr>
                <w:rFonts w:ascii="Arial" w:hAnsi="Arial" w:cs="Arial"/>
              </w:rPr>
              <w:t>SG</w:t>
            </w:r>
            <w:r w:rsidRPr="00EF7ABF">
              <w:rPr>
                <w:rFonts w:ascii="Arial" w:hAnsi="Arial" w:cs="Arial"/>
                <w:lang w:val="ru-RU"/>
              </w:rPr>
              <w:t>632400</w:t>
            </w:r>
            <w:r w:rsidRPr="00113458">
              <w:rPr>
                <w:rFonts w:ascii="Arial" w:hAnsi="Arial" w:cs="Arial"/>
              </w:rPr>
              <w:t>R</w:t>
            </w:r>
            <w:r w:rsidRPr="00EF7ABF">
              <w:rPr>
                <w:rFonts w:ascii="Arial" w:hAnsi="Arial" w:cs="Arial"/>
                <w:lang w:val="ru-RU"/>
              </w:rPr>
              <w:t xml:space="preserve"> 600х600 мм ТЕРРАЦЦО, цвет – серый светлый. </w:t>
            </w:r>
            <w:r w:rsidRPr="00113458">
              <w:rPr>
                <w:rFonts w:ascii="Arial" w:hAnsi="Arial" w:cs="Arial"/>
              </w:rPr>
              <w:t>Либо аналог</w:t>
            </w:r>
          </w:p>
          <w:p w14:paraId="00176113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1BF3C8B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267981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600х600 мм. Затирка – в цвет плитки, шов 1,5-2 мм</w:t>
            </w:r>
          </w:p>
        </w:tc>
        <w:tc>
          <w:tcPr>
            <w:tcW w:w="1973" w:type="dxa"/>
          </w:tcPr>
          <w:p w14:paraId="0B41CEF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12DA20DA" w14:textId="77777777" w:rsidTr="00C568D5">
        <w:tc>
          <w:tcPr>
            <w:tcW w:w="2530" w:type="dxa"/>
            <w:vAlign w:val="center"/>
          </w:tcPr>
          <w:p w14:paraId="17C2315F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Плинтус</w:t>
            </w:r>
          </w:p>
        </w:tc>
        <w:tc>
          <w:tcPr>
            <w:tcW w:w="4246" w:type="dxa"/>
          </w:tcPr>
          <w:p w14:paraId="0FECCD2D" w14:textId="77777777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B6810E7" w14:textId="26463C6B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  <w:r w:rsidRPr="00461916">
              <w:rPr>
                <w:rFonts w:ascii="Arial" w:hAnsi="Arial" w:cs="Arial"/>
              </w:rPr>
              <w:t>Fezard</w:t>
            </w:r>
            <w:r w:rsidRPr="00461916">
              <w:rPr>
                <w:rFonts w:ascii="Arial" w:hAnsi="Arial" w:cs="Arial"/>
                <w:lang w:val="ru-RU"/>
              </w:rPr>
              <w:t xml:space="preserve"> </w:t>
            </w:r>
            <w:del w:id="377" w:author="ALI" w:date="2026-08-20T12:11:00Z">
              <w:r w:rsidRPr="00461916" w:rsidDel="002F7C08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461916">
              <w:rPr>
                <w:rFonts w:ascii="Arial" w:hAnsi="Arial" w:cs="Arial"/>
                <w:lang w:val="ru-RU"/>
              </w:rPr>
              <w:t xml:space="preserve">2500*80*10 </w:t>
            </w:r>
            <w:r w:rsidRPr="00461916">
              <w:rPr>
                <w:rFonts w:ascii="Arial" w:hAnsi="Arial" w:cs="Arial"/>
              </w:rPr>
              <w:t>c</w:t>
            </w:r>
            <w:r w:rsidRPr="00461916">
              <w:rPr>
                <w:rFonts w:ascii="Arial" w:hAnsi="Arial" w:cs="Arial"/>
                <w:lang w:val="ru-RU"/>
              </w:rPr>
              <w:t xml:space="preserve"> соединителями и углами или аналог.</w:t>
            </w:r>
          </w:p>
        </w:tc>
        <w:tc>
          <w:tcPr>
            <w:tcW w:w="5753" w:type="dxa"/>
          </w:tcPr>
          <w:p w14:paraId="025D405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E7A1BF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Плинтус алюминиевый анодированный самоклеящийся,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-80 мм</w:t>
            </w:r>
          </w:p>
          <w:p w14:paraId="3D8F2B0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3872455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12826244" w14:textId="77777777" w:rsidTr="00C568D5">
        <w:tc>
          <w:tcPr>
            <w:tcW w:w="2530" w:type="dxa"/>
            <w:vAlign w:val="center"/>
          </w:tcPr>
          <w:p w14:paraId="552AF84D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Потолок</w:t>
            </w:r>
          </w:p>
        </w:tc>
        <w:tc>
          <w:tcPr>
            <w:tcW w:w="4246" w:type="dxa"/>
          </w:tcPr>
          <w:p w14:paraId="6C84892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38E553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ГКЛ, усиленный арматурой диаметром не менее 16 мм. На потолке в решетке выполнить технологический люк (при </w:t>
            </w:r>
            <w:r w:rsidRPr="00EF7ABF">
              <w:rPr>
                <w:rFonts w:ascii="Arial" w:hAnsi="Arial" w:cs="Arial"/>
                <w:lang w:val="ru-RU"/>
              </w:rPr>
              <w:lastRenderedPageBreak/>
              <w:t xml:space="preserve">необходимости) 600х600 мм из арматуры Ø16 мм, закрываемый на четыре навесных замка с толщиной дужки не менее 16 мм. </w:t>
            </w:r>
            <w:r w:rsidRPr="00113458">
              <w:rPr>
                <w:rFonts w:ascii="Arial" w:hAnsi="Arial" w:cs="Arial"/>
              </w:rPr>
              <w:t>H-2750 мм</w:t>
            </w:r>
          </w:p>
          <w:p w14:paraId="7667F3B9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0CFDEAC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423D35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7, цвет - базовый полуматовый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</w:t>
            </w:r>
          </w:p>
        </w:tc>
        <w:tc>
          <w:tcPr>
            <w:tcW w:w="1973" w:type="dxa"/>
          </w:tcPr>
          <w:p w14:paraId="6D668ED5" w14:textId="114012D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513A10F8" w14:textId="77777777" w:rsidTr="00C568D5">
        <w:tc>
          <w:tcPr>
            <w:tcW w:w="2530" w:type="dxa"/>
            <w:vAlign w:val="center"/>
          </w:tcPr>
          <w:p w14:paraId="2F0078EF" w14:textId="77777777" w:rsidR="00C568D5" w:rsidRPr="006A1F85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6A1F85">
              <w:rPr>
                <w:rFonts w:ascii="Arial" w:hAnsi="Arial" w:cs="Arial"/>
                <w:b/>
              </w:rPr>
              <w:t>Освещение</w:t>
            </w:r>
          </w:p>
        </w:tc>
        <w:tc>
          <w:tcPr>
            <w:tcW w:w="4246" w:type="dxa"/>
          </w:tcPr>
          <w:p w14:paraId="402C4570" w14:textId="77777777" w:rsidR="00C568D5" w:rsidRPr="006A1F85" w:rsidRDefault="00C568D5" w:rsidP="00C568D5">
            <w:pPr>
              <w:rPr>
                <w:rFonts w:ascii="Arial" w:hAnsi="Arial" w:cs="Arial"/>
              </w:rPr>
            </w:pPr>
          </w:p>
          <w:p w14:paraId="7D70A0A4" w14:textId="77777777" w:rsidR="00C568D5" w:rsidRPr="006A1F85" w:rsidRDefault="00C568D5" w:rsidP="00C568D5">
            <w:pPr>
              <w:rPr>
                <w:rFonts w:ascii="Arial" w:hAnsi="Arial" w:cs="Arial"/>
              </w:rPr>
            </w:pPr>
            <w:r w:rsidRPr="006A1F85">
              <w:rPr>
                <w:rFonts w:ascii="Arial" w:hAnsi="Arial" w:cs="Arial"/>
              </w:rPr>
              <w:t>INI LED 60 LN или аналог</w:t>
            </w:r>
          </w:p>
          <w:p w14:paraId="64CFB44E" w14:textId="77777777" w:rsidR="00C568D5" w:rsidRPr="006A1F85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0F44F093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62CE01E1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 xml:space="preserve">Светильник LED, 4000K </w:t>
            </w:r>
          </w:p>
        </w:tc>
        <w:tc>
          <w:tcPr>
            <w:tcW w:w="1973" w:type="dxa"/>
          </w:tcPr>
          <w:p w14:paraId="142B03B6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A11CD7" w14:paraId="26C55C33" w14:textId="77777777" w:rsidTr="001D6C3C">
        <w:tc>
          <w:tcPr>
            <w:tcW w:w="2530" w:type="dxa"/>
            <w:shd w:val="clear" w:color="auto" w:fill="auto"/>
            <w:vAlign w:val="center"/>
          </w:tcPr>
          <w:p w14:paraId="3BA9C83F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Розетка электрическая</w:t>
            </w:r>
          </w:p>
        </w:tc>
        <w:tc>
          <w:tcPr>
            <w:tcW w:w="4246" w:type="dxa"/>
            <w:shd w:val="clear" w:color="auto" w:fill="auto"/>
          </w:tcPr>
          <w:p w14:paraId="4779E2BA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9FBE611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B73DDAB" w14:textId="3FB5F49D" w:rsidR="00C568D5" w:rsidRPr="00D750E9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Legrand</w:t>
            </w:r>
            <w:r w:rsidRPr="00612E78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Mozaik</w:t>
            </w:r>
            <w:r>
              <w:rPr>
                <w:rFonts w:ascii="Arial" w:hAnsi="Arial" w:cs="Arial"/>
                <w:lang w:val="ru-RU"/>
              </w:rPr>
              <w:t xml:space="preserve">, </w:t>
            </w:r>
            <w:r>
              <w:rPr>
                <w:rFonts w:ascii="Arial" w:hAnsi="Arial" w:cs="Arial"/>
              </w:rPr>
              <w:t>DKC</w:t>
            </w:r>
            <w:r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  <w:shd w:val="clear" w:color="auto" w:fill="auto"/>
          </w:tcPr>
          <w:p w14:paraId="270BDF9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D8D37B7" w14:textId="6F888EB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Розетка, встраиваемая с автоматическими клеммами,</w:t>
            </w:r>
            <w:del w:id="378" w:author="ALI" w:date="2026-08-20T12:11:00Z">
              <w:r w:rsidRPr="00EF7ABF" w:rsidDel="002F7C08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 суппортом и рамкой белого цвета</w:t>
            </w:r>
          </w:p>
          <w:p w14:paraId="7D9F201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5CA051C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D6D22C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EDBA84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BD25A1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FD62E9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18A881C2" w14:textId="77777777" w:rsidTr="00C568D5">
        <w:tc>
          <w:tcPr>
            <w:tcW w:w="2530" w:type="dxa"/>
            <w:vAlign w:val="center"/>
          </w:tcPr>
          <w:p w14:paraId="7C6EDD1A" w14:textId="77777777" w:rsidR="00C568D5" w:rsidRPr="00113458" w:rsidRDefault="00C568D5" w:rsidP="00C568D5">
            <w:pPr>
              <w:jc w:val="center"/>
              <w:rPr>
                <w:rFonts w:ascii="Arial" w:eastAsia="Corbel" w:hAnsi="Arial" w:cs="Arial"/>
                <w:b/>
              </w:rPr>
            </w:pPr>
            <w:r w:rsidRPr="00113458">
              <w:rPr>
                <w:rFonts w:ascii="Arial" w:eastAsia="Corbel" w:hAnsi="Arial" w:cs="Arial"/>
                <w:b/>
              </w:rPr>
              <w:t>Окно</w:t>
            </w:r>
          </w:p>
        </w:tc>
        <w:tc>
          <w:tcPr>
            <w:tcW w:w="4246" w:type="dxa"/>
          </w:tcPr>
          <w:p w14:paraId="442520B6" w14:textId="77777777" w:rsidR="00C568D5" w:rsidRPr="00EF7ABF" w:rsidRDefault="00C568D5" w:rsidP="00C568D5">
            <w:pPr>
              <w:rPr>
                <w:rFonts w:ascii="Arial" w:eastAsia="Corbel" w:hAnsi="Arial" w:cs="Arial"/>
                <w:lang w:val="ru-RU"/>
              </w:rPr>
            </w:pPr>
          </w:p>
          <w:p w14:paraId="5F64C01B" w14:textId="77777777" w:rsidR="00C568D5" w:rsidRPr="00EF7ABF" w:rsidRDefault="00C568D5" w:rsidP="00C568D5">
            <w:pPr>
              <w:rPr>
                <w:rFonts w:ascii="Arial" w:eastAsia="Corbel" w:hAnsi="Arial" w:cs="Arial"/>
                <w:lang w:val="ru-RU"/>
              </w:rPr>
            </w:pPr>
            <w:r w:rsidRPr="00EF7ABF">
              <w:rPr>
                <w:rFonts w:ascii="Arial" w:eastAsia="Corbel" w:hAnsi="Arial" w:cs="Arial"/>
                <w:lang w:val="ru-RU"/>
              </w:rPr>
              <w:t xml:space="preserve">Пулестойкий передаточный узел, </w:t>
            </w:r>
          </w:p>
          <w:p w14:paraId="372AAB6B" w14:textId="77777777" w:rsidR="00C568D5" w:rsidRPr="00EF7ABF" w:rsidRDefault="00C568D5" w:rsidP="00C568D5">
            <w:pPr>
              <w:rPr>
                <w:rFonts w:ascii="Arial" w:eastAsia="Corbel" w:hAnsi="Arial" w:cs="Arial"/>
                <w:lang w:val="ru-RU"/>
              </w:rPr>
            </w:pPr>
            <w:r w:rsidRPr="00113458">
              <w:rPr>
                <w:rFonts w:ascii="Arial" w:eastAsia="Corbel" w:hAnsi="Arial" w:cs="Arial"/>
              </w:rPr>
              <w:t>III</w:t>
            </w:r>
            <w:r w:rsidRPr="00EF7ABF">
              <w:rPr>
                <w:rFonts w:ascii="Arial" w:eastAsia="Corbel" w:hAnsi="Arial" w:cs="Arial"/>
                <w:lang w:val="ru-RU"/>
              </w:rPr>
              <w:t xml:space="preserve"> класса защиты</w:t>
            </w:r>
          </w:p>
        </w:tc>
        <w:tc>
          <w:tcPr>
            <w:tcW w:w="5753" w:type="dxa"/>
            <w:vAlign w:val="center"/>
          </w:tcPr>
          <w:p w14:paraId="7AFEF904" w14:textId="77777777" w:rsidR="00C568D5" w:rsidRPr="00EF7ABF" w:rsidRDefault="00C568D5" w:rsidP="00C568D5">
            <w:pPr>
              <w:rPr>
                <w:rFonts w:ascii="Arial" w:eastAsia="Corbel" w:hAnsi="Arial" w:cs="Arial"/>
                <w:lang w:val="ru-RU"/>
              </w:rPr>
            </w:pPr>
          </w:p>
          <w:p w14:paraId="22A403CB" w14:textId="64D7E502" w:rsidR="00C568D5" w:rsidRPr="00EF7ABF" w:rsidRDefault="00C568D5" w:rsidP="00C568D5">
            <w:pPr>
              <w:rPr>
                <w:rFonts w:ascii="Arial" w:eastAsia="Corbel" w:hAnsi="Arial" w:cs="Arial"/>
                <w:lang w:val="ru-RU"/>
              </w:rPr>
            </w:pPr>
            <w:r w:rsidRPr="00EF7ABF">
              <w:rPr>
                <w:rFonts w:ascii="Arial" w:eastAsia="Corbel" w:hAnsi="Arial" w:cs="Arial"/>
                <w:lang w:val="ru-RU"/>
              </w:rPr>
              <w:t>Пулестойкий передаточный узел (класс А2) из стального профиля в составе: бронестекло БрЗ толщиной 27 мм</w:t>
            </w:r>
            <w:r w:rsidRPr="00EF7ABF">
              <w:rPr>
                <w:rFonts w:ascii="Arial" w:eastAsia="Corbel" w:hAnsi="Arial" w:cs="Arial"/>
                <w:lang w:val="ru-RU"/>
              </w:rPr>
              <w:cr/>
              <w:t>Размер стекла 940х800(</w:t>
            </w:r>
            <w:r w:rsidRPr="00113458">
              <w:rPr>
                <w:rFonts w:ascii="Arial" w:eastAsia="Corbel" w:hAnsi="Arial" w:cs="Arial"/>
              </w:rPr>
              <w:t>h</w:t>
            </w:r>
            <w:r w:rsidRPr="00EF7ABF">
              <w:rPr>
                <w:rFonts w:ascii="Arial" w:eastAsia="Corbel" w:hAnsi="Arial" w:cs="Arial"/>
                <w:lang w:val="ru-RU"/>
              </w:rPr>
              <w:t>) мм Лоток Л.7- 240(</w:t>
            </w:r>
            <w:r w:rsidRPr="00113458">
              <w:rPr>
                <w:rFonts w:ascii="Arial" w:eastAsia="Corbel" w:hAnsi="Arial" w:cs="Arial"/>
              </w:rPr>
              <w:t>h</w:t>
            </w:r>
            <w:r w:rsidRPr="00EF7ABF">
              <w:rPr>
                <w:rFonts w:ascii="Arial" w:eastAsia="Corbel" w:hAnsi="Arial" w:cs="Arial"/>
                <w:lang w:val="ru-RU"/>
              </w:rPr>
              <w:t xml:space="preserve">) </w:t>
            </w:r>
            <w:del w:id="379" w:author="ALI" w:date="2026-08-20T12:11:00Z">
              <w:r w:rsidRPr="00EF7ABF" w:rsidDel="002F7C08">
                <w:rPr>
                  <w:rFonts w:ascii="Arial" w:eastAsia="Corbe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eastAsia="Corbel" w:hAnsi="Arial" w:cs="Arial"/>
                <w:lang w:val="ru-RU"/>
              </w:rPr>
              <w:t>мм одноуровневый на две банковские упаковки,</w:t>
            </w:r>
            <w:r w:rsidRPr="00EF7ABF">
              <w:rPr>
                <w:rFonts w:ascii="Arial" w:eastAsia="Corbel" w:hAnsi="Arial" w:cs="Arial"/>
                <w:lang w:val="ru-RU"/>
              </w:rPr>
              <w:cr/>
              <w:t>нержавеющая сталь. Общие габариты по раме 1000х1040(</w:t>
            </w:r>
            <w:r w:rsidRPr="00113458">
              <w:rPr>
                <w:rFonts w:ascii="Arial" w:eastAsia="Corbel" w:hAnsi="Arial" w:cs="Arial"/>
              </w:rPr>
              <w:t>h</w:t>
            </w:r>
            <w:r w:rsidRPr="00EF7ABF">
              <w:rPr>
                <w:rFonts w:ascii="Arial" w:eastAsia="Corbel" w:hAnsi="Arial" w:cs="Arial"/>
                <w:lang w:val="ru-RU"/>
              </w:rPr>
              <w:t xml:space="preserve">) мм. Порошковая покраска рамы </w:t>
            </w:r>
            <w:r w:rsidRPr="00113458">
              <w:rPr>
                <w:rFonts w:ascii="Arial" w:eastAsia="Corbel" w:hAnsi="Arial" w:cs="Arial"/>
              </w:rPr>
              <w:t>RAL</w:t>
            </w:r>
            <w:r w:rsidRPr="00EF7ABF">
              <w:rPr>
                <w:rFonts w:ascii="Arial" w:eastAsia="Corbel" w:hAnsi="Arial" w:cs="Arial"/>
                <w:lang w:val="ru-RU"/>
              </w:rPr>
              <w:t xml:space="preserve"> 7047. Переговорное устройство </w:t>
            </w:r>
            <w:r w:rsidRPr="00113458">
              <w:rPr>
                <w:rFonts w:ascii="Arial" w:eastAsia="Corbel" w:hAnsi="Arial" w:cs="Arial"/>
              </w:rPr>
              <w:t>STELBERRY</w:t>
            </w:r>
            <w:r w:rsidRPr="00EF7ABF">
              <w:rPr>
                <w:rFonts w:ascii="Arial" w:eastAsia="Corbel" w:hAnsi="Arial" w:cs="Arial"/>
                <w:lang w:val="ru-RU"/>
              </w:rPr>
              <w:t xml:space="preserve"> </w:t>
            </w:r>
            <w:r w:rsidRPr="00113458">
              <w:rPr>
                <w:rFonts w:ascii="Arial" w:eastAsia="Corbel" w:hAnsi="Arial" w:cs="Arial"/>
              </w:rPr>
              <w:t>S</w:t>
            </w:r>
            <w:r w:rsidRPr="00EF7ABF">
              <w:rPr>
                <w:rFonts w:ascii="Arial" w:eastAsia="Corbel" w:hAnsi="Arial" w:cs="Arial"/>
                <w:lang w:val="ru-RU"/>
              </w:rPr>
              <w:t>-400 (клиент- кассир). Низ окна, верхняя, горизонтальная плоскость выдвижного лотка</w:t>
            </w:r>
            <w:r w:rsidRPr="00EF7ABF">
              <w:rPr>
                <w:rFonts w:ascii="Arial" w:eastAsia="Corbel" w:hAnsi="Arial" w:cs="Arial"/>
                <w:lang w:val="ru-RU"/>
              </w:rPr>
              <w:cr/>
              <w:t>располагается на высоте 1100 мм от уровня "чистого пола".</w:t>
            </w:r>
          </w:p>
          <w:p w14:paraId="0932479C" w14:textId="77777777" w:rsidR="00C568D5" w:rsidRPr="00EF7ABF" w:rsidRDefault="00C568D5" w:rsidP="00C568D5">
            <w:pPr>
              <w:rPr>
                <w:rFonts w:ascii="Arial" w:eastAsia="Corbel" w:hAnsi="Arial" w:cs="Arial"/>
                <w:lang w:val="ru-RU"/>
              </w:rPr>
            </w:pPr>
          </w:p>
        </w:tc>
        <w:tc>
          <w:tcPr>
            <w:tcW w:w="1973" w:type="dxa"/>
          </w:tcPr>
          <w:p w14:paraId="68F1DC60" w14:textId="3975DD85" w:rsidR="00C568D5" w:rsidRPr="00720766" w:rsidRDefault="00C568D5">
            <w:pPr>
              <w:rPr>
                <w:rFonts w:ascii="Arial" w:hAnsi="Arial" w:cs="Arial"/>
                <w:lang w:val="ru-RU"/>
              </w:rPr>
              <w:pPrChange w:id="380" w:author="ALI" w:date="2026-08-19T11:01:00Z">
                <w:pPr>
                  <w:jc w:val="right"/>
                </w:pPr>
              </w:pPrChange>
            </w:pPr>
            <w:r>
              <w:rPr>
                <w:rFonts w:ascii="Arial" w:hAnsi="Arial" w:cs="Arial"/>
              </w:rPr>
              <w:t>Приложение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21A02B44" w14:textId="59E5EB9D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 xml:space="preserve">Лист </w:t>
            </w:r>
            <w:r>
              <w:rPr>
                <w:rFonts w:ascii="Arial" w:hAnsi="Arial" w:cs="Arial"/>
                <w:lang w:val="ru-RU"/>
              </w:rPr>
              <w:t>1</w:t>
            </w:r>
            <w:r w:rsidRPr="00113458">
              <w:rPr>
                <w:rFonts w:ascii="Arial" w:hAnsi="Arial" w:cs="Arial"/>
              </w:rPr>
              <w:t>1</w:t>
            </w:r>
          </w:p>
        </w:tc>
      </w:tr>
      <w:tr w:rsidR="00C568D5" w:rsidRPr="00781CE8" w14:paraId="319C7134" w14:textId="77777777" w:rsidTr="00C568D5">
        <w:tc>
          <w:tcPr>
            <w:tcW w:w="2530" w:type="dxa"/>
            <w:vAlign w:val="center"/>
          </w:tcPr>
          <w:p w14:paraId="1386AFD8" w14:textId="77777777" w:rsidR="00C568D5" w:rsidRPr="00113458" w:rsidRDefault="00C568D5" w:rsidP="00C568D5">
            <w:pPr>
              <w:jc w:val="center"/>
              <w:rPr>
                <w:rFonts w:ascii="Arial" w:eastAsia="Corbel" w:hAnsi="Arial" w:cs="Arial"/>
                <w:b/>
              </w:rPr>
            </w:pPr>
            <w:r w:rsidRPr="00113458">
              <w:rPr>
                <w:rFonts w:ascii="Arial" w:eastAsia="Corbel" w:hAnsi="Arial" w:cs="Arial"/>
                <w:b/>
              </w:rPr>
              <w:t>Бронешлюз</w:t>
            </w:r>
          </w:p>
        </w:tc>
        <w:tc>
          <w:tcPr>
            <w:tcW w:w="4246" w:type="dxa"/>
            <w:vAlign w:val="center"/>
          </w:tcPr>
          <w:p w14:paraId="3114A612" w14:textId="77777777" w:rsidR="00C568D5" w:rsidRPr="00EF7ABF" w:rsidRDefault="00C568D5" w:rsidP="00C568D5">
            <w:pPr>
              <w:rPr>
                <w:rFonts w:ascii="Arial" w:eastAsia="Corbel" w:hAnsi="Arial" w:cs="Arial"/>
                <w:lang w:val="ru-RU"/>
              </w:rPr>
            </w:pPr>
            <w:r w:rsidRPr="00EF7ABF">
              <w:rPr>
                <w:rFonts w:ascii="Arial" w:eastAsia="Corbel" w:hAnsi="Arial" w:cs="Arial"/>
                <w:lang w:val="ru-RU"/>
              </w:rPr>
              <w:t>Металлическое изделие с пулестойким стеклом</w:t>
            </w:r>
          </w:p>
        </w:tc>
        <w:tc>
          <w:tcPr>
            <w:tcW w:w="5753" w:type="dxa"/>
            <w:vAlign w:val="center"/>
          </w:tcPr>
          <w:p w14:paraId="0033C7A6" w14:textId="77777777" w:rsidR="00C568D5" w:rsidRPr="00EF7ABF" w:rsidRDefault="00C568D5" w:rsidP="00C568D5">
            <w:pPr>
              <w:rPr>
                <w:rFonts w:ascii="Arial" w:eastAsia="Corbel" w:hAnsi="Arial" w:cs="Arial"/>
                <w:lang w:val="ru-RU"/>
              </w:rPr>
            </w:pPr>
          </w:p>
          <w:p w14:paraId="6960375E" w14:textId="5411EE71" w:rsidR="00C568D5" w:rsidRPr="00113458" w:rsidRDefault="00C568D5" w:rsidP="00C568D5">
            <w:pPr>
              <w:rPr>
                <w:rFonts w:ascii="Arial" w:eastAsia="Corbel" w:hAnsi="Arial" w:cs="Arial"/>
              </w:rPr>
            </w:pPr>
            <w:r w:rsidRPr="000D5869">
              <w:rPr>
                <w:rFonts w:ascii="Arial" w:eastAsia="Corbel" w:hAnsi="Arial" w:cs="Arial"/>
                <w:lang w:val="ru-RU"/>
              </w:rPr>
              <w:t xml:space="preserve">Шлюз инкассаторский кл. Бр-3 по пулестойкости, механичесский со стеклом, </w:t>
            </w:r>
            <w:del w:id="381" w:author="ALI" w:date="2026-08-20T12:11:00Z">
              <w:r w:rsidRPr="000D5869" w:rsidDel="002F7C08">
                <w:rPr>
                  <w:rFonts w:ascii="Arial" w:eastAsia="Corbel" w:hAnsi="Arial" w:cs="Arial"/>
                  <w:lang w:val="ru-RU"/>
                </w:rPr>
                <w:delText xml:space="preserve"> </w:delText>
              </w:r>
            </w:del>
            <w:r w:rsidRPr="000D5869">
              <w:rPr>
                <w:rFonts w:ascii="Arial" w:eastAsia="Corbel" w:hAnsi="Arial" w:cs="Arial"/>
                <w:lang w:val="ru-RU"/>
              </w:rPr>
              <w:t>габаритные размеры 750х540х615 мм. ВхШхД. Внутренние размеры</w:t>
            </w:r>
            <w:del w:id="382" w:author="ALI" w:date="2026-08-20T12:11:00Z">
              <w:r w:rsidRPr="000D5869" w:rsidDel="002F7C08">
                <w:rPr>
                  <w:rFonts w:ascii="Arial" w:eastAsia="Corbel" w:hAnsi="Arial" w:cs="Arial"/>
                  <w:lang w:val="ru-RU"/>
                </w:rPr>
                <w:delText xml:space="preserve"> </w:delText>
              </w:r>
            </w:del>
            <w:r w:rsidRPr="000D5869">
              <w:rPr>
                <w:rFonts w:ascii="Arial" w:eastAsia="Corbel" w:hAnsi="Arial" w:cs="Arial"/>
                <w:lang w:val="ru-RU"/>
              </w:rPr>
              <w:t xml:space="preserve"> 652х250х471 мм. Открывание кассира левое, инкассатора правое. Порошковая окрас. RAL7047.</w:t>
            </w:r>
          </w:p>
        </w:tc>
        <w:tc>
          <w:tcPr>
            <w:tcW w:w="1973" w:type="dxa"/>
          </w:tcPr>
          <w:p w14:paraId="2B390331" w14:textId="2808A652" w:rsidR="00C568D5" w:rsidRPr="00720766" w:rsidRDefault="00C568D5">
            <w:pPr>
              <w:rPr>
                <w:rFonts w:ascii="Arial" w:hAnsi="Arial" w:cs="Arial"/>
                <w:lang w:val="ru-RU"/>
              </w:rPr>
              <w:pPrChange w:id="383" w:author="ALI" w:date="2026-08-19T11:02:00Z">
                <w:pPr>
                  <w:jc w:val="right"/>
                </w:pPr>
              </w:pPrChange>
            </w:pPr>
            <w:r>
              <w:rPr>
                <w:rFonts w:ascii="Arial" w:hAnsi="Arial" w:cs="Arial"/>
              </w:rPr>
              <w:t>Приложение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453C33CF" w14:textId="44BDC344" w:rsidR="00C568D5" w:rsidRPr="00720766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 xml:space="preserve">Лист </w:t>
            </w:r>
            <w:r>
              <w:rPr>
                <w:rFonts w:ascii="Arial" w:hAnsi="Arial" w:cs="Arial"/>
                <w:lang w:val="ru-RU"/>
              </w:rPr>
              <w:t>11</w:t>
            </w:r>
          </w:p>
        </w:tc>
      </w:tr>
      <w:tr w:rsidR="00C568D5" w:rsidRPr="00781CE8" w14:paraId="46EE1A65" w14:textId="77777777" w:rsidTr="00C568D5">
        <w:tc>
          <w:tcPr>
            <w:tcW w:w="2530" w:type="dxa"/>
            <w:vAlign w:val="center"/>
          </w:tcPr>
          <w:p w14:paraId="59AFAC09" w14:textId="77777777" w:rsidR="00C568D5" w:rsidRPr="00113458" w:rsidRDefault="00C568D5" w:rsidP="00C568D5">
            <w:pPr>
              <w:jc w:val="center"/>
              <w:rPr>
                <w:rFonts w:ascii="Arial" w:eastAsia="Corbel" w:hAnsi="Arial" w:cs="Arial"/>
                <w:b/>
              </w:rPr>
            </w:pPr>
            <w:r w:rsidRPr="00113458">
              <w:rPr>
                <w:rFonts w:ascii="Arial" w:eastAsia="Corbel" w:hAnsi="Arial" w:cs="Arial"/>
                <w:b/>
              </w:rPr>
              <w:t>Дверь</w:t>
            </w:r>
          </w:p>
        </w:tc>
        <w:tc>
          <w:tcPr>
            <w:tcW w:w="4246" w:type="dxa"/>
            <w:vAlign w:val="center"/>
          </w:tcPr>
          <w:p w14:paraId="4367AE6F" w14:textId="77777777" w:rsidR="00C568D5" w:rsidRPr="00113458" w:rsidRDefault="00C568D5" w:rsidP="00C568D5">
            <w:pPr>
              <w:rPr>
                <w:rFonts w:ascii="Arial" w:eastAsia="Corbel" w:hAnsi="Arial" w:cs="Arial"/>
              </w:rPr>
            </w:pPr>
            <w:r w:rsidRPr="00113458">
              <w:rPr>
                <w:rFonts w:ascii="Arial" w:eastAsia="Corbel" w:hAnsi="Arial" w:cs="Arial"/>
              </w:rPr>
              <w:t>Дверь металлическая одностворчатая</w:t>
            </w:r>
          </w:p>
          <w:p w14:paraId="7B9BB801" w14:textId="77777777" w:rsidR="00C568D5" w:rsidRPr="00113458" w:rsidRDefault="00C568D5" w:rsidP="00C568D5">
            <w:pPr>
              <w:rPr>
                <w:rFonts w:ascii="Arial" w:eastAsia="Corbel" w:hAnsi="Arial" w:cs="Arial"/>
              </w:rPr>
            </w:pPr>
          </w:p>
        </w:tc>
        <w:tc>
          <w:tcPr>
            <w:tcW w:w="5753" w:type="dxa"/>
            <w:vAlign w:val="center"/>
          </w:tcPr>
          <w:p w14:paraId="1FEEFCD8" w14:textId="77777777" w:rsidR="00C568D5" w:rsidRPr="00E62849" w:rsidRDefault="00C568D5" w:rsidP="00C568D5">
            <w:pPr>
              <w:rPr>
                <w:rFonts w:ascii="Arial" w:eastAsia="Corbel" w:hAnsi="Arial" w:cs="Arial"/>
                <w:highlight w:val="yellow"/>
                <w:lang w:val="ru-RU"/>
              </w:rPr>
            </w:pPr>
          </w:p>
          <w:p w14:paraId="2E66B553" w14:textId="77777777" w:rsidR="00C568D5" w:rsidRPr="000D5869" w:rsidRDefault="00C568D5" w:rsidP="00C568D5">
            <w:pPr>
              <w:rPr>
                <w:rFonts w:ascii="Arial" w:eastAsia="Corbel" w:hAnsi="Arial" w:cs="Arial"/>
              </w:rPr>
            </w:pPr>
            <w:r w:rsidRPr="000D5869">
              <w:rPr>
                <w:rFonts w:ascii="Arial" w:eastAsia="Corbel" w:hAnsi="Arial" w:cs="Arial"/>
                <w:lang w:val="ru-RU"/>
              </w:rPr>
              <w:t xml:space="preserve">Бронедверь по </w:t>
            </w:r>
            <w:r w:rsidRPr="000D5869">
              <w:rPr>
                <w:rFonts w:ascii="Arial" w:eastAsia="Corbel" w:hAnsi="Arial" w:cs="Arial"/>
              </w:rPr>
              <w:t>II</w:t>
            </w:r>
            <w:r w:rsidRPr="000D5869">
              <w:rPr>
                <w:rFonts w:ascii="Arial" w:eastAsia="Corbel" w:hAnsi="Arial" w:cs="Arial"/>
                <w:lang w:val="ru-RU"/>
              </w:rPr>
              <w:t xml:space="preserve"> классу защиты от взлома, Бр 2 класс по пулестойкости. Размер: 900х2100 мм. Ручка-скоба из нержавеющей стали "</w:t>
            </w:r>
            <w:r w:rsidRPr="000D5869">
              <w:rPr>
                <w:rFonts w:ascii="Arial" w:eastAsia="Corbel" w:hAnsi="Arial" w:cs="Arial"/>
              </w:rPr>
              <w:t>Apecs</w:t>
            </w:r>
            <w:r w:rsidRPr="000D5869">
              <w:rPr>
                <w:rFonts w:ascii="Arial" w:eastAsia="Corbel" w:hAnsi="Arial" w:cs="Arial"/>
                <w:lang w:val="ru-RU"/>
              </w:rPr>
              <w:t xml:space="preserve">". Наличие двух замков, один из них сувального типа, другой с «ключ-завертка». </w:t>
            </w:r>
            <w:r w:rsidRPr="000D5869">
              <w:rPr>
                <w:rFonts w:ascii="Arial" w:eastAsia="Corbel" w:hAnsi="Arial" w:cs="Arial"/>
              </w:rPr>
              <w:lastRenderedPageBreak/>
              <w:t>Наличие противосъемных приспособлений. Доводчик DORMA TS-83. Порошковая покраска RAL 7047.</w:t>
            </w:r>
          </w:p>
          <w:p w14:paraId="3546F63D" w14:textId="77777777" w:rsidR="00C568D5" w:rsidRPr="00E62849" w:rsidRDefault="00C568D5" w:rsidP="00C568D5">
            <w:pPr>
              <w:rPr>
                <w:rFonts w:ascii="Arial" w:eastAsia="Corbel" w:hAnsi="Arial" w:cs="Arial"/>
                <w:highlight w:val="yellow"/>
              </w:rPr>
            </w:pPr>
          </w:p>
        </w:tc>
        <w:tc>
          <w:tcPr>
            <w:tcW w:w="1973" w:type="dxa"/>
          </w:tcPr>
          <w:p w14:paraId="750B2096" w14:textId="3EF8D99A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A11CD7" w14:paraId="411E1290" w14:textId="77777777" w:rsidTr="00C568D5">
        <w:tc>
          <w:tcPr>
            <w:tcW w:w="2530" w:type="dxa"/>
            <w:vAlign w:val="center"/>
          </w:tcPr>
          <w:p w14:paraId="377770EE" w14:textId="77777777" w:rsidR="00C568D5" w:rsidRPr="00113458" w:rsidRDefault="00C568D5" w:rsidP="00C568D5">
            <w:pPr>
              <w:jc w:val="center"/>
              <w:rPr>
                <w:rFonts w:ascii="Arial" w:eastAsia="Corbel" w:hAnsi="Arial" w:cs="Arial"/>
                <w:b/>
              </w:rPr>
            </w:pPr>
            <w:r w:rsidRPr="00113458">
              <w:rPr>
                <w:rFonts w:ascii="Arial" w:eastAsia="Corbel" w:hAnsi="Arial" w:cs="Arial"/>
                <w:b/>
              </w:rPr>
              <w:t>Броня</w:t>
            </w:r>
          </w:p>
        </w:tc>
        <w:tc>
          <w:tcPr>
            <w:tcW w:w="4246" w:type="dxa"/>
            <w:vAlign w:val="center"/>
          </w:tcPr>
          <w:p w14:paraId="7C3424F0" w14:textId="77777777" w:rsidR="00C568D5" w:rsidRPr="00113458" w:rsidRDefault="00C568D5" w:rsidP="00C568D5">
            <w:pPr>
              <w:rPr>
                <w:rFonts w:ascii="Arial" w:eastAsia="Corbel" w:hAnsi="Arial" w:cs="Arial"/>
              </w:rPr>
            </w:pPr>
            <w:r w:rsidRPr="00113458">
              <w:rPr>
                <w:rFonts w:ascii="Arial" w:eastAsia="Corbel" w:hAnsi="Arial" w:cs="Arial"/>
              </w:rPr>
              <w:t> Композитные панели или аналог</w:t>
            </w:r>
          </w:p>
        </w:tc>
        <w:tc>
          <w:tcPr>
            <w:tcW w:w="5753" w:type="dxa"/>
            <w:vAlign w:val="center"/>
          </w:tcPr>
          <w:p w14:paraId="7779FA27" w14:textId="77777777" w:rsidR="00C568D5" w:rsidRPr="00EF7ABF" w:rsidRDefault="00C568D5" w:rsidP="00C568D5">
            <w:pPr>
              <w:rPr>
                <w:rFonts w:ascii="Arial" w:eastAsia="Corbel" w:hAnsi="Arial" w:cs="Arial"/>
                <w:lang w:val="ru-RU"/>
              </w:rPr>
            </w:pPr>
          </w:p>
          <w:p w14:paraId="1D7EAAD3" w14:textId="77777777" w:rsidR="00C568D5" w:rsidRPr="00EF7ABF" w:rsidRDefault="00C568D5" w:rsidP="00C568D5">
            <w:pPr>
              <w:rPr>
                <w:rFonts w:ascii="Arial" w:eastAsia="Corbel" w:hAnsi="Arial" w:cs="Arial"/>
                <w:lang w:val="ru-RU"/>
              </w:rPr>
            </w:pPr>
            <w:r w:rsidRPr="00EF7ABF">
              <w:rPr>
                <w:rFonts w:ascii="Arial" w:eastAsia="Corbel" w:hAnsi="Arial" w:cs="Arial"/>
                <w:lang w:val="ru-RU"/>
              </w:rPr>
              <w:t>В соответствии с тех.заданием по укрепленности помещений</w:t>
            </w:r>
          </w:p>
          <w:p w14:paraId="1F6C0F7C" w14:textId="77777777" w:rsidR="00C568D5" w:rsidRPr="00EF7ABF" w:rsidRDefault="00C568D5" w:rsidP="00C568D5">
            <w:pPr>
              <w:rPr>
                <w:rFonts w:ascii="Arial" w:eastAsia="Corbel" w:hAnsi="Arial" w:cs="Arial"/>
                <w:lang w:val="ru-RU"/>
              </w:rPr>
            </w:pPr>
          </w:p>
        </w:tc>
        <w:tc>
          <w:tcPr>
            <w:tcW w:w="1973" w:type="dxa"/>
          </w:tcPr>
          <w:p w14:paraId="0F9ACFA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6A80D79D" w14:textId="77777777" w:rsidTr="00C568D5">
        <w:tc>
          <w:tcPr>
            <w:tcW w:w="2530" w:type="dxa"/>
            <w:shd w:val="clear" w:color="auto" w:fill="auto"/>
            <w:vAlign w:val="center"/>
          </w:tcPr>
          <w:p w14:paraId="39BAFBAD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Кондиционер</w:t>
            </w:r>
          </w:p>
        </w:tc>
        <w:tc>
          <w:tcPr>
            <w:tcW w:w="4246" w:type="dxa"/>
            <w:shd w:val="clear" w:color="auto" w:fill="auto"/>
          </w:tcPr>
          <w:p w14:paraId="5555DBC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9DC9F5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Haier</w:t>
            </w:r>
            <w:r w:rsidRPr="00EF7ABF">
              <w:rPr>
                <w:rFonts w:ascii="Arial" w:hAnsi="Arial" w:cs="Arial"/>
                <w:lang w:val="ru-RU"/>
              </w:rPr>
              <w:t xml:space="preserve"> или </w:t>
            </w:r>
            <w:r w:rsidRPr="00113458">
              <w:rPr>
                <w:rFonts w:ascii="Arial" w:hAnsi="Arial" w:cs="Arial"/>
              </w:rPr>
              <w:t>MDV</w:t>
            </w:r>
            <w:r w:rsidRPr="00EF7ABF">
              <w:rPr>
                <w:rFonts w:ascii="Arial" w:hAnsi="Arial" w:cs="Arial"/>
                <w:lang w:val="ru-RU"/>
              </w:rPr>
              <w:t>. Модель и тип</w:t>
            </w:r>
          </w:p>
          <w:p w14:paraId="7FDA45E3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подбирается индивидуально по ТЗ</w:t>
            </w:r>
          </w:p>
          <w:p w14:paraId="73B821E1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  <w:shd w:val="clear" w:color="auto" w:fill="auto"/>
          </w:tcPr>
          <w:p w14:paraId="79F89DD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Кондиционер + пульт. </w:t>
            </w:r>
          </w:p>
          <w:p w14:paraId="51CCFB21" w14:textId="4FAEF1FB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>Тип внутреннего блока кондиционера</w:t>
            </w:r>
            <w:ins w:id="384" w:author="ALI" w:date="2026-08-20T12:11:00Z">
              <w:r w:rsidR="002F7C08">
                <w:rPr>
                  <w:rFonts w:ascii="Arial" w:hAnsi="Arial" w:cs="Arial"/>
                  <w:lang w:val="ru-RU"/>
                </w:rPr>
                <w:t xml:space="preserve"> </w:t>
              </w:r>
            </w:ins>
            <w:r w:rsidRPr="00EF7ABF">
              <w:rPr>
                <w:rFonts w:ascii="Arial" w:hAnsi="Arial" w:cs="Arial"/>
                <w:lang w:val="ru-RU"/>
              </w:rPr>
              <w:t xml:space="preserve">- согласно </w:t>
            </w:r>
            <w:del w:id="385" w:author="ALI" w:date="2026-08-20T12:11:00Z">
              <w:r w:rsidRPr="00EF7ABF" w:rsidDel="002F7C08">
                <w:rPr>
                  <w:rFonts w:ascii="Arial" w:hAnsi="Arial" w:cs="Arial"/>
                  <w:lang w:val="ru-RU"/>
                </w:rPr>
                <w:delText>проекта</w:delText>
              </w:r>
            </w:del>
            <w:ins w:id="386" w:author="ALI" w:date="2026-08-20T12:11:00Z">
              <w:r w:rsidR="002F7C08" w:rsidRPr="00EF7ABF">
                <w:rPr>
                  <w:rFonts w:ascii="Arial" w:hAnsi="Arial" w:cs="Arial"/>
                  <w:lang w:val="ru-RU"/>
                </w:rPr>
                <w:t>проект</w:t>
              </w:r>
              <w:r w:rsidR="002F7C08">
                <w:rPr>
                  <w:rFonts w:ascii="Arial" w:hAnsi="Arial" w:cs="Arial"/>
                  <w:lang w:val="ru-RU"/>
                </w:rPr>
                <w:t>у</w:t>
              </w:r>
            </w:ins>
            <w:r w:rsidRPr="00EF7ABF">
              <w:rPr>
                <w:rFonts w:ascii="Arial" w:hAnsi="Arial" w:cs="Arial"/>
                <w:lang w:val="ru-RU"/>
              </w:rPr>
              <w:t xml:space="preserve">. В случае кассетного, декоративная панель красится в цвет потолка. </w:t>
            </w:r>
            <w:r w:rsidRPr="00113458">
              <w:rPr>
                <w:rFonts w:ascii="Arial" w:hAnsi="Arial" w:cs="Arial"/>
              </w:rPr>
              <w:t>Окраска RAL 3020.</w:t>
            </w:r>
          </w:p>
        </w:tc>
        <w:tc>
          <w:tcPr>
            <w:tcW w:w="1973" w:type="dxa"/>
            <w:shd w:val="clear" w:color="auto" w:fill="auto"/>
          </w:tcPr>
          <w:p w14:paraId="3FCB04B8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781CE8" w14:paraId="7732BD59" w14:textId="77777777" w:rsidTr="00C568D5">
        <w:tc>
          <w:tcPr>
            <w:tcW w:w="2530" w:type="dxa"/>
            <w:shd w:val="clear" w:color="auto" w:fill="auto"/>
            <w:vAlign w:val="center"/>
          </w:tcPr>
          <w:p w14:paraId="6BDC9AE4" w14:textId="77777777" w:rsidR="00C568D5" w:rsidRPr="007B5483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commentRangeStart w:id="387"/>
            <w:r w:rsidRPr="007B5483">
              <w:rPr>
                <w:rFonts w:ascii="Arial" w:hAnsi="Arial" w:cs="Arial"/>
                <w:b/>
              </w:rPr>
              <w:t>Радиатор</w:t>
            </w:r>
          </w:p>
        </w:tc>
        <w:tc>
          <w:tcPr>
            <w:tcW w:w="4246" w:type="dxa"/>
            <w:shd w:val="clear" w:color="auto" w:fill="auto"/>
          </w:tcPr>
          <w:p w14:paraId="092F1C82" w14:textId="77777777" w:rsidR="00C568D5" w:rsidRPr="007B5483" w:rsidRDefault="00C568D5" w:rsidP="00C568D5">
            <w:pPr>
              <w:rPr>
                <w:rFonts w:ascii="Arial" w:hAnsi="Arial" w:cs="Arial"/>
              </w:rPr>
            </w:pPr>
          </w:p>
          <w:p w14:paraId="6F656E7B" w14:textId="3AA3B44D" w:rsidR="00C568D5" w:rsidRPr="007B5483" w:rsidRDefault="00C568D5" w:rsidP="00C568D5">
            <w:pPr>
              <w:rPr>
                <w:rFonts w:ascii="Arial" w:hAnsi="Arial" w:cs="Arial"/>
              </w:rPr>
            </w:pPr>
            <w:r w:rsidRPr="007B5483">
              <w:rPr>
                <w:rFonts w:ascii="Arial" w:hAnsi="Arial" w:cs="Arial"/>
              </w:rPr>
              <w:t>RIFAR В500</w:t>
            </w:r>
          </w:p>
        </w:tc>
        <w:tc>
          <w:tcPr>
            <w:tcW w:w="5753" w:type="dxa"/>
            <w:shd w:val="clear" w:color="auto" w:fill="auto"/>
          </w:tcPr>
          <w:p w14:paraId="214C5AEC" w14:textId="77777777" w:rsidR="00C568D5" w:rsidRPr="007B5483" w:rsidRDefault="00C568D5" w:rsidP="00C568D5">
            <w:pPr>
              <w:rPr>
                <w:rFonts w:ascii="Arial" w:hAnsi="Arial" w:cs="Arial"/>
                <w:lang w:val="ru-RU"/>
              </w:rPr>
            </w:pPr>
            <w:r w:rsidRPr="007B5483">
              <w:rPr>
                <w:rFonts w:ascii="Arial" w:hAnsi="Arial" w:cs="Arial"/>
                <w:lang w:val="ru-RU"/>
              </w:rPr>
              <w:t>Биметаллический радиатор либо аналог, открытая установка или в нише</w:t>
            </w:r>
          </w:p>
          <w:p w14:paraId="0948DB7E" w14:textId="77777777" w:rsidR="00C568D5" w:rsidRPr="007B5483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4B191663" w14:textId="08440E71" w:rsidR="00C568D5" w:rsidRPr="007B5483" w:rsidRDefault="00C568D5">
            <w:pPr>
              <w:rPr>
                <w:rFonts w:ascii="Arial" w:hAnsi="Arial" w:cs="Arial"/>
                <w:lang w:val="ru-RU"/>
              </w:rPr>
              <w:pPrChange w:id="388" w:author="ALI" w:date="2026-08-19T11:02:00Z">
                <w:pPr>
                  <w:jc w:val="right"/>
                </w:pPr>
              </w:pPrChange>
            </w:pPr>
            <w:r w:rsidRPr="007B5483">
              <w:rPr>
                <w:rFonts w:ascii="Arial" w:hAnsi="Arial" w:cs="Arial"/>
              </w:rPr>
              <w:t>Приложение №</w:t>
            </w:r>
            <w:r w:rsidRPr="007B5483">
              <w:rPr>
                <w:rFonts w:ascii="Arial" w:hAnsi="Arial" w:cs="Arial"/>
                <w:lang w:val="ru-RU"/>
              </w:rPr>
              <w:t>9</w:t>
            </w:r>
          </w:p>
          <w:p w14:paraId="1C7CB4DA" w14:textId="09D557C9" w:rsidR="00C568D5" w:rsidRPr="007B5483" w:rsidRDefault="00C568D5" w:rsidP="00C568D5">
            <w:pPr>
              <w:rPr>
                <w:rFonts w:ascii="Arial" w:hAnsi="Arial" w:cs="Arial"/>
                <w:lang w:val="ru-RU"/>
              </w:rPr>
            </w:pPr>
            <w:r w:rsidRPr="007B5483">
              <w:rPr>
                <w:rFonts w:ascii="Arial" w:hAnsi="Arial" w:cs="Arial"/>
              </w:rPr>
              <w:t>Лист 3</w:t>
            </w:r>
            <w:r w:rsidRPr="007B5483">
              <w:rPr>
                <w:rFonts w:ascii="Arial" w:hAnsi="Arial" w:cs="Arial"/>
                <w:lang w:val="ru-RU"/>
              </w:rPr>
              <w:t>5</w:t>
            </w:r>
            <w:commentRangeEnd w:id="387"/>
            <w:r w:rsidR="00466F11">
              <w:rPr>
                <w:rStyle w:val="ad"/>
                <w:rFonts w:eastAsia="MS Mincho"/>
              </w:rPr>
              <w:commentReference w:id="387"/>
            </w:r>
          </w:p>
        </w:tc>
      </w:tr>
      <w:tr w:rsidR="00C568D5" w:rsidRPr="00781CE8" w14:paraId="6B3503C2" w14:textId="77777777" w:rsidTr="00C568D5">
        <w:tc>
          <w:tcPr>
            <w:tcW w:w="14502" w:type="dxa"/>
            <w:gridSpan w:val="4"/>
            <w:shd w:val="clear" w:color="auto" w:fill="auto"/>
            <w:vAlign w:val="center"/>
          </w:tcPr>
          <w:p w14:paraId="7096FB56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  <w:i/>
              </w:rPr>
            </w:pPr>
            <w:r w:rsidRPr="00113458">
              <w:rPr>
                <w:rFonts w:ascii="Arial" w:hAnsi="Arial" w:cs="Arial"/>
                <w:b/>
                <w:i/>
              </w:rPr>
              <w:t>Кабина клиента при СОКР</w:t>
            </w:r>
          </w:p>
        </w:tc>
      </w:tr>
      <w:tr w:rsidR="00C568D5" w:rsidRPr="00781CE8" w14:paraId="2B924B97" w14:textId="77777777" w:rsidTr="00C568D5">
        <w:trPr>
          <w:trHeight w:val="968"/>
        </w:trPr>
        <w:tc>
          <w:tcPr>
            <w:tcW w:w="2530" w:type="dxa"/>
            <w:vMerge w:val="restart"/>
            <w:shd w:val="clear" w:color="auto" w:fill="auto"/>
            <w:vAlign w:val="center"/>
          </w:tcPr>
          <w:p w14:paraId="6BDE0A82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Перегородки</w:t>
            </w:r>
          </w:p>
          <w:p w14:paraId="4045FFC2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  <w:shd w:val="clear" w:color="auto" w:fill="auto"/>
          </w:tcPr>
          <w:p w14:paraId="587189E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6C4F16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Цельностеклянная перегородка </w:t>
            </w:r>
            <w:r w:rsidRPr="00113458">
              <w:rPr>
                <w:rFonts w:ascii="Arial" w:hAnsi="Arial" w:cs="Arial"/>
              </w:rPr>
              <w:t>NAYADA</w:t>
            </w:r>
            <w:r w:rsidRPr="00EF7ABF">
              <w:rPr>
                <w:rFonts w:ascii="Arial" w:hAnsi="Arial" w:cs="Arial"/>
                <w:lang w:val="ru-RU"/>
              </w:rPr>
              <w:t>-</w:t>
            </w:r>
            <w:r w:rsidRPr="00113458">
              <w:rPr>
                <w:rFonts w:ascii="Arial" w:hAnsi="Arial" w:cs="Arial"/>
              </w:rPr>
              <w:t>Crystal</w:t>
            </w:r>
            <w:r w:rsidRPr="00EF7ABF"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  <w:shd w:val="clear" w:color="auto" w:fill="auto"/>
          </w:tcPr>
          <w:p w14:paraId="53175442" w14:textId="707479B2" w:rsidR="00C568D5" w:rsidRPr="00EF7ABF" w:rsidRDefault="00AB7C3F" w:rsidP="00C568D5">
            <w:pPr>
              <w:rPr>
                <w:rFonts w:ascii="Arial" w:hAnsi="Arial" w:cs="Arial"/>
                <w:lang w:val="ru-RU"/>
              </w:rPr>
            </w:pPr>
            <w:r w:rsidRPr="00AB7C3F">
              <w:rPr>
                <w:rFonts w:ascii="Arial" w:hAnsi="Arial" w:cs="Arial"/>
                <w:lang w:val="ru-RU"/>
              </w:rPr>
              <w:t>Цельностеклянная перегородка NAYADA-Crystal h=2500 мм с дверью h=2100 мм, из закаленного стекла 10 мм. Стекло оклеить одним слоем декоративной пленки Oracal 641000M с обязательным заведением ее под крепежный профиль. Встроенный в пол доводчик. Нажимная ручка с замком «ключ-завертка». Цвет фурнитуры и профилей «матовая нержавеющая сталь»</w:t>
            </w:r>
          </w:p>
        </w:tc>
        <w:tc>
          <w:tcPr>
            <w:tcW w:w="1973" w:type="dxa"/>
            <w:vMerge w:val="restart"/>
            <w:shd w:val="clear" w:color="auto" w:fill="auto"/>
          </w:tcPr>
          <w:p w14:paraId="718F8530" w14:textId="77777777" w:rsidR="00C568D5" w:rsidRPr="00720766" w:rsidRDefault="00C568D5">
            <w:pPr>
              <w:rPr>
                <w:rFonts w:ascii="Arial" w:hAnsi="Arial" w:cs="Arial"/>
                <w:lang w:val="ru-RU"/>
              </w:rPr>
              <w:pPrChange w:id="389" w:author="ALI" w:date="2026-08-19T11:02:00Z">
                <w:pPr>
                  <w:jc w:val="right"/>
                </w:pPr>
              </w:pPrChange>
            </w:pPr>
            <w:r>
              <w:rPr>
                <w:rFonts w:ascii="Arial" w:hAnsi="Arial" w:cs="Arial"/>
              </w:rPr>
              <w:t>Приложение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769ACC08" w14:textId="29F582CB" w:rsidR="00C568D5" w:rsidRPr="00113458" w:rsidRDefault="00C568D5" w:rsidP="00C568D5">
            <w:pPr>
              <w:rPr>
                <w:rFonts w:ascii="Arial" w:hAnsi="Arial" w:cs="Arial"/>
              </w:rPr>
            </w:pPr>
            <w:commentRangeStart w:id="390"/>
            <w:r w:rsidRPr="00113458">
              <w:rPr>
                <w:rFonts w:ascii="Arial" w:hAnsi="Arial" w:cs="Arial"/>
              </w:rPr>
              <w:t xml:space="preserve">Лист </w:t>
            </w:r>
            <w:r>
              <w:rPr>
                <w:rFonts w:ascii="Arial" w:hAnsi="Arial" w:cs="Arial"/>
                <w:lang w:val="ru-RU"/>
              </w:rPr>
              <w:t>9, 14, 24, 25</w:t>
            </w:r>
            <w:commentRangeEnd w:id="390"/>
            <w:r w:rsidR="00195842">
              <w:rPr>
                <w:rStyle w:val="ad"/>
                <w:rFonts w:eastAsia="MS Mincho"/>
              </w:rPr>
              <w:commentReference w:id="390"/>
            </w:r>
          </w:p>
        </w:tc>
      </w:tr>
      <w:tr w:rsidR="00C568D5" w:rsidRPr="00A11CD7" w14:paraId="337BF489" w14:textId="77777777" w:rsidTr="00C568D5">
        <w:trPr>
          <w:trHeight w:val="967"/>
        </w:trPr>
        <w:tc>
          <w:tcPr>
            <w:tcW w:w="2530" w:type="dxa"/>
            <w:vMerge/>
            <w:vAlign w:val="center"/>
          </w:tcPr>
          <w:p w14:paraId="266A9CED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6312E4FF" w14:textId="77777777" w:rsidR="00C568D5" w:rsidRPr="00982152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6E7ED9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Возводимые перегородки из ГКЛ два слоя с каждой стороны по металлическому каркасу с заполнением мин. ватой 50 мм,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-до перекрытия, шпаклевка, оклейка стеклообоями типа «паутинка»</w:t>
            </w:r>
          </w:p>
          <w:p w14:paraId="6A939E3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</w:tcPr>
          <w:p w14:paraId="3C29795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E203AB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</w:t>
            </w:r>
          </w:p>
        </w:tc>
        <w:tc>
          <w:tcPr>
            <w:tcW w:w="1973" w:type="dxa"/>
            <w:vMerge/>
          </w:tcPr>
          <w:p w14:paraId="55798F5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0E278CFB" w14:textId="77777777" w:rsidTr="00C568D5">
        <w:tc>
          <w:tcPr>
            <w:tcW w:w="2530" w:type="dxa"/>
            <w:vAlign w:val="center"/>
          </w:tcPr>
          <w:p w14:paraId="35610B01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Пол</w:t>
            </w:r>
          </w:p>
          <w:p w14:paraId="66EFFA08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1F57E87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A7EC640" w14:textId="05860680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>Керамогранит</w:t>
            </w:r>
            <w:del w:id="391" w:author="ALI" w:date="2026-08-20T12:11:00Z">
              <w:r w:rsidRPr="00EF7ABF" w:rsidDel="002F7C08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 КЕРАМА МАРАЦЦИ </w:t>
            </w:r>
            <w:r w:rsidRPr="00113458">
              <w:rPr>
                <w:rFonts w:ascii="Arial" w:hAnsi="Arial" w:cs="Arial"/>
              </w:rPr>
              <w:t>SG</w:t>
            </w:r>
            <w:r w:rsidRPr="00EF7ABF">
              <w:rPr>
                <w:rFonts w:ascii="Arial" w:hAnsi="Arial" w:cs="Arial"/>
                <w:lang w:val="ru-RU"/>
              </w:rPr>
              <w:t>632400</w:t>
            </w:r>
            <w:r w:rsidRPr="00113458">
              <w:rPr>
                <w:rFonts w:ascii="Arial" w:hAnsi="Arial" w:cs="Arial"/>
              </w:rPr>
              <w:t>R</w:t>
            </w:r>
            <w:r w:rsidRPr="00EF7ABF">
              <w:rPr>
                <w:rFonts w:ascii="Arial" w:hAnsi="Arial" w:cs="Arial"/>
                <w:lang w:val="ru-RU"/>
              </w:rPr>
              <w:t xml:space="preserve"> 600х600 мм ТЕРРАЦЦО, цвет – серый светлый. </w:t>
            </w:r>
            <w:r w:rsidRPr="00113458">
              <w:rPr>
                <w:rFonts w:ascii="Arial" w:hAnsi="Arial" w:cs="Arial"/>
              </w:rPr>
              <w:t>Либо аналог</w:t>
            </w:r>
          </w:p>
          <w:p w14:paraId="3C8839A0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511787B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EBD5F9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600х600 мм. Затирка – в цвет плитки, шов 1,5-2 мм</w:t>
            </w:r>
          </w:p>
        </w:tc>
        <w:tc>
          <w:tcPr>
            <w:tcW w:w="1973" w:type="dxa"/>
          </w:tcPr>
          <w:p w14:paraId="120969A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52DB50B2" w14:textId="77777777" w:rsidTr="00C568D5">
        <w:tc>
          <w:tcPr>
            <w:tcW w:w="2530" w:type="dxa"/>
            <w:vAlign w:val="center"/>
          </w:tcPr>
          <w:p w14:paraId="1E583414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Плинтус</w:t>
            </w:r>
          </w:p>
        </w:tc>
        <w:tc>
          <w:tcPr>
            <w:tcW w:w="4246" w:type="dxa"/>
          </w:tcPr>
          <w:p w14:paraId="38D2B444" w14:textId="77777777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29826F9" w14:textId="1DA93DEE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  <w:r w:rsidRPr="00461916">
              <w:rPr>
                <w:rFonts w:ascii="Arial" w:hAnsi="Arial" w:cs="Arial"/>
              </w:rPr>
              <w:t>Fezard</w:t>
            </w:r>
            <w:r w:rsidRPr="00461916">
              <w:rPr>
                <w:rFonts w:ascii="Arial" w:hAnsi="Arial" w:cs="Arial"/>
                <w:lang w:val="ru-RU"/>
              </w:rPr>
              <w:t xml:space="preserve"> </w:t>
            </w:r>
            <w:del w:id="392" w:author="ALI" w:date="2026-08-20T12:11:00Z">
              <w:r w:rsidRPr="00461916" w:rsidDel="002F7C08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461916">
              <w:rPr>
                <w:rFonts w:ascii="Arial" w:hAnsi="Arial" w:cs="Arial"/>
                <w:lang w:val="ru-RU"/>
              </w:rPr>
              <w:t xml:space="preserve">2500*80*10 </w:t>
            </w:r>
            <w:r w:rsidRPr="00461916">
              <w:rPr>
                <w:rFonts w:ascii="Arial" w:hAnsi="Arial" w:cs="Arial"/>
              </w:rPr>
              <w:t>c</w:t>
            </w:r>
            <w:r w:rsidRPr="00461916">
              <w:rPr>
                <w:rFonts w:ascii="Arial" w:hAnsi="Arial" w:cs="Arial"/>
                <w:lang w:val="ru-RU"/>
              </w:rPr>
              <w:t xml:space="preserve"> соединителями и углами или аналог.</w:t>
            </w:r>
          </w:p>
        </w:tc>
        <w:tc>
          <w:tcPr>
            <w:tcW w:w="5753" w:type="dxa"/>
          </w:tcPr>
          <w:p w14:paraId="321C0D3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933493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Плинтус алюминиевый анодированный самоклеящийся,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-80 мм</w:t>
            </w:r>
          </w:p>
          <w:p w14:paraId="3F8C040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7983DDA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03A138D1" w14:textId="77777777" w:rsidTr="00C568D5">
        <w:tc>
          <w:tcPr>
            <w:tcW w:w="2530" w:type="dxa"/>
            <w:vAlign w:val="center"/>
          </w:tcPr>
          <w:p w14:paraId="42B38E69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lastRenderedPageBreak/>
              <w:t>Потолок</w:t>
            </w:r>
          </w:p>
        </w:tc>
        <w:tc>
          <w:tcPr>
            <w:tcW w:w="4246" w:type="dxa"/>
          </w:tcPr>
          <w:p w14:paraId="7D6B3280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147D48F8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ГКЛ под покраску</w:t>
            </w:r>
          </w:p>
        </w:tc>
        <w:tc>
          <w:tcPr>
            <w:tcW w:w="5753" w:type="dxa"/>
          </w:tcPr>
          <w:p w14:paraId="25651E4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348190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 </w:t>
            </w:r>
          </w:p>
          <w:p w14:paraId="6FF5366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2D35CA5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4266660E" w14:textId="77777777" w:rsidTr="00C568D5">
        <w:tc>
          <w:tcPr>
            <w:tcW w:w="2530" w:type="dxa"/>
            <w:vAlign w:val="center"/>
          </w:tcPr>
          <w:p w14:paraId="5B0D5409" w14:textId="77777777" w:rsidR="00C568D5" w:rsidRPr="00EF7ABF" w:rsidRDefault="00C568D5" w:rsidP="00C568D5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EF7ABF">
              <w:rPr>
                <w:rFonts w:ascii="Arial" w:hAnsi="Arial" w:cs="Arial"/>
                <w:b/>
                <w:lang w:val="ru-RU"/>
              </w:rPr>
              <w:t xml:space="preserve">Обрамление </w:t>
            </w:r>
            <w:r w:rsidRPr="00483AE1">
              <w:rPr>
                <w:rFonts w:ascii="Arial" w:hAnsi="Arial" w:cs="Arial"/>
                <w:b/>
                <w:lang w:val="ru-RU"/>
              </w:rPr>
              <w:t>кассового окна</w:t>
            </w:r>
            <w:r w:rsidRPr="00EF7ABF">
              <w:rPr>
                <w:rFonts w:ascii="Arial" w:hAnsi="Arial" w:cs="Arial"/>
                <w:b/>
                <w:lang w:val="ru-RU"/>
              </w:rPr>
              <w:t xml:space="preserve"> и</w:t>
            </w:r>
          </w:p>
          <w:p w14:paraId="295DBA42" w14:textId="77777777" w:rsidR="00C568D5" w:rsidRPr="00EF7ABF" w:rsidRDefault="00C568D5" w:rsidP="00C568D5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EF7ABF">
              <w:rPr>
                <w:rFonts w:ascii="Arial" w:hAnsi="Arial" w:cs="Arial"/>
                <w:b/>
                <w:lang w:val="ru-RU"/>
              </w:rPr>
              <w:t>передаточного лотка</w:t>
            </w:r>
          </w:p>
        </w:tc>
        <w:tc>
          <w:tcPr>
            <w:tcW w:w="4246" w:type="dxa"/>
            <w:vAlign w:val="center"/>
          </w:tcPr>
          <w:p w14:paraId="0BBF396A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Индивидуального изготовления</w:t>
            </w:r>
          </w:p>
        </w:tc>
        <w:tc>
          <w:tcPr>
            <w:tcW w:w="5753" w:type="dxa"/>
            <w:vAlign w:val="center"/>
          </w:tcPr>
          <w:p w14:paraId="420A5D44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ЛДСП/Кроношпан. Цвет ral 7047</w:t>
            </w:r>
          </w:p>
        </w:tc>
        <w:tc>
          <w:tcPr>
            <w:tcW w:w="1973" w:type="dxa"/>
          </w:tcPr>
          <w:p w14:paraId="22A8D7AA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A11CD7" w14:paraId="0DA12FF9" w14:textId="77777777" w:rsidTr="00C568D5">
        <w:tc>
          <w:tcPr>
            <w:tcW w:w="2530" w:type="dxa"/>
            <w:vAlign w:val="center"/>
          </w:tcPr>
          <w:p w14:paraId="6D6603FF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Освещение</w:t>
            </w:r>
          </w:p>
        </w:tc>
        <w:tc>
          <w:tcPr>
            <w:tcW w:w="4246" w:type="dxa"/>
          </w:tcPr>
          <w:p w14:paraId="7DB4307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04B4358D" w14:textId="762217B9" w:rsidR="00C568D5" w:rsidRPr="006A1F85" w:rsidRDefault="00C568D5" w:rsidP="00C568D5">
            <w:pPr>
              <w:rPr>
                <w:rFonts w:ascii="Arial" w:hAnsi="Arial" w:cs="Arial"/>
                <w:lang w:val="ru-RU"/>
              </w:rPr>
            </w:pPr>
            <w:r w:rsidRPr="006A1F85">
              <w:rPr>
                <w:rFonts w:ascii="Arial" w:hAnsi="Arial" w:cs="Arial"/>
              </w:rPr>
              <w:t>RINGO M</w:t>
            </w:r>
            <w:r w:rsidR="006A1F85" w:rsidRPr="006A1F85"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</w:tcPr>
          <w:p w14:paraId="1077207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526331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Светильник </w:t>
            </w:r>
            <w:r w:rsidRPr="00113458">
              <w:rPr>
                <w:rFonts w:ascii="Arial" w:hAnsi="Arial" w:cs="Arial"/>
              </w:rPr>
              <w:t>LED</w:t>
            </w:r>
            <w:r w:rsidRPr="00EF7ABF">
              <w:rPr>
                <w:rFonts w:ascii="Arial" w:hAnsi="Arial" w:cs="Arial"/>
                <w:lang w:val="ru-RU"/>
              </w:rPr>
              <w:t xml:space="preserve"> встраиваемый в ГКЛ круглый, 4000</w:t>
            </w:r>
            <w:r w:rsidRPr="00113458">
              <w:rPr>
                <w:rFonts w:ascii="Arial" w:hAnsi="Arial" w:cs="Arial"/>
              </w:rPr>
              <w:t>K</w:t>
            </w:r>
            <w:r w:rsidRPr="00EF7ABF">
              <w:rPr>
                <w:rFonts w:ascii="Arial" w:hAnsi="Arial" w:cs="Arial"/>
                <w:lang w:val="ru-RU"/>
              </w:rPr>
              <w:t>, диммируемый</w:t>
            </w:r>
          </w:p>
          <w:p w14:paraId="65824DA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52EA9D4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71AAA446" w14:textId="77777777" w:rsidTr="001D6C3C">
        <w:tc>
          <w:tcPr>
            <w:tcW w:w="2530" w:type="dxa"/>
            <w:shd w:val="clear" w:color="auto" w:fill="auto"/>
            <w:vAlign w:val="center"/>
          </w:tcPr>
          <w:p w14:paraId="7BBA223E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Розетка электрическая</w:t>
            </w:r>
          </w:p>
        </w:tc>
        <w:tc>
          <w:tcPr>
            <w:tcW w:w="4246" w:type="dxa"/>
            <w:shd w:val="clear" w:color="auto" w:fill="auto"/>
          </w:tcPr>
          <w:p w14:paraId="72B5285D" w14:textId="77777777" w:rsidR="00C568D5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Legrand</w:t>
            </w:r>
            <w:r w:rsidRPr="00612E78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Mozaik</w:t>
            </w:r>
            <w:r>
              <w:rPr>
                <w:rFonts w:ascii="Arial" w:hAnsi="Arial" w:cs="Arial"/>
                <w:lang w:val="ru-RU"/>
              </w:rPr>
              <w:t xml:space="preserve">, </w:t>
            </w:r>
            <w:r>
              <w:rPr>
                <w:rFonts w:ascii="Arial" w:hAnsi="Arial" w:cs="Arial"/>
              </w:rPr>
              <w:t>DKC</w:t>
            </w:r>
            <w:r>
              <w:rPr>
                <w:rFonts w:ascii="Arial" w:hAnsi="Arial" w:cs="Arial"/>
                <w:lang w:val="ru-RU"/>
              </w:rPr>
              <w:t xml:space="preserve"> или аналог</w:t>
            </w:r>
          </w:p>
          <w:p w14:paraId="2EC0ACF8" w14:textId="1CDD593D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  <w:shd w:val="clear" w:color="auto" w:fill="auto"/>
          </w:tcPr>
          <w:p w14:paraId="30B8771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FBD94C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Розетка, встраиваемая с автоматическими клеммами, суппортом и рамкой белого цвета</w:t>
            </w:r>
          </w:p>
          <w:p w14:paraId="1700A36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0E8A7B5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0564245D" w14:textId="77777777" w:rsidTr="00C568D5">
        <w:tc>
          <w:tcPr>
            <w:tcW w:w="14502" w:type="dxa"/>
            <w:gridSpan w:val="4"/>
            <w:shd w:val="clear" w:color="auto" w:fill="auto"/>
            <w:vAlign w:val="center"/>
          </w:tcPr>
          <w:p w14:paraId="3A6D124F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  <w:i/>
              </w:rPr>
            </w:pPr>
            <w:r w:rsidRPr="00113458">
              <w:rPr>
                <w:rFonts w:ascii="Arial" w:hAnsi="Arial" w:cs="Arial"/>
                <w:b/>
                <w:i/>
              </w:rPr>
              <w:t>Депозитарий</w:t>
            </w:r>
          </w:p>
        </w:tc>
      </w:tr>
      <w:tr w:rsidR="00C568D5" w:rsidRPr="00A11CD7" w14:paraId="4F76CB21" w14:textId="77777777" w:rsidTr="00C568D5">
        <w:tc>
          <w:tcPr>
            <w:tcW w:w="2530" w:type="dxa"/>
            <w:vAlign w:val="center"/>
          </w:tcPr>
          <w:p w14:paraId="6DD3B815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Стены</w:t>
            </w:r>
          </w:p>
          <w:p w14:paraId="6E49F596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265F745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6FF7A16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Из кирпича с облицовкой ГКЛ (С623) с каждой стороны в один слой, усиленная арматурой диаметром 12 мм с ячейкой 150х150 мм, толщиной 200 мм. </w:t>
            </w:r>
            <w:r w:rsidRPr="00113458">
              <w:rPr>
                <w:rFonts w:ascii="Arial" w:hAnsi="Arial" w:cs="Arial"/>
              </w:rPr>
              <w:t>Оклейка стеклообоями типа «паутинка»</w:t>
            </w:r>
          </w:p>
          <w:p w14:paraId="01FB6C39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25736C1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806C70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 </w:t>
            </w:r>
          </w:p>
        </w:tc>
        <w:tc>
          <w:tcPr>
            <w:tcW w:w="1973" w:type="dxa"/>
          </w:tcPr>
          <w:p w14:paraId="4907E8B2" w14:textId="4AA75F11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3165D046" w14:textId="77777777" w:rsidTr="00C568D5">
        <w:trPr>
          <w:trHeight w:val="1174"/>
        </w:trPr>
        <w:tc>
          <w:tcPr>
            <w:tcW w:w="2530" w:type="dxa"/>
            <w:vAlign w:val="center"/>
          </w:tcPr>
          <w:p w14:paraId="1B5BA25B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Пол</w:t>
            </w:r>
          </w:p>
          <w:p w14:paraId="25705015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60BCF2F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BC2F169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>Керамогранит</w:t>
            </w:r>
            <w:del w:id="393" w:author="ALI" w:date="2026-08-19T11:28:00Z">
              <w:r w:rsidRPr="00EF7ABF" w:rsidDel="00535B1A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 КЕРАМА МАРАЦЦИ </w:t>
            </w:r>
            <w:r w:rsidRPr="00113458">
              <w:rPr>
                <w:rFonts w:ascii="Arial" w:hAnsi="Arial" w:cs="Arial"/>
              </w:rPr>
              <w:t>SG</w:t>
            </w:r>
            <w:r w:rsidRPr="00EF7ABF">
              <w:rPr>
                <w:rFonts w:ascii="Arial" w:hAnsi="Arial" w:cs="Arial"/>
                <w:lang w:val="ru-RU"/>
              </w:rPr>
              <w:t>632400</w:t>
            </w:r>
            <w:r w:rsidRPr="00113458">
              <w:rPr>
                <w:rFonts w:ascii="Arial" w:hAnsi="Arial" w:cs="Arial"/>
              </w:rPr>
              <w:t>R</w:t>
            </w:r>
            <w:r w:rsidRPr="00EF7ABF">
              <w:rPr>
                <w:rFonts w:ascii="Arial" w:hAnsi="Arial" w:cs="Arial"/>
                <w:lang w:val="ru-RU"/>
              </w:rPr>
              <w:t xml:space="preserve"> 600х600 мм ТЕРРАЦЦО, цвет – серый светлый. </w:t>
            </w:r>
            <w:r w:rsidRPr="00113458">
              <w:rPr>
                <w:rFonts w:ascii="Arial" w:hAnsi="Arial" w:cs="Arial"/>
              </w:rPr>
              <w:t>Либо аналог</w:t>
            </w:r>
          </w:p>
          <w:p w14:paraId="10B41BA5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68953BE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027877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600х600 мм. Затирка – в цвет плитки, шов 1,5-2 мм</w:t>
            </w:r>
          </w:p>
        </w:tc>
        <w:tc>
          <w:tcPr>
            <w:tcW w:w="1973" w:type="dxa"/>
          </w:tcPr>
          <w:p w14:paraId="478416A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158E3F32" w14:textId="77777777" w:rsidTr="00C568D5">
        <w:tc>
          <w:tcPr>
            <w:tcW w:w="2530" w:type="dxa"/>
            <w:vAlign w:val="center"/>
          </w:tcPr>
          <w:p w14:paraId="29F3CB79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Плинтус</w:t>
            </w:r>
          </w:p>
        </w:tc>
        <w:tc>
          <w:tcPr>
            <w:tcW w:w="4246" w:type="dxa"/>
          </w:tcPr>
          <w:p w14:paraId="08D1A3B9" w14:textId="77777777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6E56CB9" w14:textId="5AE7BC17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  <w:r w:rsidRPr="00461916">
              <w:rPr>
                <w:rFonts w:ascii="Arial" w:hAnsi="Arial" w:cs="Arial"/>
              </w:rPr>
              <w:t>Fezard</w:t>
            </w:r>
            <w:del w:id="394" w:author="ALI" w:date="2026-08-19T11:28:00Z">
              <w:r w:rsidRPr="00461916" w:rsidDel="00535B1A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461916">
              <w:rPr>
                <w:rFonts w:ascii="Arial" w:hAnsi="Arial" w:cs="Arial"/>
                <w:lang w:val="ru-RU"/>
              </w:rPr>
              <w:t xml:space="preserve"> 2500*80*10 </w:t>
            </w:r>
            <w:r w:rsidRPr="00461916">
              <w:rPr>
                <w:rFonts w:ascii="Arial" w:hAnsi="Arial" w:cs="Arial"/>
              </w:rPr>
              <w:t>c</w:t>
            </w:r>
            <w:r w:rsidRPr="00461916">
              <w:rPr>
                <w:rFonts w:ascii="Arial" w:hAnsi="Arial" w:cs="Arial"/>
                <w:lang w:val="ru-RU"/>
              </w:rPr>
              <w:t xml:space="preserve"> соединителями и углами или аналог.</w:t>
            </w:r>
          </w:p>
        </w:tc>
        <w:tc>
          <w:tcPr>
            <w:tcW w:w="5753" w:type="dxa"/>
          </w:tcPr>
          <w:p w14:paraId="6A88C33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1BB5A57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Плинтус алюминиевый анодированный самоклеящийся,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-80 мм</w:t>
            </w:r>
          </w:p>
          <w:p w14:paraId="22999E9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7A6526C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1C20B768" w14:textId="77777777" w:rsidTr="00C568D5">
        <w:tc>
          <w:tcPr>
            <w:tcW w:w="2530" w:type="dxa"/>
            <w:vAlign w:val="center"/>
          </w:tcPr>
          <w:p w14:paraId="0D1B27FA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Потолок</w:t>
            </w:r>
          </w:p>
        </w:tc>
        <w:tc>
          <w:tcPr>
            <w:tcW w:w="4246" w:type="dxa"/>
          </w:tcPr>
          <w:p w14:paraId="65D947E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BA78D6E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ГКЛ, усиленный арматурой диаметром не менее 16 мм. На потолке в решетке выполнить технологический люк (при необходимости) 600х600 мм из арматуры Ø16 мм, закрываемый на четыре </w:t>
            </w:r>
            <w:r w:rsidRPr="00EF7ABF">
              <w:rPr>
                <w:rFonts w:ascii="Arial" w:hAnsi="Arial" w:cs="Arial"/>
                <w:lang w:val="ru-RU"/>
              </w:rPr>
              <w:lastRenderedPageBreak/>
              <w:t xml:space="preserve">навесных замка с толщиной дужки не менее 16 мм. </w:t>
            </w:r>
            <w:r w:rsidRPr="00113458">
              <w:rPr>
                <w:rFonts w:ascii="Arial" w:hAnsi="Arial" w:cs="Arial"/>
              </w:rPr>
              <w:t>H-2750 мм</w:t>
            </w:r>
          </w:p>
          <w:p w14:paraId="45E9971E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2D5731C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51DEEB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</w:t>
            </w:r>
            <w:del w:id="395" w:author="ALI" w:date="2026-08-19T11:28:00Z">
              <w:r w:rsidRPr="00EF7ABF" w:rsidDel="00535B1A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, цвет - базовый полуматовый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</w:t>
            </w:r>
          </w:p>
        </w:tc>
        <w:tc>
          <w:tcPr>
            <w:tcW w:w="1973" w:type="dxa"/>
          </w:tcPr>
          <w:p w14:paraId="0453C106" w14:textId="11F6E74B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0398C70B" w14:textId="77777777" w:rsidTr="00C568D5">
        <w:trPr>
          <w:trHeight w:val="862"/>
        </w:trPr>
        <w:tc>
          <w:tcPr>
            <w:tcW w:w="2530" w:type="dxa"/>
            <w:vAlign w:val="center"/>
          </w:tcPr>
          <w:p w14:paraId="2E28DB69" w14:textId="77777777" w:rsidR="00C568D5" w:rsidRPr="006A1F85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6A1F85">
              <w:rPr>
                <w:rFonts w:ascii="Arial" w:hAnsi="Arial" w:cs="Arial"/>
                <w:b/>
              </w:rPr>
              <w:t>Освещение</w:t>
            </w:r>
          </w:p>
        </w:tc>
        <w:tc>
          <w:tcPr>
            <w:tcW w:w="4246" w:type="dxa"/>
          </w:tcPr>
          <w:p w14:paraId="707621AF" w14:textId="77777777" w:rsidR="00C568D5" w:rsidRPr="006A1F85" w:rsidRDefault="00C568D5" w:rsidP="00C568D5">
            <w:pPr>
              <w:rPr>
                <w:rFonts w:ascii="Arial" w:hAnsi="Arial" w:cs="Arial"/>
              </w:rPr>
            </w:pPr>
          </w:p>
          <w:p w14:paraId="7EF72EE8" w14:textId="25C61C00" w:rsidR="00C568D5" w:rsidRPr="006A1F85" w:rsidRDefault="00C568D5" w:rsidP="00C568D5">
            <w:pPr>
              <w:rPr>
                <w:rFonts w:ascii="Arial" w:hAnsi="Arial" w:cs="Arial"/>
                <w:lang w:val="ru-RU"/>
              </w:rPr>
            </w:pPr>
            <w:r w:rsidRPr="006A1F85">
              <w:rPr>
                <w:rFonts w:ascii="Arial" w:hAnsi="Arial" w:cs="Arial"/>
              </w:rPr>
              <w:t>RINGO M</w:t>
            </w:r>
            <w:r w:rsidR="006A1F85" w:rsidRPr="006A1F85"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</w:tcPr>
          <w:p w14:paraId="6BCF6FB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FFCCB6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Светильник </w:t>
            </w:r>
            <w:r w:rsidRPr="00113458">
              <w:rPr>
                <w:rFonts w:ascii="Arial" w:hAnsi="Arial" w:cs="Arial"/>
              </w:rPr>
              <w:t>LED</w:t>
            </w:r>
            <w:r w:rsidRPr="00EF7ABF">
              <w:rPr>
                <w:rFonts w:ascii="Arial" w:hAnsi="Arial" w:cs="Arial"/>
                <w:lang w:val="ru-RU"/>
              </w:rPr>
              <w:t xml:space="preserve"> встраиваемый в ГКЛ круглый, 4000</w:t>
            </w:r>
            <w:r w:rsidRPr="00113458">
              <w:rPr>
                <w:rFonts w:ascii="Arial" w:hAnsi="Arial" w:cs="Arial"/>
              </w:rPr>
              <w:t>K</w:t>
            </w:r>
            <w:r w:rsidRPr="00EF7ABF">
              <w:rPr>
                <w:rFonts w:ascii="Arial" w:hAnsi="Arial" w:cs="Arial"/>
                <w:lang w:val="ru-RU"/>
              </w:rPr>
              <w:t>, диммируемый</w:t>
            </w:r>
          </w:p>
          <w:p w14:paraId="701493E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607BAC9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39ABD3E8" w14:textId="77777777" w:rsidTr="001D6C3C">
        <w:tc>
          <w:tcPr>
            <w:tcW w:w="2530" w:type="dxa"/>
            <w:shd w:val="clear" w:color="auto" w:fill="auto"/>
            <w:vAlign w:val="center"/>
          </w:tcPr>
          <w:p w14:paraId="1718AE97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Розетка электрическая</w:t>
            </w:r>
          </w:p>
        </w:tc>
        <w:tc>
          <w:tcPr>
            <w:tcW w:w="4246" w:type="dxa"/>
            <w:shd w:val="clear" w:color="auto" w:fill="auto"/>
          </w:tcPr>
          <w:p w14:paraId="7F389FD9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A594064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8EE962C" w14:textId="0D082036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Legrand</w:t>
            </w:r>
            <w:r w:rsidRPr="00612E78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Mozaik</w:t>
            </w:r>
            <w:r>
              <w:rPr>
                <w:rFonts w:ascii="Arial" w:hAnsi="Arial" w:cs="Arial"/>
                <w:lang w:val="ru-RU"/>
              </w:rPr>
              <w:t xml:space="preserve">, </w:t>
            </w:r>
            <w:r>
              <w:rPr>
                <w:rFonts w:ascii="Arial" w:hAnsi="Arial" w:cs="Arial"/>
              </w:rPr>
              <w:t>DKC</w:t>
            </w:r>
            <w:r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  <w:shd w:val="clear" w:color="auto" w:fill="auto"/>
          </w:tcPr>
          <w:p w14:paraId="6403DC1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3204557" w14:textId="4C899409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Розетка, встраиваемая с автоматическими клеммами,</w:t>
            </w:r>
            <w:del w:id="396" w:author="ALI" w:date="2026-08-19T11:29:00Z">
              <w:r w:rsidRPr="00EF7ABF" w:rsidDel="00535B1A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 суппортом и рамкой белого цвета</w:t>
            </w:r>
          </w:p>
          <w:p w14:paraId="0810D74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09205D6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574091B0" w14:textId="77777777" w:rsidTr="00C568D5">
        <w:tc>
          <w:tcPr>
            <w:tcW w:w="2530" w:type="dxa"/>
            <w:vAlign w:val="center"/>
          </w:tcPr>
          <w:p w14:paraId="0FED4F44" w14:textId="77777777" w:rsidR="00C568D5" w:rsidRPr="00113458" w:rsidRDefault="00C568D5" w:rsidP="00C568D5">
            <w:pPr>
              <w:jc w:val="center"/>
              <w:rPr>
                <w:rFonts w:ascii="Arial" w:eastAsia="Corbel" w:hAnsi="Arial" w:cs="Arial"/>
                <w:b/>
              </w:rPr>
            </w:pPr>
            <w:r w:rsidRPr="00113458">
              <w:rPr>
                <w:rFonts w:ascii="Arial" w:eastAsia="Corbel" w:hAnsi="Arial" w:cs="Arial"/>
                <w:b/>
              </w:rPr>
              <w:t>Дверь</w:t>
            </w:r>
          </w:p>
        </w:tc>
        <w:tc>
          <w:tcPr>
            <w:tcW w:w="4246" w:type="dxa"/>
            <w:vAlign w:val="center"/>
          </w:tcPr>
          <w:p w14:paraId="1E06AA70" w14:textId="77777777" w:rsidR="00C568D5" w:rsidRPr="00113458" w:rsidRDefault="00C568D5" w:rsidP="00C568D5">
            <w:pPr>
              <w:rPr>
                <w:rFonts w:ascii="Arial" w:eastAsia="Corbel" w:hAnsi="Arial" w:cs="Arial"/>
              </w:rPr>
            </w:pPr>
            <w:r w:rsidRPr="00113458">
              <w:rPr>
                <w:rFonts w:ascii="Arial" w:eastAsia="Corbel" w:hAnsi="Arial" w:cs="Arial"/>
              </w:rPr>
              <w:t>Дверь металлическая одностворчатая</w:t>
            </w:r>
          </w:p>
          <w:p w14:paraId="00C55026" w14:textId="77777777" w:rsidR="00C568D5" w:rsidRPr="00113458" w:rsidRDefault="00C568D5" w:rsidP="00C568D5">
            <w:pPr>
              <w:rPr>
                <w:rFonts w:ascii="Arial" w:eastAsia="Corbel" w:hAnsi="Arial" w:cs="Arial"/>
              </w:rPr>
            </w:pPr>
          </w:p>
        </w:tc>
        <w:tc>
          <w:tcPr>
            <w:tcW w:w="5753" w:type="dxa"/>
            <w:vAlign w:val="center"/>
          </w:tcPr>
          <w:p w14:paraId="2CA083E5" w14:textId="77777777" w:rsidR="00C568D5" w:rsidRPr="00113458" w:rsidRDefault="00C568D5" w:rsidP="00C568D5">
            <w:pPr>
              <w:rPr>
                <w:rFonts w:ascii="Arial" w:eastAsia="Corbel" w:hAnsi="Arial" w:cs="Arial"/>
              </w:rPr>
            </w:pPr>
            <w:r w:rsidRPr="00EF7ABF">
              <w:rPr>
                <w:rFonts w:ascii="Arial" w:eastAsia="Corbel" w:hAnsi="Arial" w:cs="Arial"/>
                <w:lang w:val="ru-RU"/>
              </w:rPr>
              <w:t xml:space="preserve">Бронедверь глухая, сертифицированная по </w:t>
            </w:r>
            <w:r w:rsidRPr="00113458">
              <w:rPr>
                <w:rFonts w:ascii="Arial" w:eastAsia="Corbel" w:hAnsi="Arial" w:cs="Arial"/>
              </w:rPr>
              <w:t>III</w:t>
            </w:r>
            <w:r w:rsidRPr="00EF7ABF">
              <w:rPr>
                <w:rFonts w:ascii="Arial" w:eastAsia="Corbel" w:hAnsi="Arial" w:cs="Arial"/>
                <w:lang w:val="ru-RU"/>
              </w:rPr>
              <w:t xml:space="preserve">-му классу защиты от взлома по </w:t>
            </w:r>
            <w:ins w:id="397" w:author="Claude" w:date="2026-08-19T10:59:00Z">
              <w:r w:rsidRPr="00EF7ABF">
                <w:rPr>
                  <w:rFonts w:ascii="Arial" w:eastAsia="Corbel" w:hAnsi="Arial" w:cs="Arial"/>
                  <w:lang w:val="ru-RU"/>
                </w:rPr>
                <w:t>ГОСТ 34593-2019</w:t>
              </w:r>
            </w:ins>
            <w:del w:id="398" w:author="Claude" w:date="2026-08-19T10:59:00Z">
              <w:r w:rsidRPr="00EF7ABF">
                <w:rPr>
                  <w:rFonts w:ascii="Arial" w:eastAsia="Corbel" w:hAnsi="Arial" w:cs="Arial"/>
                  <w:lang w:val="ru-RU"/>
                </w:rPr>
                <w:delText>ГОСТ Р 51072-2005</w:delText>
              </w:r>
            </w:del>
            <w:r w:rsidRPr="00EF7ABF">
              <w:rPr>
                <w:rFonts w:ascii="Arial" w:eastAsia="Corbel" w:hAnsi="Arial" w:cs="Arial"/>
                <w:lang w:val="ru-RU"/>
              </w:rPr>
              <w:t>. Размер: 900х2100 мм. Два врезных замка сувальдного типа, установленных на расстоянии не менее 350 мм между замочными скважинами, один из которых должен быть с выдвижными ригелями. Ручка-скоба из нержавеющей стали "</w:t>
            </w:r>
            <w:r w:rsidRPr="00113458">
              <w:rPr>
                <w:rFonts w:ascii="Arial" w:eastAsia="Corbel" w:hAnsi="Arial" w:cs="Arial"/>
              </w:rPr>
              <w:t>Apecs</w:t>
            </w:r>
            <w:r w:rsidRPr="00EF7ABF">
              <w:rPr>
                <w:rFonts w:ascii="Arial" w:eastAsia="Corbel" w:hAnsi="Arial" w:cs="Arial"/>
                <w:lang w:val="ru-RU"/>
              </w:rPr>
              <w:t xml:space="preserve">". Наличие противосъемных приспособлений.  Цвет </w:t>
            </w:r>
            <w:r w:rsidRPr="00113458">
              <w:rPr>
                <w:rFonts w:ascii="Arial" w:eastAsia="Corbel" w:hAnsi="Arial" w:cs="Arial"/>
              </w:rPr>
              <w:t>RAL</w:t>
            </w:r>
            <w:r w:rsidRPr="00EF7ABF">
              <w:rPr>
                <w:rFonts w:ascii="Arial" w:eastAsia="Corbel" w:hAnsi="Arial" w:cs="Arial"/>
                <w:lang w:val="ru-RU"/>
              </w:rPr>
              <w:t xml:space="preserve"> 7047. Дополнительно устройство металлической решетчатой двери с одним врезным замком, диаметром арматуры или прутка не менее 16 мм, с размером ячеек 150х150 мм. </w:t>
            </w:r>
            <w:r w:rsidRPr="00113458">
              <w:rPr>
                <w:rFonts w:ascii="Arial" w:eastAsia="Corbel" w:hAnsi="Arial" w:cs="Arial"/>
              </w:rPr>
              <w:t>Доводчик DORMA TS-83</w:t>
            </w:r>
          </w:p>
          <w:p w14:paraId="24F0A39D" w14:textId="77777777" w:rsidR="00C568D5" w:rsidRPr="00113458" w:rsidRDefault="00C568D5" w:rsidP="00C568D5">
            <w:pPr>
              <w:rPr>
                <w:rFonts w:ascii="Arial" w:eastAsia="Corbel" w:hAnsi="Arial" w:cs="Arial"/>
              </w:rPr>
            </w:pPr>
          </w:p>
        </w:tc>
        <w:tc>
          <w:tcPr>
            <w:tcW w:w="1973" w:type="dxa"/>
          </w:tcPr>
          <w:p w14:paraId="202219B2" w14:textId="4813F319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781CE8" w14:paraId="305D0C51" w14:textId="77777777" w:rsidTr="00C568D5">
        <w:tc>
          <w:tcPr>
            <w:tcW w:w="2530" w:type="dxa"/>
            <w:shd w:val="clear" w:color="auto" w:fill="auto"/>
            <w:vAlign w:val="center"/>
          </w:tcPr>
          <w:p w14:paraId="6321E67A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Кондиционер</w:t>
            </w:r>
          </w:p>
        </w:tc>
        <w:tc>
          <w:tcPr>
            <w:tcW w:w="4246" w:type="dxa"/>
            <w:shd w:val="clear" w:color="auto" w:fill="auto"/>
          </w:tcPr>
          <w:p w14:paraId="2693B27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B33029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Haier</w:t>
            </w:r>
            <w:r w:rsidRPr="00EF7ABF">
              <w:rPr>
                <w:rFonts w:ascii="Arial" w:hAnsi="Arial" w:cs="Arial"/>
                <w:lang w:val="ru-RU"/>
              </w:rPr>
              <w:t xml:space="preserve"> или </w:t>
            </w:r>
            <w:r w:rsidRPr="00113458">
              <w:rPr>
                <w:rFonts w:ascii="Arial" w:hAnsi="Arial" w:cs="Arial"/>
              </w:rPr>
              <w:t>MDV</w:t>
            </w:r>
            <w:r w:rsidRPr="00EF7ABF">
              <w:rPr>
                <w:rFonts w:ascii="Arial" w:hAnsi="Arial" w:cs="Arial"/>
                <w:lang w:val="ru-RU"/>
              </w:rPr>
              <w:t>. Модель и тип</w:t>
            </w:r>
          </w:p>
          <w:p w14:paraId="3EF5F4AD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подбирается индивидуально по ТЗ</w:t>
            </w:r>
          </w:p>
          <w:p w14:paraId="7CB86AAF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  <w:shd w:val="clear" w:color="auto" w:fill="auto"/>
          </w:tcPr>
          <w:p w14:paraId="49E1B39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Кондиционер + пульт. </w:t>
            </w:r>
          </w:p>
          <w:p w14:paraId="72B44135" w14:textId="3A5F6543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>Тип внутреннего блока кондиционера</w:t>
            </w:r>
            <w:ins w:id="399" w:author="ALI" w:date="2026-08-20T12:11:00Z">
              <w:r w:rsidR="002F7C08">
                <w:rPr>
                  <w:rFonts w:ascii="Arial" w:hAnsi="Arial" w:cs="Arial"/>
                  <w:lang w:val="ru-RU"/>
                </w:rPr>
                <w:t xml:space="preserve"> </w:t>
              </w:r>
            </w:ins>
            <w:r w:rsidRPr="00EF7ABF">
              <w:rPr>
                <w:rFonts w:ascii="Arial" w:hAnsi="Arial" w:cs="Arial"/>
                <w:lang w:val="ru-RU"/>
              </w:rPr>
              <w:t xml:space="preserve">- согласно </w:t>
            </w:r>
            <w:del w:id="400" w:author="ALI" w:date="2026-08-20T12:11:00Z">
              <w:r w:rsidRPr="00EF7ABF" w:rsidDel="002F7C08">
                <w:rPr>
                  <w:rFonts w:ascii="Arial" w:hAnsi="Arial" w:cs="Arial"/>
                  <w:lang w:val="ru-RU"/>
                </w:rPr>
                <w:delText>проекта</w:delText>
              </w:r>
            </w:del>
            <w:ins w:id="401" w:author="ALI" w:date="2026-08-20T12:11:00Z">
              <w:r w:rsidR="002F7C08" w:rsidRPr="00EF7ABF">
                <w:rPr>
                  <w:rFonts w:ascii="Arial" w:hAnsi="Arial" w:cs="Arial"/>
                  <w:lang w:val="ru-RU"/>
                </w:rPr>
                <w:t>проект</w:t>
              </w:r>
              <w:r w:rsidR="002F7C08">
                <w:rPr>
                  <w:rFonts w:ascii="Arial" w:hAnsi="Arial" w:cs="Arial"/>
                  <w:lang w:val="ru-RU"/>
                </w:rPr>
                <w:t>у</w:t>
              </w:r>
            </w:ins>
            <w:r w:rsidRPr="00EF7ABF">
              <w:rPr>
                <w:rFonts w:ascii="Arial" w:hAnsi="Arial" w:cs="Arial"/>
                <w:lang w:val="ru-RU"/>
              </w:rPr>
              <w:t xml:space="preserve">. В случае кассетного, декоративная панель красится в цвет потолка. </w:t>
            </w:r>
            <w:r w:rsidRPr="00113458">
              <w:rPr>
                <w:rFonts w:ascii="Arial" w:hAnsi="Arial" w:cs="Arial"/>
              </w:rPr>
              <w:t>Окраска RAL 3020.</w:t>
            </w:r>
          </w:p>
        </w:tc>
        <w:tc>
          <w:tcPr>
            <w:tcW w:w="1973" w:type="dxa"/>
            <w:shd w:val="clear" w:color="auto" w:fill="auto"/>
          </w:tcPr>
          <w:p w14:paraId="083690C8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781CE8" w14:paraId="69E1ECC9" w14:textId="77777777" w:rsidTr="00C568D5">
        <w:tc>
          <w:tcPr>
            <w:tcW w:w="2530" w:type="dxa"/>
            <w:shd w:val="clear" w:color="auto" w:fill="auto"/>
            <w:vAlign w:val="center"/>
          </w:tcPr>
          <w:p w14:paraId="7CAE5A16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commentRangeStart w:id="402"/>
            <w:r w:rsidRPr="00113458">
              <w:rPr>
                <w:rFonts w:ascii="Arial" w:hAnsi="Arial" w:cs="Arial"/>
                <w:b/>
              </w:rPr>
              <w:t>Радиатор</w:t>
            </w:r>
          </w:p>
        </w:tc>
        <w:tc>
          <w:tcPr>
            <w:tcW w:w="4246" w:type="dxa"/>
            <w:shd w:val="clear" w:color="auto" w:fill="auto"/>
          </w:tcPr>
          <w:p w14:paraId="47C2F5F4" w14:textId="7146898F" w:rsidR="00C568D5" w:rsidRPr="00113458" w:rsidDel="008734D4" w:rsidRDefault="00C568D5" w:rsidP="00C568D5">
            <w:pPr>
              <w:rPr>
                <w:del w:id="403" w:author="ALI" w:date="2026-08-19T12:06:00Z"/>
                <w:rFonts w:ascii="Arial" w:hAnsi="Arial" w:cs="Arial"/>
              </w:rPr>
            </w:pPr>
          </w:p>
          <w:p w14:paraId="1D626424" w14:textId="76A2AD8E" w:rsidR="00C568D5" w:rsidRPr="00113458" w:rsidRDefault="00C568D5" w:rsidP="00C568D5">
            <w:pPr>
              <w:rPr>
                <w:rFonts w:ascii="Arial" w:hAnsi="Arial" w:cs="Arial"/>
              </w:rPr>
            </w:pPr>
            <w:r w:rsidRPr="00E62849">
              <w:rPr>
                <w:rFonts w:ascii="Arial" w:hAnsi="Arial" w:cs="Arial"/>
              </w:rPr>
              <w:t>RIFAR В500</w:t>
            </w:r>
          </w:p>
        </w:tc>
        <w:tc>
          <w:tcPr>
            <w:tcW w:w="5753" w:type="dxa"/>
            <w:shd w:val="clear" w:color="auto" w:fill="auto"/>
          </w:tcPr>
          <w:p w14:paraId="62A86C0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Биметаллический радиатор либо аналог, открытая установка или в нише</w:t>
            </w:r>
          </w:p>
          <w:p w14:paraId="7245362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643BB921" w14:textId="3A79C616" w:rsidR="00C568D5" w:rsidRPr="00D43610" w:rsidRDefault="00C568D5">
            <w:pPr>
              <w:rPr>
                <w:rFonts w:ascii="Arial" w:hAnsi="Arial" w:cs="Arial"/>
                <w:lang w:val="ru-RU"/>
              </w:rPr>
              <w:pPrChange w:id="404" w:author="ALI" w:date="2026-08-19T12:06:00Z">
                <w:pPr>
                  <w:jc w:val="right"/>
                </w:pPr>
              </w:pPrChange>
            </w:pPr>
            <w:r>
              <w:rPr>
                <w:rFonts w:ascii="Arial" w:hAnsi="Arial" w:cs="Arial"/>
              </w:rPr>
              <w:t>Приложение №</w:t>
            </w:r>
            <w:r>
              <w:rPr>
                <w:rFonts w:ascii="Arial" w:hAnsi="Arial" w:cs="Arial"/>
                <w:lang w:val="ru-RU"/>
              </w:rPr>
              <w:t>9</w:t>
            </w:r>
          </w:p>
          <w:p w14:paraId="623A191A" w14:textId="087BB405" w:rsidR="00C568D5" w:rsidRPr="00D43610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Лист 3</w:t>
            </w:r>
            <w:r>
              <w:rPr>
                <w:rFonts w:ascii="Arial" w:hAnsi="Arial" w:cs="Arial"/>
                <w:lang w:val="ru-RU"/>
              </w:rPr>
              <w:t>5</w:t>
            </w:r>
            <w:commentRangeEnd w:id="402"/>
            <w:r w:rsidR="003F1158">
              <w:rPr>
                <w:rStyle w:val="ad"/>
                <w:rFonts w:eastAsia="MS Mincho"/>
              </w:rPr>
              <w:commentReference w:id="402"/>
            </w:r>
          </w:p>
        </w:tc>
      </w:tr>
      <w:tr w:rsidR="00C568D5" w:rsidRPr="00781CE8" w14:paraId="5D466170" w14:textId="77777777" w:rsidTr="00C568D5">
        <w:tc>
          <w:tcPr>
            <w:tcW w:w="14502" w:type="dxa"/>
            <w:gridSpan w:val="4"/>
            <w:vAlign w:val="center"/>
          </w:tcPr>
          <w:p w14:paraId="1B45BBE8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  <w:i/>
              </w:rPr>
            </w:pPr>
            <w:r w:rsidRPr="00113458">
              <w:rPr>
                <w:rFonts w:ascii="Arial" w:hAnsi="Arial" w:cs="Arial"/>
                <w:b/>
                <w:i/>
              </w:rPr>
              <w:t>Преддепозитарий</w:t>
            </w:r>
          </w:p>
        </w:tc>
      </w:tr>
      <w:tr w:rsidR="00C568D5" w:rsidRPr="00A11CD7" w14:paraId="0B20B5F9" w14:textId="77777777" w:rsidTr="00C568D5">
        <w:tc>
          <w:tcPr>
            <w:tcW w:w="2530" w:type="dxa"/>
            <w:vAlign w:val="center"/>
          </w:tcPr>
          <w:p w14:paraId="7014DB54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Перегородки</w:t>
            </w:r>
          </w:p>
        </w:tc>
        <w:tc>
          <w:tcPr>
            <w:tcW w:w="4246" w:type="dxa"/>
          </w:tcPr>
          <w:p w14:paraId="6B2F16F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8908F2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Возводимые перегородки из ГКЛ два слоя с каждой стороны по металлическому каркасу с заполнением мин. ватой 50 мм,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-до перекрытия, шпаклевка, оклейка стеклообоями типа «паутинка»</w:t>
            </w:r>
          </w:p>
        </w:tc>
        <w:tc>
          <w:tcPr>
            <w:tcW w:w="5753" w:type="dxa"/>
          </w:tcPr>
          <w:p w14:paraId="2CD045B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D0EB3E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</w:t>
            </w:r>
          </w:p>
        </w:tc>
        <w:tc>
          <w:tcPr>
            <w:tcW w:w="1973" w:type="dxa"/>
          </w:tcPr>
          <w:p w14:paraId="6CA182B8" w14:textId="6CB0FD80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146E73AC" w14:textId="77777777" w:rsidTr="00C568D5">
        <w:tc>
          <w:tcPr>
            <w:tcW w:w="2530" w:type="dxa"/>
            <w:vAlign w:val="center"/>
          </w:tcPr>
          <w:p w14:paraId="00F1BEF1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lastRenderedPageBreak/>
              <w:t>Пол</w:t>
            </w:r>
          </w:p>
          <w:p w14:paraId="5536E0D7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246" w:type="dxa"/>
          </w:tcPr>
          <w:p w14:paraId="355C884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9E4C783" w14:textId="5F582B5A" w:rsidR="00C568D5" w:rsidRPr="00483AE1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Керамогранит КЕРАМА МАРАЦЦИ </w:t>
            </w:r>
            <w:r w:rsidRPr="00113458">
              <w:rPr>
                <w:rFonts w:ascii="Arial" w:hAnsi="Arial" w:cs="Arial"/>
              </w:rPr>
              <w:t>SG</w:t>
            </w:r>
            <w:r w:rsidRPr="00EF7ABF">
              <w:rPr>
                <w:rFonts w:ascii="Arial" w:hAnsi="Arial" w:cs="Arial"/>
                <w:lang w:val="ru-RU"/>
              </w:rPr>
              <w:t>632400</w:t>
            </w:r>
            <w:r w:rsidRPr="00113458">
              <w:rPr>
                <w:rFonts w:ascii="Arial" w:hAnsi="Arial" w:cs="Arial"/>
              </w:rPr>
              <w:t>R</w:t>
            </w:r>
            <w:r w:rsidRPr="00EF7ABF">
              <w:rPr>
                <w:rFonts w:ascii="Arial" w:hAnsi="Arial" w:cs="Arial"/>
                <w:lang w:val="ru-RU"/>
              </w:rPr>
              <w:t xml:space="preserve"> 600х600 мм ТЕРРАЦЦО, цвет – серый светлый. </w:t>
            </w:r>
            <w:r w:rsidRPr="00483AE1">
              <w:rPr>
                <w:rFonts w:ascii="Arial" w:hAnsi="Arial" w:cs="Arial"/>
                <w:lang w:val="ru-RU"/>
              </w:rPr>
              <w:t>Либо аналог</w:t>
            </w:r>
          </w:p>
          <w:p w14:paraId="18C6BD84" w14:textId="77777777" w:rsidR="00C568D5" w:rsidRPr="00483AE1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</w:tcPr>
          <w:p w14:paraId="1B612B0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9BC564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600х600 мм. Затирка – в цвет плитки, шов 1,5-2 мм</w:t>
            </w:r>
          </w:p>
        </w:tc>
        <w:tc>
          <w:tcPr>
            <w:tcW w:w="1973" w:type="dxa"/>
          </w:tcPr>
          <w:p w14:paraId="4945C39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09FBA075" w14:textId="77777777" w:rsidTr="00C568D5">
        <w:tc>
          <w:tcPr>
            <w:tcW w:w="2530" w:type="dxa"/>
            <w:vAlign w:val="center"/>
          </w:tcPr>
          <w:p w14:paraId="6C5836D8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Плинтус</w:t>
            </w:r>
          </w:p>
        </w:tc>
        <w:tc>
          <w:tcPr>
            <w:tcW w:w="4246" w:type="dxa"/>
          </w:tcPr>
          <w:p w14:paraId="0F3CE080" w14:textId="77777777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C2D44E7" w14:textId="4E5C485E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  <w:r w:rsidRPr="00461916">
              <w:rPr>
                <w:rFonts w:ascii="Arial" w:hAnsi="Arial" w:cs="Arial"/>
              </w:rPr>
              <w:t>Fezard</w:t>
            </w:r>
            <w:r w:rsidR="00483AE1">
              <w:rPr>
                <w:rFonts w:ascii="Arial" w:hAnsi="Arial" w:cs="Arial"/>
                <w:lang w:val="ru-RU"/>
              </w:rPr>
              <w:t xml:space="preserve"> </w:t>
            </w:r>
            <w:r w:rsidRPr="00461916">
              <w:rPr>
                <w:rFonts w:ascii="Arial" w:hAnsi="Arial" w:cs="Arial"/>
                <w:lang w:val="ru-RU"/>
              </w:rPr>
              <w:t xml:space="preserve">2500*80*10 </w:t>
            </w:r>
            <w:r w:rsidRPr="00461916">
              <w:rPr>
                <w:rFonts w:ascii="Arial" w:hAnsi="Arial" w:cs="Arial"/>
              </w:rPr>
              <w:t>c</w:t>
            </w:r>
            <w:r w:rsidRPr="00461916">
              <w:rPr>
                <w:rFonts w:ascii="Arial" w:hAnsi="Arial" w:cs="Arial"/>
                <w:lang w:val="ru-RU"/>
              </w:rPr>
              <w:t xml:space="preserve"> соединителями и углами или аналог.</w:t>
            </w:r>
          </w:p>
        </w:tc>
        <w:tc>
          <w:tcPr>
            <w:tcW w:w="5753" w:type="dxa"/>
          </w:tcPr>
          <w:p w14:paraId="2FB9289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D57C89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Плинтус алюминиевый анодированный самоклеящийся,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-80 мм</w:t>
            </w:r>
          </w:p>
          <w:p w14:paraId="5BB6C2C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0D5B7DF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5221F7B3" w14:textId="77777777" w:rsidTr="00C568D5">
        <w:tc>
          <w:tcPr>
            <w:tcW w:w="2530" w:type="dxa"/>
            <w:vAlign w:val="center"/>
          </w:tcPr>
          <w:p w14:paraId="15475F6E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Потолок</w:t>
            </w:r>
          </w:p>
        </w:tc>
        <w:tc>
          <w:tcPr>
            <w:tcW w:w="4246" w:type="dxa"/>
          </w:tcPr>
          <w:p w14:paraId="6E24B7E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11B01AEC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ГКЛ под покраску</w:t>
            </w:r>
          </w:p>
        </w:tc>
        <w:tc>
          <w:tcPr>
            <w:tcW w:w="5753" w:type="dxa"/>
          </w:tcPr>
          <w:p w14:paraId="2C0588E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B61F67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 </w:t>
            </w:r>
          </w:p>
          <w:p w14:paraId="2838DFF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28F4CB2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18513735" w14:textId="77777777" w:rsidTr="00C568D5">
        <w:tc>
          <w:tcPr>
            <w:tcW w:w="2530" w:type="dxa"/>
            <w:vAlign w:val="center"/>
          </w:tcPr>
          <w:p w14:paraId="7C285CC6" w14:textId="77777777" w:rsidR="00C568D5" w:rsidRPr="006A1F85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6A1F85">
              <w:rPr>
                <w:rFonts w:ascii="Arial" w:hAnsi="Arial" w:cs="Arial"/>
                <w:b/>
              </w:rPr>
              <w:t>Освещение</w:t>
            </w:r>
          </w:p>
        </w:tc>
        <w:tc>
          <w:tcPr>
            <w:tcW w:w="4246" w:type="dxa"/>
          </w:tcPr>
          <w:p w14:paraId="337C1476" w14:textId="77777777" w:rsidR="00C568D5" w:rsidRPr="006A1F85" w:rsidRDefault="00C568D5" w:rsidP="00C568D5">
            <w:pPr>
              <w:rPr>
                <w:rFonts w:ascii="Arial" w:hAnsi="Arial" w:cs="Arial"/>
              </w:rPr>
            </w:pPr>
          </w:p>
          <w:p w14:paraId="3A29C883" w14:textId="780D98BA" w:rsidR="00C568D5" w:rsidRPr="006A1F85" w:rsidRDefault="00C568D5" w:rsidP="00C568D5">
            <w:pPr>
              <w:rPr>
                <w:rFonts w:ascii="Arial" w:hAnsi="Arial" w:cs="Arial"/>
                <w:lang w:val="ru-RU"/>
              </w:rPr>
            </w:pPr>
            <w:r w:rsidRPr="006A1F85">
              <w:rPr>
                <w:rFonts w:ascii="Arial" w:hAnsi="Arial" w:cs="Arial"/>
              </w:rPr>
              <w:t>RINGO M</w:t>
            </w:r>
            <w:r w:rsidR="006A1F85" w:rsidRPr="006A1F85"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</w:tcPr>
          <w:p w14:paraId="6FFE14A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16BBE1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Светильник </w:t>
            </w:r>
            <w:r w:rsidRPr="00113458">
              <w:rPr>
                <w:rFonts w:ascii="Arial" w:hAnsi="Arial" w:cs="Arial"/>
              </w:rPr>
              <w:t>LED</w:t>
            </w:r>
            <w:r w:rsidRPr="00EF7ABF">
              <w:rPr>
                <w:rFonts w:ascii="Arial" w:hAnsi="Arial" w:cs="Arial"/>
                <w:lang w:val="ru-RU"/>
              </w:rPr>
              <w:t xml:space="preserve"> встраиваемый в ГКЛ круглый, 4000</w:t>
            </w:r>
            <w:r w:rsidRPr="00113458">
              <w:rPr>
                <w:rFonts w:ascii="Arial" w:hAnsi="Arial" w:cs="Arial"/>
              </w:rPr>
              <w:t>K</w:t>
            </w:r>
            <w:r w:rsidRPr="00EF7ABF">
              <w:rPr>
                <w:rFonts w:ascii="Arial" w:hAnsi="Arial" w:cs="Arial"/>
                <w:lang w:val="ru-RU"/>
              </w:rPr>
              <w:t>, диммируемый</w:t>
            </w:r>
          </w:p>
          <w:p w14:paraId="1D6917D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63C504A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53889C5D" w14:textId="77777777" w:rsidTr="00C568D5">
        <w:tc>
          <w:tcPr>
            <w:tcW w:w="2530" w:type="dxa"/>
            <w:vAlign w:val="center"/>
          </w:tcPr>
          <w:p w14:paraId="7EBF99A8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Дверь</w:t>
            </w:r>
          </w:p>
        </w:tc>
        <w:tc>
          <w:tcPr>
            <w:tcW w:w="4246" w:type="dxa"/>
            <w:vAlign w:val="center"/>
          </w:tcPr>
          <w:p w14:paraId="1776C515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 Промышленного производства</w:t>
            </w:r>
          </w:p>
        </w:tc>
        <w:tc>
          <w:tcPr>
            <w:tcW w:w="5753" w:type="dxa"/>
            <w:vAlign w:val="center"/>
          </w:tcPr>
          <w:p w14:paraId="427384A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4B3F1B2" w14:textId="45511D15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Дверь деревянная </w:t>
            </w:r>
            <w:r w:rsidRPr="00113458">
              <w:rPr>
                <w:rFonts w:ascii="Arial" w:hAnsi="Arial" w:cs="Arial"/>
              </w:rPr>
              <w:t>Kapelli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classic</w:t>
            </w:r>
            <w:r w:rsidRPr="00EF7ABF">
              <w:rPr>
                <w:rFonts w:ascii="Arial" w:hAnsi="Arial" w:cs="Arial"/>
                <w:lang w:val="ru-RU"/>
              </w:rPr>
              <w:t xml:space="preserve">. Размер: 900х2000 мм. Цвет -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7040. Нажимная ручка, цвет хром. </w:t>
            </w:r>
            <w:r w:rsidRPr="00113458">
              <w:rPr>
                <w:rFonts w:ascii="Arial" w:hAnsi="Arial" w:cs="Arial"/>
              </w:rPr>
              <w:t>Замок "ключ-ключ". Дверной доводчик, напольный ограничитель</w:t>
            </w:r>
          </w:p>
          <w:p w14:paraId="664C385E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1973" w:type="dxa"/>
          </w:tcPr>
          <w:p w14:paraId="151B4DE9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A11CD7" w14:paraId="17535567" w14:textId="77777777" w:rsidTr="00C568D5">
        <w:tc>
          <w:tcPr>
            <w:tcW w:w="14502" w:type="dxa"/>
            <w:gridSpan w:val="4"/>
            <w:vAlign w:val="center"/>
          </w:tcPr>
          <w:p w14:paraId="3AE388E2" w14:textId="77777777" w:rsidR="00C568D5" w:rsidRPr="00EF7ABF" w:rsidRDefault="00C568D5" w:rsidP="00C568D5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EF7ABF">
              <w:rPr>
                <w:rFonts w:ascii="Arial" w:hAnsi="Arial" w:cs="Arial"/>
                <w:b/>
                <w:lang w:val="ru-RU"/>
              </w:rPr>
              <w:t>ЗОНА ДЛЯ СОТРУДНИКОВ</w:t>
            </w:r>
          </w:p>
          <w:p w14:paraId="46070B8F" w14:textId="77777777" w:rsidR="00C568D5" w:rsidRPr="00EF7ABF" w:rsidRDefault="00C568D5" w:rsidP="00C568D5">
            <w:pPr>
              <w:jc w:val="center"/>
              <w:rPr>
                <w:rFonts w:ascii="Arial" w:hAnsi="Arial" w:cs="Arial"/>
                <w:b/>
                <w:i/>
                <w:lang w:val="ru-RU"/>
              </w:rPr>
            </w:pPr>
            <w:r w:rsidRPr="00EF7ABF">
              <w:rPr>
                <w:rFonts w:ascii="Arial" w:hAnsi="Arial" w:cs="Arial"/>
                <w:b/>
                <w:i/>
                <w:lang w:val="ru-RU"/>
              </w:rPr>
              <w:t xml:space="preserve">Общая комната </w:t>
            </w:r>
          </w:p>
        </w:tc>
      </w:tr>
      <w:tr w:rsidR="00C568D5" w:rsidRPr="00A11CD7" w14:paraId="706A9603" w14:textId="77777777" w:rsidTr="00C568D5">
        <w:tc>
          <w:tcPr>
            <w:tcW w:w="2530" w:type="dxa"/>
            <w:vAlign w:val="center"/>
          </w:tcPr>
          <w:p w14:paraId="73000BD5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Стены</w:t>
            </w:r>
          </w:p>
        </w:tc>
        <w:tc>
          <w:tcPr>
            <w:tcW w:w="4246" w:type="dxa"/>
            <w:vAlign w:val="center"/>
          </w:tcPr>
          <w:p w14:paraId="63D2EC2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DBA851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Возводимые перегородки из ГКЛ - два слоя с каждой стороны по металлическому каркасу с заполнением мин. ватой 50 мм, шпаклевка, оклейка стеклообоями типа «паутинка»</w:t>
            </w:r>
          </w:p>
          <w:p w14:paraId="67906C9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AA1CCC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  <w:vAlign w:val="center"/>
          </w:tcPr>
          <w:p w14:paraId="1C39701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</w:t>
            </w:r>
          </w:p>
        </w:tc>
        <w:tc>
          <w:tcPr>
            <w:tcW w:w="1973" w:type="dxa"/>
          </w:tcPr>
          <w:p w14:paraId="7E21C409" w14:textId="5CFA0A9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30956D64" w14:textId="77777777" w:rsidTr="00C568D5">
        <w:tc>
          <w:tcPr>
            <w:tcW w:w="2530" w:type="dxa"/>
            <w:vAlign w:val="center"/>
          </w:tcPr>
          <w:p w14:paraId="4409DDF6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Пол</w:t>
            </w:r>
          </w:p>
        </w:tc>
        <w:tc>
          <w:tcPr>
            <w:tcW w:w="4246" w:type="dxa"/>
          </w:tcPr>
          <w:p w14:paraId="4994FD5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3C887D6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Керамогранит </w:t>
            </w:r>
            <w:del w:id="405" w:author="ALI" w:date="2026-08-20T12:12:00Z">
              <w:r w:rsidRPr="00EF7ABF" w:rsidDel="002F7C08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КЕРАМА МАРАЦЦИ </w:t>
            </w:r>
            <w:r w:rsidRPr="00113458">
              <w:rPr>
                <w:rFonts w:ascii="Arial" w:hAnsi="Arial" w:cs="Arial"/>
              </w:rPr>
              <w:t>SG</w:t>
            </w:r>
            <w:r w:rsidRPr="00EF7ABF">
              <w:rPr>
                <w:rFonts w:ascii="Arial" w:hAnsi="Arial" w:cs="Arial"/>
                <w:lang w:val="ru-RU"/>
              </w:rPr>
              <w:t>632400</w:t>
            </w:r>
            <w:r w:rsidRPr="00113458">
              <w:rPr>
                <w:rFonts w:ascii="Arial" w:hAnsi="Arial" w:cs="Arial"/>
              </w:rPr>
              <w:t>R</w:t>
            </w:r>
            <w:r w:rsidRPr="00EF7ABF">
              <w:rPr>
                <w:rFonts w:ascii="Arial" w:hAnsi="Arial" w:cs="Arial"/>
                <w:lang w:val="ru-RU"/>
              </w:rPr>
              <w:t xml:space="preserve"> 600х600 мм ТЕРРАЦЦО, цвет – серый светлый. </w:t>
            </w:r>
            <w:r w:rsidRPr="00113458">
              <w:rPr>
                <w:rFonts w:ascii="Arial" w:hAnsi="Arial" w:cs="Arial"/>
              </w:rPr>
              <w:t>Либо аналог</w:t>
            </w:r>
          </w:p>
          <w:p w14:paraId="6F101FA4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589ABD0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600х600 мм. Затирка – в цвет плитки, шов 1,5-2 мм</w:t>
            </w:r>
          </w:p>
        </w:tc>
        <w:tc>
          <w:tcPr>
            <w:tcW w:w="1973" w:type="dxa"/>
          </w:tcPr>
          <w:p w14:paraId="4351B4E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3E677AC0" w14:textId="77777777" w:rsidTr="00C568D5">
        <w:tc>
          <w:tcPr>
            <w:tcW w:w="2530" w:type="dxa"/>
            <w:vAlign w:val="center"/>
          </w:tcPr>
          <w:p w14:paraId="6F9251A5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lastRenderedPageBreak/>
              <w:t>Плинтус</w:t>
            </w:r>
          </w:p>
        </w:tc>
        <w:tc>
          <w:tcPr>
            <w:tcW w:w="4246" w:type="dxa"/>
            <w:vAlign w:val="center"/>
          </w:tcPr>
          <w:p w14:paraId="5B53093F" w14:textId="72F8FC85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  <w:r w:rsidRPr="00461916">
              <w:rPr>
                <w:rFonts w:ascii="Arial" w:hAnsi="Arial" w:cs="Arial"/>
                <w:lang w:val="ru-RU"/>
              </w:rPr>
              <w:br/>
            </w:r>
            <w:r w:rsidRPr="00461916">
              <w:rPr>
                <w:rFonts w:ascii="Arial" w:hAnsi="Arial" w:cs="Arial"/>
              </w:rPr>
              <w:t>Fezard</w:t>
            </w:r>
            <w:r w:rsidRPr="00461916">
              <w:rPr>
                <w:rFonts w:ascii="Arial" w:hAnsi="Arial" w:cs="Arial"/>
                <w:lang w:val="ru-RU"/>
              </w:rPr>
              <w:t xml:space="preserve"> </w:t>
            </w:r>
            <w:del w:id="406" w:author="ALI" w:date="2026-08-20T12:12:00Z">
              <w:r w:rsidRPr="00461916" w:rsidDel="002F7C08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461916">
              <w:rPr>
                <w:rFonts w:ascii="Arial" w:hAnsi="Arial" w:cs="Arial"/>
                <w:lang w:val="ru-RU"/>
              </w:rPr>
              <w:t xml:space="preserve">2500*80*10 </w:t>
            </w:r>
            <w:r w:rsidRPr="00461916">
              <w:rPr>
                <w:rFonts w:ascii="Arial" w:hAnsi="Arial" w:cs="Arial"/>
              </w:rPr>
              <w:t>c</w:t>
            </w:r>
            <w:r w:rsidRPr="00461916">
              <w:rPr>
                <w:rFonts w:ascii="Arial" w:hAnsi="Arial" w:cs="Arial"/>
                <w:lang w:val="ru-RU"/>
              </w:rPr>
              <w:t xml:space="preserve"> соединителями и углами или аналог.</w:t>
            </w:r>
          </w:p>
        </w:tc>
        <w:tc>
          <w:tcPr>
            <w:tcW w:w="5753" w:type="dxa"/>
            <w:vAlign w:val="center"/>
          </w:tcPr>
          <w:p w14:paraId="1B969BB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br/>
              <w:t xml:space="preserve">Плинтус алюминиевый анодированный самоклеящийся,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-80 мм</w:t>
            </w:r>
          </w:p>
          <w:p w14:paraId="7BE08F8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70EFE66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070AADF9" w14:textId="77777777" w:rsidTr="00C568D5">
        <w:tc>
          <w:tcPr>
            <w:tcW w:w="2530" w:type="dxa"/>
            <w:vAlign w:val="center"/>
          </w:tcPr>
          <w:p w14:paraId="22DCF689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Потолок</w:t>
            </w:r>
          </w:p>
        </w:tc>
        <w:tc>
          <w:tcPr>
            <w:tcW w:w="4246" w:type="dxa"/>
            <w:vAlign w:val="center"/>
          </w:tcPr>
          <w:p w14:paraId="11EAB6FF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Окраска</w:t>
            </w:r>
          </w:p>
        </w:tc>
        <w:tc>
          <w:tcPr>
            <w:tcW w:w="5753" w:type="dxa"/>
            <w:vAlign w:val="center"/>
          </w:tcPr>
          <w:p w14:paraId="747B043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E5D98E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</w:t>
            </w:r>
          </w:p>
          <w:p w14:paraId="57C0D27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1B57815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633B6AFE" w14:textId="77777777" w:rsidTr="00C568D5">
        <w:tc>
          <w:tcPr>
            <w:tcW w:w="2530" w:type="dxa"/>
            <w:vAlign w:val="center"/>
          </w:tcPr>
          <w:p w14:paraId="3FC0CD20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Освещение</w:t>
            </w:r>
          </w:p>
        </w:tc>
        <w:tc>
          <w:tcPr>
            <w:tcW w:w="4246" w:type="dxa"/>
            <w:vAlign w:val="center"/>
          </w:tcPr>
          <w:p w14:paraId="628A09C8" w14:textId="77777777" w:rsidR="00C568D5" w:rsidRPr="006A1F85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4A63098" w14:textId="6D8635C8" w:rsidR="00C568D5" w:rsidRPr="006A1F85" w:rsidRDefault="00C568D5" w:rsidP="00C568D5">
            <w:pPr>
              <w:rPr>
                <w:rFonts w:ascii="Arial" w:hAnsi="Arial" w:cs="Arial"/>
                <w:lang w:val="ru-RU"/>
              </w:rPr>
            </w:pPr>
            <w:r w:rsidRPr="006A1F85">
              <w:rPr>
                <w:rFonts w:ascii="Arial" w:hAnsi="Arial" w:cs="Arial"/>
              </w:rPr>
              <w:t>INI</w:t>
            </w:r>
            <w:r w:rsidRPr="006A1F85">
              <w:rPr>
                <w:rFonts w:ascii="Arial" w:hAnsi="Arial" w:cs="Arial"/>
                <w:lang w:val="ru-RU"/>
              </w:rPr>
              <w:t xml:space="preserve"> </w:t>
            </w:r>
            <w:r w:rsidRPr="006A1F85">
              <w:rPr>
                <w:rFonts w:ascii="Arial" w:hAnsi="Arial" w:cs="Arial"/>
              </w:rPr>
              <w:t>LED</w:t>
            </w:r>
            <w:r w:rsidRPr="006A1F85">
              <w:rPr>
                <w:rFonts w:ascii="Arial" w:hAnsi="Arial" w:cs="Arial"/>
                <w:lang w:val="ru-RU"/>
              </w:rPr>
              <w:t xml:space="preserve"> 60 </w:t>
            </w:r>
            <w:r w:rsidRPr="006A1F85">
              <w:rPr>
                <w:rFonts w:ascii="Arial" w:hAnsi="Arial" w:cs="Arial"/>
              </w:rPr>
              <w:t>LN</w:t>
            </w:r>
            <w:r w:rsidR="006A1F85" w:rsidRPr="006A1F85">
              <w:rPr>
                <w:rFonts w:ascii="Arial" w:hAnsi="Arial" w:cs="Arial"/>
                <w:lang w:val="ru-RU"/>
              </w:rPr>
              <w:t xml:space="preserve"> или аналог</w:t>
            </w:r>
          </w:p>
          <w:p w14:paraId="56A3297C" w14:textId="77777777" w:rsidR="00C568D5" w:rsidRPr="006A1F85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  <w:vAlign w:val="center"/>
          </w:tcPr>
          <w:p w14:paraId="4C7B53F6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Светильник LED RAL 7047, 4000К</w:t>
            </w:r>
          </w:p>
        </w:tc>
        <w:tc>
          <w:tcPr>
            <w:tcW w:w="1973" w:type="dxa"/>
          </w:tcPr>
          <w:p w14:paraId="3250DD02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A11CD7" w14:paraId="0D755C52" w14:textId="77777777" w:rsidTr="00C568D5">
        <w:tc>
          <w:tcPr>
            <w:tcW w:w="2530" w:type="dxa"/>
            <w:vAlign w:val="center"/>
          </w:tcPr>
          <w:p w14:paraId="7984873C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Дверь</w:t>
            </w:r>
          </w:p>
        </w:tc>
        <w:tc>
          <w:tcPr>
            <w:tcW w:w="4246" w:type="dxa"/>
            <w:vAlign w:val="center"/>
          </w:tcPr>
          <w:p w14:paraId="6C44F763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 Промышленного производства</w:t>
            </w:r>
          </w:p>
        </w:tc>
        <w:tc>
          <w:tcPr>
            <w:tcW w:w="5753" w:type="dxa"/>
            <w:vAlign w:val="center"/>
          </w:tcPr>
          <w:p w14:paraId="2CD3951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C0A69A4" w14:textId="7654D023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Дверь деревянная </w:t>
            </w:r>
            <w:del w:id="407" w:author="ALI" w:date="2026-08-20T12:12:00Z">
              <w:r w:rsidRPr="00EF7ABF" w:rsidDel="002F7C08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113458">
              <w:rPr>
                <w:rFonts w:ascii="Arial" w:hAnsi="Arial" w:cs="Arial"/>
              </w:rPr>
              <w:t>Kapelli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classic</w:t>
            </w:r>
            <w:r>
              <w:rPr>
                <w:rFonts w:ascii="Arial" w:hAnsi="Arial" w:cs="Arial"/>
                <w:lang w:val="ru-RU"/>
              </w:rPr>
              <w:t xml:space="preserve"> </w:t>
            </w:r>
            <w:r w:rsidRPr="00D43610">
              <w:rPr>
                <w:rFonts w:ascii="Arial" w:hAnsi="Arial" w:cs="Arial"/>
                <w:color w:val="FF0000"/>
                <w:lang w:val="ru-RU"/>
              </w:rPr>
              <w:t>с усилением под</w:t>
            </w:r>
            <w:del w:id="408" w:author="ALI" w:date="2026-08-20T12:12:00Z">
              <w:r w:rsidRPr="00D43610" w:rsidDel="002F7C08">
                <w:rPr>
                  <w:rFonts w:ascii="Arial" w:hAnsi="Arial" w:cs="Arial"/>
                  <w:color w:val="FF0000"/>
                  <w:lang w:val="ru-RU"/>
                </w:rPr>
                <w:delText xml:space="preserve"> </w:delText>
              </w:r>
            </w:del>
            <w:r w:rsidRPr="00D43610">
              <w:rPr>
                <w:rFonts w:ascii="Arial" w:hAnsi="Arial" w:cs="Arial"/>
                <w:color w:val="FF0000"/>
                <w:lang w:val="ru-RU"/>
              </w:rPr>
              <w:t>доводчик</w:t>
            </w:r>
            <w:r w:rsidRPr="00EF7ABF">
              <w:rPr>
                <w:rFonts w:ascii="Arial" w:hAnsi="Arial" w:cs="Arial"/>
                <w:lang w:val="ru-RU"/>
              </w:rPr>
              <w:t xml:space="preserve">. Размер: 900х2000 мм. Цвет -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7040. Нажимная ручка, цвет хром</w:t>
            </w:r>
            <w:r w:rsidRPr="006A1F85">
              <w:rPr>
                <w:rFonts w:ascii="Arial" w:hAnsi="Arial" w:cs="Arial"/>
                <w:lang w:val="ru-RU"/>
              </w:rPr>
              <w:t>. Замок "ключ-ключ".</w:t>
            </w:r>
            <w:r w:rsidRPr="000474B6">
              <w:rPr>
                <w:rFonts w:ascii="Arial" w:hAnsi="Arial" w:cs="Arial"/>
                <w:lang w:val="ru-RU"/>
              </w:rPr>
              <w:t xml:space="preserve"> Дверной доводчик, напольный ограничитель</w:t>
            </w:r>
          </w:p>
          <w:p w14:paraId="4683A8D2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774E2F31" w14:textId="7F751CB1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53436FFA" w14:textId="77777777" w:rsidTr="00C568D5">
        <w:tc>
          <w:tcPr>
            <w:tcW w:w="2530" w:type="dxa"/>
            <w:vAlign w:val="center"/>
          </w:tcPr>
          <w:p w14:paraId="6A637075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Окна</w:t>
            </w:r>
          </w:p>
        </w:tc>
        <w:tc>
          <w:tcPr>
            <w:tcW w:w="4246" w:type="dxa"/>
            <w:vAlign w:val="center"/>
          </w:tcPr>
          <w:p w14:paraId="03DE1AF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ПВХ стеклопакет</w:t>
            </w:r>
          </w:p>
        </w:tc>
        <w:tc>
          <w:tcPr>
            <w:tcW w:w="5753" w:type="dxa"/>
          </w:tcPr>
          <w:p w14:paraId="7ABD1CC4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44057D65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Цвет профиля - белый</w:t>
            </w:r>
          </w:p>
        </w:tc>
        <w:tc>
          <w:tcPr>
            <w:tcW w:w="1973" w:type="dxa"/>
          </w:tcPr>
          <w:p w14:paraId="21A85EA4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A11CD7" w14:paraId="081C03B8" w14:textId="77777777" w:rsidTr="001D6C3C">
        <w:tc>
          <w:tcPr>
            <w:tcW w:w="2530" w:type="dxa"/>
            <w:shd w:val="clear" w:color="auto" w:fill="auto"/>
            <w:vAlign w:val="center"/>
          </w:tcPr>
          <w:p w14:paraId="5D2B9EB6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Розетка электрическая</w:t>
            </w:r>
          </w:p>
          <w:p w14:paraId="6D74A499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и выключатели</w:t>
            </w:r>
          </w:p>
        </w:tc>
        <w:tc>
          <w:tcPr>
            <w:tcW w:w="4246" w:type="dxa"/>
            <w:shd w:val="clear" w:color="auto" w:fill="auto"/>
          </w:tcPr>
          <w:p w14:paraId="0025A1B6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EB9831B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EDB84C8" w14:textId="6DE7814B" w:rsidR="00C568D5" w:rsidRPr="00D750E9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Legrand</w:t>
            </w:r>
            <w:r w:rsidRPr="00612E78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Mozaik</w:t>
            </w:r>
            <w:r>
              <w:rPr>
                <w:rFonts w:ascii="Arial" w:hAnsi="Arial" w:cs="Arial"/>
                <w:lang w:val="ru-RU"/>
              </w:rPr>
              <w:t xml:space="preserve">, </w:t>
            </w:r>
            <w:r>
              <w:rPr>
                <w:rFonts w:ascii="Arial" w:hAnsi="Arial" w:cs="Arial"/>
              </w:rPr>
              <w:t>DKC</w:t>
            </w:r>
            <w:r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  <w:shd w:val="clear" w:color="auto" w:fill="auto"/>
            <w:vAlign w:val="center"/>
          </w:tcPr>
          <w:p w14:paraId="3681C89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BF94430" w14:textId="2EC1CE05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Розетка, встраиваемая с автоматическими клеммами, </w:t>
            </w:r>
            <w:del w:id="409" w:author="ALI" w:date="2026-08-20T12:12:00Z">
              <w:r w:rsidRPr="00EF7ABF" w:rsidDel="002F7C08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>суппортом и рамкой белого цвета</w:t>
            </w:r>
          </w:p>
          <w:p w14:paraId="14B9BE8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34CF19C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2C19E5AB" w14:textId="77777777" w:rsidTr="00C568D5">
        <w:tc>
          <w:tcPr>
            <w:tcW w:w="2530" w:type="dxa"/>
            <w:shd w:val="clear" w:color="auto" w:fill="auto"/>
            <w:vAlign w:val="center"/>
          </w:tcPr>
          <w:p w14:paraId="35C74DF6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Кондиционер</w:t>
            </w:r>
          </w:p>
        </w:tc>
        <w:tc>
          <w:tcPr>
            <w:tcW w:w="4246" w:type="dxa"/>
            <w:shd w:val="clear" w:color="auto" w:fill="auto"/>
          </w:tcPr>
          <w:p w14:paraId="3A069EF9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2B0D90AC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Mitsubishi Heavy SRK35ZSPR-S / SRC35ZSPR-S</w:t>
            </w:r>
          </w:p>
        </w:tc>
        <w:tc>
          <w:tcPr>
            <w:tcW w:w="5753" w:type="dxa"/>
            <w:shd w:val="clear" w:color="auto" w:fill="auto"/>
          </w:tcPr>
          <w:p w14:paraId="4273E4A2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  <w:p w14:paraId="731705FF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Размещение - технологический шкаф</w:t>
            </w:r>
          </w:p>
        </w:tc>
        <w:tc>
          <w:tcPr>
            <w:tcW w:w="1973" w:type="dxa"/>
            <w:shd w:val="clear" w:color="auto" w:fill="auto"/>
          </w:tcPr>
          <w:p w14:paraId="554DFE19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A11CD7" w14:paraId="5E2F2888" w14:textId="77777777" w:rsidTr="00C568D5">
        <w:tc>
          <w:tcPr>
            <w:tcW w:w="14502" w:type="dxa"/>
            <w:gridSpan w:val="4"/>
            <w:vAlign w:val="center"/>
          </w:tcPr>
          <w:p w14:paraId="788C89C4" w14:textId="77777777" w:rsidR="00C568D5" w:rsidRPr="00EF7ABF" w:rsidRDefault="00C568D5" w:rsidP="00C568D5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EF7ABF">
              <w:rPr>
                <w:rFonts w:ascii="Arial" w:hAnsi="Arial" w:cs="Arial"/>
                <w:b/>
                <w:lang w:val="ru-RU"/>
              </w:rPr>
              <w:t>ЗОНА ДЛЯ СОТРУДНИКОВ</w:t>
            </w:r>
          </w:p>
          <w:p w14:paraId="428E0A55" w14:textId="77777777" w:rsidR="00C568D5" w:rsidRPr="00EF7ABF" w:rsidRDefault="00C568D5" w:rsidP="00C568D5">
            <w:pPr>
              <w:jc w:val="center"/>
              <w:rPr>
                <w:rFonts w:ascii="Arial" w:hAnsi="Arial" w:cs="Arial"/>
                <w:i/>
                <w:lang w:val="ru-RU"/>
              </w:rPr>
            </w:pPr>
            <w:r w:rsidRPr="00EF7ABF">
              <w:rPr>
                <w:rFonts w:ascii="Arial" w:hAnsi="Arial" w:cs="Arial"/>
                <w:b/>
                <w:i/>
                <w:lang w:val="ru-RU"/>
              </w:rPr>
              <w:t>Комната приема пищи</w:t>
            </w:r>
          </w:p>
        </w:tc>
      </w:tr>
      <w:tr w:rsidR="00C568D5" w:rsidRPr="00A11CD7" w14:paraId="53970997" w14:textId="77777777" w:rsidTr="00C568D5">
        <w:tc>
          <w:tcPr>
            <w:tcW w:w="2530" w:type="dxa"/>
            <w:vAlign w:val="center"/>
          </w:tcPr>
          <w:p w14:paraId="5232D873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Стены</w:t>
            </w:r>
          </w:p>
        </w:tc>
        <w:tc>
          <w:tcPr>
            <w:tcW w:w="4246" w:type="dxa"/>
            <w:vAlign w:val="center"/>
          </w:tcPr>
          <w:p w14:paraId="03A694F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8AD6B6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Возводимые перегородки из ГКЛ - два слоя с каждой стороны по металлическому каркасу с заполнением мин. ватой 50 мм, шпаклевка, оклейка стеклообоями типа «паутинка»</w:t>
            </w:r>
          </w:p>
          <w:p w14:paraId="1FFDED3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</w:tcPr>
          <w:p w14:paraId="6B82238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A9AF0D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</w:t>
            </w:r>
          </w:p>
        </w:tc>
        <w:tc>
          <w:tcPr>
            <w:tcW w:w="1973" w:type="dxa"/>
          </w:tcPr>
          <w:p w14:paraId="7331ABC1" w14:textId="4ADAAA56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7F6B54D4" w14:textId="77777777" w:rsidTr="00C568D5">
        <w:tc>
          <w:tcPr>
            <w:tcW w:w="2530" w:type="dxa"/>
            <w:vAlign w:val="center"/>
          </w:tcPr>
          <w:p w14:paraId="6457D712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Пол</w:t>
            </w:r>
          </w:p>
        </w:tc>
        <w:tc>
          <w:tcPr>
            <w:tcW w:w="4246" w:type="dxa"/>
          </w:tcPr>
          <w:p w14:paraId="18E2B8F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CDF8785" w14:textId="5C0960AB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>Керамогранит</w:t>
            </w:r>
            <w:del w:id="410" w:author="ALI" w:date="2026-08-20T12:12:00Z">
              <w:r w:rsidRPr="00EF7ABF" w:rsidDel="002F7C08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 КЕРАМА МАРАЦЦИ </w:t>
            </w:r>
            <w:r w:rsidRPr="00113458">
              <w:rPr>
                <w:rFonts w:ascii="Arial" w:hAnsi="Arial" w:cs="Arial"/>
              </w:rPr>
              <w:t>SG</w:t>
            </w:r>
            <w:r w:rsidRPr="00EF7ABF">
              <w:rPr>
                <w:rFonts w:ascii="Arial" w:hAnsi="Arial" w:cs="Arial"/>
                <w:lang w:val="ru-RU"/>
              </w:rPr>
              <w:t>632400</w:t>
            </w:r>
            <w:r w:rsidRPr="00113458">
              <w:rPr>
                <w:rFonts w:ascii="Arial" w:hAnsi="Arial" w:cs="Arial"/>
              </w:rPr>
              <w:t>R</w:t>
            </w:r>
            <w:r w:rsidRPr="00EF7ABF">
              <w:rPr>
                <w:rFonts w:ascii="Arial" w:hAnsi="Arial" w:cs="Arial"/>
                <w:lang w:val="ru-RU"/>
              </w:rPr>
              <w:t xml:space="preserve"> 600х600 мм ТЕРРАЦЦО, цвет – серый светлый. </w:t>
            </w:r>
            <w:r w:rsidRPr="00113458">
              <w:rPr>
                <w:rFonts w:ascii="Arial" w:hAnsi="Arial" w:cs="Arial"/>
              </w:rPr>
              <w:t>Либо аналог</w:t>
            </w:r>
          </w:p>
          <w:p w14:paraId="365EC95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6D5EE82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CFCAF9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600х600 мм. Затирка – в цвет плитки, шов 1,5-2 мм</w:t>
            </w:r>
          </w:p>
        </w:tc>
        <w:tc>
          <w:tcPr>
            <w:tcW w:w="1973" w:type="dxa"/>
          </w:tcPr>
          <w:p w14:paraId="34E990F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32E61B2E" w14:textId="77777777" w:rsidTr="00C568D5">
        <w:tc>
          <w:tcPr>
            <w:tcW w:w="2530" w:type="dxa"/>
            <w:vAlign w:val="center"/>
          </w:tcPr>
          <w:p w14:paraId="53A247F1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Плинтус</w:t>
            </w:r>
          </w:p>
        </w:tc>
        <w:tc>
          <w:tcPr>
            <w:tcW w:w="4246" w:type="dxa"/>
            <w:vAlign w:val="center"/>
          </w:tcPr>
          <w:p w14:paraId="13AEDD5E" w14:textId="22AD0E2F" w:rsidR="00C568D5" w:rsidRPr="00461916" w:rsidRDefault="00C568D5" w:rsidP="00C568D5">
            <w:pPr>
              <w:rPr>
                <w:rFonts w:ascii="Arial" w:hAnsi="Arial" w:cs="Arial"/>
                <w:lang w:val="ru-RU"/>
              </w:rPr>
            </w:pPr>
            <w:r w:rsidRPr="00461916">
              <w:rPr>
                <w:rFonts w:ascii="Arial" w:hAnsi="Arial" w:cs="Arial"/>
                <w:lang w:val="ru-RU"/>
              </w:rPr>
              <w:br/>
            </w:r>
            <w:r w:rsidRPr="00461916">
              <w:rPr>
                <w:rFonts w:ascii="Arial" w:hAnsi="Arial" w:cs="Arial"/>
              </w:rPr>
              <w:t>Fezard</w:t>
            </w:r>
            <w:del w:id="411" w:author="ALI" w:date="2026-08-20T12:12:00Z">
              <w:r w:rsidRPr="00461916" w:rsidDel="002F7C08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461916">
              <w:rPr>
                <w:rFonts w:ascii="Arial" w:hAnsi="Arial" w:cs="Arial"/>
                <w:lang w:val="ru-RU"/>
              </w:rPr>
              <w:t xml:space="preserve"> 2500*80*10 </w:t>
            </w:r>
            <w:r w:rsidRPr="00461916">
              <w:rPr>
                <w:rFonts w:ascii="Arial" w:hAnsi="Arial" w:cs="Arial"/>
              </w:rPr>
              <w:t>c</w:t>
            </w:r>
            <w:r w:rsidRPr="00461916">
              <w:rPr>
                <w:rFonts w:ascii="Arial" w:hAnsi="Arial" w:cs="Arial"/>
                <w:lang w:val="ru-RU"/>
              </w:rPr>
              <w:t xml:space="preserve"> соединителями и углами или аналог.</w:t>
            </w:r>
          </w:p>
        </w:tc>
        <w:tc>
          <w:tcPr>
            <w:tcW w:w="5753" w:type="dxa"/>
            <w:vAlign w:val="center"/>
          </w:tcPr>
          <w:p w14:paraId="366F197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br/>
              <w:t xml:space="preserve">Плинтус алюминиевый анодированный самоклеящийся,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-80 мм</w:t>
            </w:r>
          </w:p>
          <w:p w14:paraId="5F2FEA0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4C31F08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7D207204" w14:textId="77777777" w:rsidTr="00C568D5">
        <w:tc>
          <w:tcPr>
            <w:tcW w:w="2530" w:type="dxa"/>
            <w:vAlign w:val="center"/>
          </w:tcPr>
          <w:p w14:paraId="40AD71E7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Потолок</w:t>
            </w:r>
          </w:p>
        </w:tc>
        <w:tc>
          <w:tcPr>
            <w:tcW w:w="4246" w:type="dxa"/>
            <w:vAlign w:val="center"/>
          </w:tcPr>
          <w:p w14:paraId="58F77B9D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Окраска</w:t>
            </w:r>
          </w:p>
        </w:tc>
        <w:tc>
          <w:tcPr>
            <w:tcW w:w="5753" w:type="dxa"/>
            <w:vAlign w:val="center"/>
          </w:tcPr>
          <w:p w14:paraId="294E27E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65E8C8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</w:t>
            </w:r>
          </w:p>
          <w:p w14:paraId="64422AA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596B1C1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21BCE00E" w14:textId="77777777" w:rsidTr="00C568D5">
        <w:tc>
          <w:tcPr>
            <w:tcW w:w="2530" w:type="dxa"/>
            <w:vAlign w:val="center"/>
          </w:tcPr>
          <w:p w14:paraId="60C30C58" w14:textId="77777777" w:rsidR="00C568D5" w:rsidRPr="00EF7ABF" w:rsidRDefault="00C568D5" w:rsidP="00C568D5">
            <w:pPr>
              <w:rPr>
                <w:rFonts w:ascii="Arial" w:hAnsi="Arial" w:cs="Arial"/>
                <w:b/>
                <w:lang w:val="ru-RU"/>
              </w:rPr>
            </w:pPr>
          </w:p>
          <w:p w14:paraId="35BD86C7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Освещение</w:t>
            </w:r>
          </w:p>
        </w:tc>
        <w:tc>
          <w:tcPr>
            <w:tcW w:w="4246" w:type="dxa"/>
            <w:vAlign w:val="center"/>
          </w:tcPr>
          <w:p w14:paraId="42E84EF8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INI LED 60 LN</w:t>
            </w:r>
          </w:p>
        </w:tc>
        <w:tc>
          <w:tcPr>
            <w:tcW w:w="5753" w:type="dxa"/>
            <w:vAlign w:val="center"/>
          </w:tcPr>
          <w:p w14:paraId="652A4F4A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Светильник LED RAL 7047, 4000К</w:t>
            </w:r>
          </w:p>
        </w:tc>
        <w:tc>
          <w:tcPr>
            <w:tcW w:w="1973" w:type="dxa"/>
          </w:tcPr>
          <w:p w14:paraId="2330C9DD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A11CD7" w14:paraId="0ECCABFF" w14:textId="77777777" w:rsidTr="00C568D5">
        <w:tc>
          <w:tcPr>
            <w:tcW w:w="2530" w:type="dxa"/>
            <w:vAlign w:val="center"/>
          </w:tcPr>
          <w:p w14:paraId="65EC3879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Дверь</w:t>
            </w:r>
          </w:p>
        </w:tc>
        <w:tc>
          <w:tcPr>
            <w:tcW w:w="4246" w:type="dxa"/>
            <w:vAlign w:val="center"/>
          </w:tcPr>
          <w:p w14:paraId="323F6D6C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 Промышленного производства</w:t>
            </w:r>
          </w:p>
        </w:tc>
        <w:tc>
          <w:tcPr>
            <w:tcW w:w="5753" w:type="dxa"/>
            <w:vAlign w:val="center"/>
          </w:tcPr>
          <w:p w14:paraId="46559E8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DB06AA7" w14:textId="26DC7900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Дверь деревянная </w:t>
            </w:r>
            <w:r w:rsidRPr="00D43610">
              <w:rPr>
                <w:rFonts w:ascii="Arial" w:hAnsi="Arial" w:cs="Arial"/>
                <w:color w:val="FF0000"/>
                <w:lang w:val="ru-RU"/>
              </w:rPr>
              <w:t>с усилением под доводчик</w:t>
            </w:r>
            <w:r>
              <w:rPr>
                <w:rFonts w:ascii="Arial" w:hAnsi="Arial" w:cs="Arial"/>
                <w:lang w:val="ru-RU"/>
              </w:rPr>
              <w:t xml:space="preserve"> 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Kapelli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classic</w:t>
            </w:r>
            <w:r w:rsidRPr="00EF7ABF">
              <w:rPr>
                <w:rFonts w:ascii="Arial" w:hAnsi="Arial" w:cs="Arial"/>
                <w:lang w:val="ru-RU"/>
              </w:rPr>
              <w:t xml:space="preserve">. Размер: 900х2000 мм. Цвет -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7040. Нажимная ручка, цвет хром. </w:t>
            </w:r>
            <w:r w:rsidRPr="006A1F85">
              <w:rPr>
                <w:rFonts w:ascii="Arial" w:hAnsi="Arial" w:cs="Arial"/>
                <w:lang w:val="ru-RU"/>
              </w:rPr>
              <w:t>Замок "ключ-ключ</w:t>
            </w:r>
            <w:r w:rsidRPr="000474B6">
              <w:rPr>
                <w:rFonts w:ascii="Arial" w:hAnsi="Arial" w:cs="Arial"/>
                <w:lang w:val="ru-RU"/>
              </w:rPr>
              <w:t>". Дверной доводчик, напольный ограничитель</w:t>
            </w:r>
          </w:p>
          <w:p w14:paraId="53F863EE" w14:textId="77777777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5CCBBADE" w14:textId="41C57EC8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6704B345" w14:textId="77777777" w:rsidTr="001D6C3C">
        <w:tc>
          <w:tcPr>
            <w:tcW w:w="2530" w:type="dxa"/>
            <w:shd w:val="clear" w:color="auto" w:fill="auto"/>
            <w:vAlign w:val="center"/>
          </w:tcPr>
          <w:p w14:paraId="5CEF04D7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Розетка электрическая и выключатели</w:t>
            </w:r>
          </w:p>
        </w:tc>
        <w:tc>
          <w:tcPr>
            <w:tcW w:w="4246" w:type="dxa"/>
            <w:shd w:val="clear" w:color="auto" w:fill="auto"/>
          </w:tcPr>
          <w:p w14:paraId="6713E9F1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202A0BD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8999694" w14:textId="39DD3280" w:rsidR="00C568D5" w:rsidRPr="00D750E9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Legrand</w:t>
            </w:r>
            <w:r w:rsidRPr="00612E78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Mozaik</w:t>
            </w:r>
            <w:r>
              <w:rPr>
                <w:rFonts w:ascii="Arial" w:hAnsi="Arial" w:cs="Arial"/>
                <w:lang w:val="ru-RU"/>
              </w:rPr>
              <w:t xml:space="preserve">, </w:t>
            </w:r>
            <w:r>
              <w:rPr>
                <w:rFonts w:ascii="Arial" w:hAnsi="Arial" w:cs="Arial"/>
              </w:rPr>
              <w:t>DKC</w:t>
            </w:r>
            <w:r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  <w:shd w:val="clear" w:color="auto" w:fill="auto"/>
            <w:vAlign w:val="center"/>
          </w:tcPr>
          <w:p w14:paraId="173289E1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8E0359D" w14:textId="6ECE6B91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Розетка, встраиваемая с автоматическими клеммами, </w:t>
            </w:r>
            <w:del w:id="412" w:author="ALI" w:date="2026-08-20T12:12:00Z">
              <w:r w:rsidRPr="00EF7ABF" w:rsidDel="002F7C08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>суппортом и рамкой белого цвета</w:t>
            </w:r>
          </w:p>
          <w:p w14:paraId="1C75765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6149CB2F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08C88A8E" w14:textId="77777777" w:rsidTr="00C568D5">
        <w:tc>
          <w:tcPr>
            <w:tcW w:w="2530" w:type="dxa"/>
            <w:shd w:val="clear" w:color="auto" w:fill="auto"/>
            <w:vAlign w:val="center"/>
          </w:tcPr>
          <w:p w14:paraId="3A5E5F2B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Кондиционер</w:t>
            </w:r>
          </w:p>
        </w:tc>
        <w:tc>
          <w:tcPr>
            <w:tcW w:w="4246" w:type="dxa"/>
            <w:shd w:val="clear" w:color="auto" w:fill="auto"/>
          </w:tcPr>
          <w:p w14:paraId="5175CD3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F4D78B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Haier</w:t>
            </w:r>
            <w:r w:rsidRPr="00EF7ABF">
              <w:rPr>
                <w:rFonts w:ascii="Arial" w:hAnsi="Arial" w:cs="Arial"/>
                <w:lang w:val="ru-RU"/>
              </w:rPr>
              <w:t xml:space="preserve"> или </w:t>
            </w:r>
            <w:r w:rsidRPr="00113458">
              <w:rPr>
                <w:rFonts w:ascii="Arial" w:hAnsi="Arial" w:cs="Arial"/>
              </w:rPr>
              <w:t>MDV</w:t>
            </w:r>
            <w:r w:rsidRPr="00EF7ABF">
              <w:rPr>
                <w:rFonts w:ascii="Arial" w:hAnsi="Arial" w:cs="Arial"/>
                <w:lang w:val="ru-RU"/>
              </w:rPr>
              <w:t>. Модель и тип</w:t>
            </w:r>
          </w:p>
          <w:p w14:paraId="4A1DBD61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подбирается индивидуально по ТЗ</w:t>
            </w:r>
          </w:p>
          <w:p w14:paraId="71F72074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  <w:shd w:val="clear" w:color="auto" w:fill="auto"/>
          </w:tcPr>
          <w:p w14:paraId="30A509C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6744EF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Кондиционер + пульт. Окраска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3020. В случае кассетного, декоративная панель красится в цвет потолка.</w:t>
            </w:r>
          </w:p>
          <w:p w14:paraId="77070EE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auto"/>
          </w:tcPr>
          <w:p w14:paraId="64D2DF2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07B83687" w14:textId="77777777" w:rsidTr="00C568D5">
        <w:tc>
          <w:tcPr>
            <w:tcW w:w="14502" w:type="dxa"/>
            <w:gridSpan w:val="4"/>
            <w:vAlign w:val="center"/>
          </w:tcPr>
          <w:p w14:paraId="10782ED3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ЗОНА ДЛЯ СОТРУДНИКОВ</w:t>
            </w:r>
          </w:p>
          <w:p w14:paraId="6DA901D5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i/>
              </w:rPr>
            </w:pPr>
            <w:r w:rsidRPr="00113458">
              <w:rPr>
                <w:rFonts w:ascii="Arial" w:hAnsi="Arial" w:cs="Arial"/>
                <w:b/>
                <w:i/>
              </w:rPr>
              <w:t>Санузел</w:t>
            </w:r>
          </w:p>
        </w:tc>
      </w:tr>
      <w:tr w:rsidR="00C568D5" w:rsidRPr="00A11CD7" w14:paraId="31EB3C30" w14:textId="77777777" w:rsidTr="00C568D5">
        <w:tc>
          <w:tcPr>
            <w:tcW w:w="2530" w:type="dxa"/>
            <w:vAlign w:val="center"/>
          </w:tcPr>
          <w:p w14:paraId="41108D1E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Стены</w:t>
            </w:r>
          </w:p>
        </w:tc>
        <w:tc>
          <w:tcPr>
            <w:tcW w:w="4246" w:type="dxa"/>
          </w:tcPr>
          <w:p w14:paraId="33029AF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5FF616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Возводимые перегородки из ГКЛВ - два слоя с каждой стороны по металлическому каркасу с заполнением мин. ватой 50 мм. </w:t>
            </w:r>
          </w:p>
        </w:tc>
        <w:tc>
          <w:tcPr>
            <w:tcW w:w="5753" w:type="dxa"/>
            <w:vAlign w:val="center"/>
          </w:tcPr>
          <w:p w14:paraId="314963D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787453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Облицовка керамогранитом </w:t>
            </w:r>
            <w:r w:rsidRPr="00113458">
              <w:rPr>
                <w:rFonts w:ascii="Arial" w:hAnsi="Arial" w:cs="Arial"/>
              </w:rPr>
              <w:t>Ceramica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Konskie</w:t>
            </w:r>
          </w:p>
          <w:p w14:paraId="4B77CF6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Oxford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Graphite</w:t>
            </w:r>
            <w:r w:rsidRPr="00EF7ABF">
              <w:rPr>
                <w:rFonts w:ascii="Arial" w:hAnsi="Arial" w:cs="Arial"/>
                <w:lang w:val="ru-RU"/>
              </w:rPr>
              <w:t>. Размер 200х500 мм</w:t>
            </w:r>
          </w:p>
          <w:p w14:paraId="4E5BD27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Затирка в цвет плитки</w:t>
            </w:r>
          </w:p>
          <w:p w14:paraId="33A626B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Укладка плитки выполняется вертикально до уровня потолка</w:t>
            </w:r>
          </w:p>
          <w:p w14:paraId="08278A7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7D61F46F" w14:textId="509D9AD1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5D6ED426" w14:textId="77777777" w:rsidTr="00C568D5">
        <w:tc>
          <w:tcPr>
            <w:tcW w:w="2530" w:type="dxa"/>
            <w:vAlign w:val="center"/>
          </w:tcPr>
          <w:p w14:paraId="2870CCA3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Пол</w:t>
            </w:r>
          </w:p>
        </w:tc>
        <w:tc>
          <w:tcPr>
            <w:tcW w:w="4246" w:type="dxa"/>
          </w:tcPr>
          <w:p w14:paraId="0A6762D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B474225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>Керамогранит</w:t>
            </w:r>
            <w:del w:id="413" w:author="ALI" w:date="2026-08-20T12:12:00Z">
              <w:r w:rsidRPr="00EF7ABF" w:rsidDel="002F7C08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 КЕРАМА МАРАЦЦИ </w:t>
            </w:r>
            <w:r w:rsidRPr="00113458">
              <w:rPr>
                <w:rFonts w:ascii="Arial" w:hAnsi="Arial" w:cs="Arial"/>
              </w:rPr>
              <w:t>SG</w:t>
            </w:r>
            <w:r w:rsidRPr="00EF7ABF">
              <w:rPr>
                <w:rFonts w:ascii="Arial" w:hAnsi="Arial" w:cs="Arial"/>
                <w:lang w:val="ru-RU"/>
              </w:rPr>
              <w:t>632400</w:t>
            </w:r>
            <w:r w:rsidRPr="00113458">
              <w:rPr>
                <w:rFonts w:ascii="Arial" w:hAnsi="Arial" w:cs="Arial"/>
              </w:rPr>
              <w:t>R</w:t>
            </w:r>
            <w:r w:rsidRPr="00EF7ABF">
              <w:rPr>
                <w:rFonts w:ascii="Arial" w:hAnsi="Arial" w:cs="Arial"/>
                <w:lang w:val="ru-RU"/>
              </w:rPr>
              <w:t xml:space="preserve"> 600х600 мм ТЕРРАЦЦО, цвет </w:t>
            </w:r>
            <w:r w:rsidRPr="00EF7ABF">
              <w:rPr>
                <w:rFonts w:ascii="Arial" w:hAnsi="Arial" w:cs="Arial"/>
                <w:lang w:val="ru-RU"/>
              </w:rPr>
              <w:lastRenderedPageBreak/>
              <w:t xml:space="preserve">– серый светлый. </w:t>
            </w:r>
            <w:r w:rsidRPr="00113458">
              <w:rPr>
                <w:rFonts w:ascii="Arial" w:hAnsi="Arial" w:cs="Arial"/>
              </w:rPr>
              <w:t>Либо аналог. Обмазочная гидроизоляция 2 слоя</w:t>
            </w:r>
          </w:p>
          <w:p w14:paraId="37C16B32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123A2A4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C74490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600х600 мм. Затирка – в цвет плитки, шов 1,5-2 мм</w:t>
            </w:r>
          </w:p>
        </w:tc>
        <w:tc>
          <w:tcPr>
            <w:tcW w:w="1973" w:type="dxa"/>
          </w:tcPr>
          <w:p w14:paraId="7422283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436E2590" w14:textId="77777777" w:rsidTr="00C568D5">
        <w:trPr>
          <w:trHeight w:val="632"/>
        </w:trPr>
        <w:tc>
          <w:tcPr>
            <w:tcW w:w="2530" w:type="dxa"/>
            <w:vAlign w:val="center"/>
          </w:tcPr>
          <w:p w14:paraId="7FCD98EE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Потолок</w:t>
            </w:r>
          </w:p>
        </w:tc>
        <w:tc>
          <w:tcPr>
            <w:tcW w:w="4246" w:type="dxa"/>
            <w:vAlign w:val="center"/>
          </w:tcPr>
          <w:p w14:paraId="0D70EE9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ГКЛВ под покраску.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>=2750 мм</w:t>
            </w:r>
          </w:p>
        </w:tc>
        <w:tc>
          <w:tcPr>
            <w:tcW w:w="5753" w:type="dxa"/>
            <w:vAlign w:val="center"/>
          </w:tcPr>
          <w:p w14:paraId="407D710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7658AB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</w:t>
            </w:r>
          </w:p>
        </w:tc>
        <w:tc>
          <w:tcPr>
            <w:tcW w:w="1973" w:type="dxa"/>
          </w:tcPr>
          <w:p w14:paraId="7D871CF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37856BA8" w14:textId="77777777" w:rsidTr="00C568D5">
        <w:tc>
          <w:tcPr>
            <w:tcW w:w="2530" w:type="dxa"/>
            <w:vAlign w:val="center"/>
          </w:tcPr>
          <w:p w14:paraId="73A3E13F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Освещение</w:t>
            </w:r>
          </w:p>
        </w:tc>
        <w:tc>
          <w:tcPr>
            <w:tcW w:w="4246" w:type="dxa"/>
            <w:vAlign w:val="center"/>
          </w:tcPr>
          <w:p w14:paraId="7105293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RINGO M</w:t>
            </w:r>
          </w:p>
        </w:tc>
        <w:tc>
          <w:tcPr>
            <w:tcW w:w="5753" w:type="dxa"/>
            <w:vAlign w:val="center"/>
          </w:tcPr>
          <w:p w14:paraId="6E0B229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C3A94D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Светильник </w:t>
            </w:r>
            <w:r w:rsidRPr="00113458">
              <w:rPr>
                <w:rFonts w:ascii="Arial" w:hAnsi="Arial" w:cs="Arial"/>
              </w:rPr>
              <w:t>LED</w:t>
            </w:r>
            <w:r w:rsidRPr="00EF7ABF">
              <w:rPr>
                <w:rFonts w:ascii="Arial" w:hAnsi="Arial" w:cs="Arial"/>
                <w:lang w:val="ru-RU"/>
              </w:rPr>
              <w:t xml:space="preserve"> встраиваемый в ГКЛ круглый, 4000</w:t>
            </w:r>
            <w:r w:rsidRPr="00113458">
              <w:rPr>
                <w:rFonts w:ascii="Arial" w:hAnsi="Arial" w:cs="Arial"/>
              </w:rPr>
              <w:t>K</w:t>
            </w:r>
          </w:p>
        </w:tc>
        <w:tc>
          <w:tcPr>
            <w:tcW w:w="1973" w:type="dxa"/>
          </w:tcPr>
          <w:p w14:paraId="2E6D709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1D511117" w14:textId="77777777" w:rsidTr="00C568D5">
        <w:tc>
          <w:tcPr>
            <w:tcW w:w="2530" w:type="dxa"/>
            <w:vAlign w:val="center"/>
          </w:tcPr>
          <w:p w14:paraId="147FF037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Дверь</w:t>
            </w:r>
          </w:p>
        </w:tc>
        <w:tc>
          <w:tcPr>
            <w:tcW w:w="4246" w:type="dxa"/>
            <w:vAlign w:val="center"/>
          </w:tcPr>
          <w:p w14:paraId="0B2F1BD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 Промышленного производства</w:t>
            </w:r>
          </w:p>
        </w:tc>
        <w:tc>
          <w:tcPr>
            <w:tcW w:w="5753" w:type="dxa"/>
            <w:vAlign w:val="center"/>
          </w:tcPr>
          <w:p w14:paraId="294BC0E0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FA2FB86" w14:textId="77777777" w:rsidR="00C568D5" w:rsidRPr="00D43610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Дверь деревянная </w:t>
            </w:r>
            <w:r w:rsidRPr="00D43610">
              <w:rPr>
                <w:rFonts w:ascii="Arial" w:hAnsi="Arial" w:cs="Arial"/>
                <w:color w:val="FF0000"/>
                <w:lang w:val="ru-RU"/>
              </w:rPr>
              <w:t>с усилением под доводчик</w:t>
            </w:r>
            <w:r>
              <w:rPr>
                <w:rFonts w:ascii="Arial" w:hAnsi="Arial" w:cs="Arial"/>
                <w:lang w:val="ru-RU"/>
              </w:rPr>
              <w:t xml:space="preserve"> 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Kapelli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classic</w:t>
            </w:r>
            <w:r w:rsidRPr="00EF7ABF">
              <w:rPr>
                <w:rFonts w:ascii="Arial" w:hAnsi="Arial" w:cs="Arial"/>
                <w:lang w:val="ru-RU"/>
              </w:rPr>
              <w:t xml:space="preserve">. Размер: 900х2000 мм. Цвет -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7040. Нажимная ручка, цвет хром. </w:t>
            </w:r>
            <w:r w:rsidRPr="006A1F85">
              <w:rPr>
                <w:rFonts w:ascii="Arial" w:hAnsi="Arial" w:cs="Arial"/>
                <w:lang w:val="ru-RU"/>
              </w:rPr>
              <w:t>Замок "ключ-ключ".</w:t>
            </w:r>
            <w:r w:rsidRPr="00D43610">
              <w:rPr>
                <w:rFonts w:ascii="Arial" w:hAnsi="Arial" w:cs="Arial"/>
                <w:lang w:val="ru-RU"/>
              </w:rPr>
              <w:t xml:space="preserve"> Дверной доводчик, напольный ограничитель</w:t>
            </w:r>
          </w:p>
          <w:p w14:paraId="784FCBAD" w14:textId="77777777" w:rsidR="00C568D5" w:rsidRPr="00D43610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11204057" w14:textId="49492DCD" w:rsidR="00C568D5" w:rsidRPr="00D43610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645F342B" w14:textId="77777777" w:rsidTr="00C568D5">
        <w:tc>
          <w:tcPr>
            <w:tcW w:w="14502" w:type="dxa"/>
            <w:gridSpan w:val="4"/>
            <w:vAlign w:val="center"/>
          </w:tcPr>
          <w:p w14:paraId="4A095DC5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 xml:space="preserve">ТЕХНИЧЕСКИЕ ПОМЕЩЕНИЯ </w:t>
            </w:r>
          </w:p>
        </w:tc>
      </w:tr>
      <w:tr w:rsidR="00C568D5" w:rsidRPr="00A11CD7" w14:paraId="6EA0A1F5" w14:textId="77777777" w:rsidTr="00C568D5">
        <w:tc>
          <w:tcPr>
            <w:tcW w:w="2530" w:type="dxa"/>
            <w:vAlign w:val="center"/>
          </w:tcPr>
          <w:p w14:paraId="33613B26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Стены</w:t>
            </w:r>
          </w:p>
        </w:tc>
        <w:tc>
          <w:tcPr>
            <w:tcW w:w="4246" w:type="dxa"/>
            <w:vAlign w:val="center"/>
          </w:tcPr>
          <w:p w14:paraId="3426FF5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71F757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Возводимые перегородки из ГКЛ - два слоя с каждой стороны по металлическому каркасу с заполнением мин. ватой 50 мм 40 кг/м3</w:t>
            </w:r>
          </w:p>
          <w:p w14:paraId="6CEA3889" w14:textId="5571016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*усиление-Фанера 12мм,</w:t>
            </w:r>
            <w:ins w:id="414" w:author="ALI" w:date="2026-08-20T12:12:00Z">
              <w:r w:rsidR="002F7C08">
                <w:rPr>
                  <w:rFonts w:ascii="Arial" w:hAnsi="Arial" w:cs="Arial"/>
                  <w:lang w:val="ru-RU"/>
                </w:rPr>
                <w:t xml:space="preserve"> о</w:t>
              </w:r>
            </w:ins>
            <w:r w:rsidRPr="00EF7ABF">
              <w:rPr>
                <w:rFonts w:ascii="Arial" w:hAnsi="Arial" w:cs="Arial"/>
                <w:lang w:val="ru-RU"/>
              </w:rPr>
              <w:t>бработанная составом "</w:t>
            </w:r>
            <w:r w:rsidRPr="00113458">
              <w:rPr>
                <w:rFonts w:ascii="Arial" w:hAnsi="Arial" w:cs="Arial"/>
              </w:rPr>
              <w:t>NEOMID</w:t>
            </w:r>
            <w:r w:rsidRPr="00EF7ABF">
              <w:rPr>
                <w:rFonts w:ascii="Arial" w:hAnsi="Arial" w:cs="Arial"/>
                <w:lang w:val="ru-RU"/>
              </w:rPr>
              <w:t xml:space="preserve"> 450-1"</w:t>
            </w:r>
          </w:p>
        </w:tc>
        <w:tc>
          <w:tcPr>
            <w:tcW w:w="5753" w:type="dxa"/>
            <w:vAlign w:val="center"/>
          </w:tcPr>
          <w:p w14:paraId="7087C598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краской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 или аналог.</w:t>
            </w:r>
          </w:p>
        </w:tc>
        <w:tc>
          <w:tcPr>
            <w:tcW w:w="1973" w:type="dxa"/>
          </w:tcPr>
          <w:p w14:paraId="69EE1B77" w14:textId="176EDE34" w:rsidR="00C568D5" w:rsidRPr="000474B6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7E81F70E" w14:textId="77777777" w:rsidTr="00C568D5">
        <w:tc>
          <w:tcPr>
            <w:tcW w:w="2530" w:type="dxa"/>
            <w:vAlign w:val="center"/>
          </w:tcPr>
          <w:p w14:paraId="23722C44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Пол</w:t>
            </w:r>
          </w:p>
        </w:tc>
        <w:tc>
          <w:tcPr>
            <w:tcW w:w="4246" w:type="dxa"/>
          </w:tcPr>
          <w:p w14:paraId="6E18F4B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E70B2F2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>Керамогранит</w:t>
            </w:r>
            <w:del w:id="415" w:author="ALI" w:date="2026-08-20T12:12:00Z">
              <w:r w:rsidRPr="00EF7ABF" w:rsidDel="002F7C08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 xml:space="preserve"> КЕРАМА МАРАЦЦИ </w:t>
            </w:r>
            <w:r w:rsidRPr="00113458">
              <w:rPr>
                <w:rFonts w:ascii="Arial" w:hAnsi="Arial" w:cs="Arial"/>
              </w:rPr>
              <w:t>SG</w:t>
            </w:r>
            <w:r w:rsidRPr="00EF7ABF">
              <w:rPr>
                <w:rFonts w:ascii="Arial" w:hAnsi="Arial" w:cs="Arial"/>
                <w:lang w:val="ru-RU"/>
              </w:rPr>
              <w:t>632400</w:t>
            </w:r>
            <w:r w:rsidRPr="00113458">
              <w:rPr>
                <w:rFonts w:ascii="Arial" w:hAnsi="Arial" w:cs="Arial"/>
              </w:rPr>
              <w:t>R</w:t>
            </w:r>
            <w:r w:rsidRPr="00EF7ABF">
              <w:rPr>
                <w:rFonts w:ascii="Arial" w:hAnsi="Arial" w:cs="Arial"/>
                <w:lang w:val="ru-RU"/>
              </w:rPr>
              <w:t xml:space="preserve"> 600х600 мм ТЕРРАЦЦО, цвет – серый светлый. </w:t>
            </w:r>
            <w:r w:rsidRPr="00113458">
              <w:rPr>
                <w:rFonts w:ascii="Arial" w:hAnsi="Arial" w:cs="Arial"/>
              </w:rPr>
              <w:t>Либо аналог</w:t>
            </w:r>
          </w:p>
          <w:p w14:paraId="548DDD08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5753" w:type="dxa"/>
          </w:tcPr>
          <w:p w14:paraId="6165640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09BC595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Размер 600х600 мм. Затирка – в цвет плитки, шов 1,5-2 мм</w:t>
            </w:r>
          </w:p>
        </w:tc>
        <w:tc>
          <w:tcPr>
            <w:tcW w:w="1973" w:type="dxa"/>
          </w:tcPr>
          <w:p w14:paraId="19BCE3F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3B6860DD" w14:textId="77777777" w:rsidTr="00C568D5">
        <w:tc>
          <w:tcPr>
            <w:tcW w:w="2530" w:type="dxa"/>
            <w:vAlign w:val="center"/>
          </w:tcPr>
          <w:p w14:paraId="5AEFD81C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Плинтус</w:t>
            </w:r>
          </w:p>
        </w:tc>
        <w:tc>
          <w:tcPr>
            <w:tcW w:w="4246" w:type="dxa"/>
            <w:vAlign w:val="center"/>
          </w:tcPr>
          <w:p w14:paraId="191FB525" w14:textId="6B4FACED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461916">
              <w:rPr>
                <w:rFonts w:ascii="Arial" w:hAnsi="Arial" w:cs="Arial"/>
              </w:rPr>
              <w:t>Fezard</w:t>
            </w:r>
            <w:r w:rsidRPr="00461916">
              <w:rPr>
                <w:rFonts w:ascii="Arial" w:hAnsi="Arial" w:cs="Arial"/>
                <w:lang w:val="ru-RU"/>
              </w:rPr>
              <w:t xml:space="preserve"> </w:t>
            </w:r>
            <w:del w:id="416" w:author="ALI" w:date="2026-08-20T12:12:00Z">
              <w:r w:rsidRPr="00461916" w:rsidDel="002F7C08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461916">
              <w:rPr>
                <w:rFonts w:ascii="Arial" w:hAnsi="Arial" w:cs="Arial"/>
                <w:lang w:val="ru-RU"/>
              </w:rPr>
              <w:t xml:space="preserve">2500*80*10 </w:t>
            </w:r>
            <w:r w:rsidRPr="00461916">
              <w:rPr>
                <w:rFonts w:ascii="Arial" w:hAnsi="Arial" w:cs="Arial"/>
              </w:rPr>
              <w:t>c</w:t>
            </w:r>
            <w:r w:rsidRPr="00461916">
              <w:rPr>
                <w:rFonts w:ascii="Arial" w:hAnsi="Arial" w:cs="Arial"/>
                <w:lang w:val="ru-RU"/>
              </w:rPr>
              <w:t xml:space="preserve"> соединителями и углами или аналог.</w:t>
            </w:r>
            <w:ins w:id="417" w:author="ALI" w:date="2026-08-20T12:12:00Z">
              <w:r w:rsidR="002F7C08">
                <w:rPr>
                  <w:rFonts w:ascii="Arial" w:hAnsi="Arial" w:cs="Arial"/>
                  <w:lang w:val="ru-RU"/>
                </w:rPr>
                <w:t xml:space="preserve"> </w:t>
              </w:r>
            </w:ins>
            <w:r w:rsidRPr="00EF7ABF">
              <w:rPr>
                <w:rFonts w:ascii="Arial" w:hAnsi="Arial" w:cs="Arial"/>
                <w:lang w:val="ru-RU"/>
              </w:rPr>
              <w:t>Либо плинтус из керамогранита</w:t>
            </w:r>
          </w:p>
        </w:tc>
        <w:tc>
          <w:tcPr>
            <w:tcW w:w="5753" w:type="dxa"/>
            <w:vAlign w:val="center"/>
          </w:tcPr>
          <w:p w14:paraId="7074FF2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br/>
              <w:t xml:space="preserve">Плинтус алюминиевый анодированный самоклеящийся, </w:t>
            </w:r>
            <w:r w:rsidRPr="00113458">
              <w:rPr>
                <w:rFonts w:ascii="Arial" w:hAnsi="Arial" w:cs="Arial"/>
              </w:rPr>
              <w:t>h</w:t>
            </w:r>
            <w:r w:rsidRPr="00EF7ABF">
              <w:rPr>
                <w:rFonts w:ascii="Arial" w:hAnsi="Arial" w:cs="Arial"/>
                <w:lang w:val="ru-RU"/>
              </w:rPr>
              <w:t xml:space="preserve">-80 мм. </w:t>
            </w:r>
          </w:p>
          <w:p w14:paraId="536DED56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Либо плинтус из керамогранита аналогично напольному покрытию</w:t>
            </w:r>
          </w:p>
          <w:p w14:paraId="3B36D87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421BB12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361094C6" w14:textId="77777777" w:rsidTr="00C568D5">
        <w:tc>
          <w:tcPr>
            <w:tcW w:w="2530" w:type="dxa"/>
            <w:vAlign w:val="center"/>
          </w:tcPr>
          <w:p w14:paraId="2E58D880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Потолок</w:t>
            </w:r>
          </w:p>
        </w:tc>
        <w:tc>
          <w:tcPr>
            <w:tcW w:w="4246" w:type="dxa"/>
            <w:vAlign w:val="center"/>
          </w:tcPr>
          <w:p w14:paraId="217674A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5865EF7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Существующее перекрытие</w:t>
            </w:r>
          </w:p>
          <w:p w14:paraId="59A0053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Окраска водоэмульсионной матовой краской повышенной износостойкости </w:t>
            </w:r>
          </w:p>
          <w:p w14:paraId="6AF5D5A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7412D92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  <w:vAlign w:val="center"/>
          </w:tcPr>
          <w:p w14:paraId="1221E43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Краска </w:t>
            </w:r>
            <w:r w:rsidRPr="00113458">
              <w:rPr>
                <w:rFonts w:ascii="Arial" w:hAnsi="Arial" w:cs="Arial"/>
              </w:rPr>
              <w:t>Tikkurila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EURO</w:t>
            </w:r>
            <w:r w:rsidRPr="00EF7ABF">
              <w:rPr>
                <w:rFonts w:ascii="Arial" w:hAnsi="Arial" w:cs="Arial"/>
                <w:lang w:val="ru-RU"/>
              </w:rPr>
              <w:t xml:space="preserve"> 7 (или аналог).</w:t>
            </w:r>
          </w:p>
          <w:p w14:paraId="393D0898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Цвет базовый полуматовый RAL 7047</w:t>
            </w:r>
          </w:p>
        </w:tc>
        <w:tc>
          <w:tcPr>
            <w:tcW w:w="1973" w:type="dxa"/>
          </w:tcPr>
          <w:p w14:paraId="757F774C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A11CD7" w14:paraId="532FA0EE" w14:textId="77777777" w:rsidTr="00C568D5">
        <w:tc>
          <w:tcPr>
            <w:tcW w:w="2530" w:type="dxa"/>
            <w:vAlign w:val="center"/>
          </w:tcPr>
          <w:p w14:paraId="352834A4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lastRenderedPageBreak/>
              <w:t>Освещение</w:t>
            </w:r>
          </w:p>
        </w:tc>
        <w:tc>
          <w:tcPr>
            <w:tcW w:w="4246" w:type="dxa"/>
            <w:vAlign w:val="center"/>
          </w:tcPr>
          <w:p w14:paraId="627840B5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6A1F85">
              <w:rPr>
                <w:rFonts w:ascii="Arial" w:hAnsi="Arial" w:cs="Arial"/>
              </w:rPr>
              <w:t>Светильник противопожарный</w:t>
            </w:r>
          </w:p>
        </w:tc>
        <w:tc>
          <w:tcPr>
            <w:tcW w:w="5753" w:type="dxa"/>
            <w:vAlign w:val="center"/>
          </w:tcPr>
          <w:p w14:paraId="3A574462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0E73B4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Светильник с люминесцентными лампами стекло матовое 600х600</w:t>
            </w:r>
          </w:p>
          <w:p w14:paraId="01D98D7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121538C5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781CE8" w14:paraId="53E3F0E0" w14:textId="77777777" w:rsidTr="00C568D5">
        <w:tc>
          <w:tcPr>
            <w:tcW w:w="2530" w:type="dxa"/>
            <w:vAlign w:val="center"/>
          </w:tcPr>
          <w:p w14:paraId="653DA040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Дверь</w:t>
            </w:r>
          </w:p>
        </w:tc>
        <w:tc>
          <w:tcPr>
            <w:tcW w:w="4246" w:type="dxa"/>
            <w:vAlign w:val="center"/>
          </w:tcPr>
          <w:p w14:paraId="0839B6A2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Противопожарная одностворчатая дверь</w:t>
            </w:r>
          </w:p>
        </w:tc>
        <w:tc>
          <w:tcPr>
            <w:tcW w:w="5753" w:type="dxa"/>
            <w:vAlign w:val="center"/>
          </w:tcPr>
          <w:p w14:paraId="2920103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E1BAE27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>Дверь накладная глухая металлическая противопожарная (рама+полотно).</w:t>
            </w:r>
            <w:r w:rsidRPr="00EF7ABF">
              <w:rPr>
                <w:rFonts w:ascii="Arial" w:hAnsi="Arial" w:cs="Arial"/>
                <w:lang w:val="ru-RU"/>
              </w:rPr>
              <w:cr/>
              <w:t xml:space="preserve">Открывание 180°. </w:t>
            </w:r>
            <w:r w:rsidRPr="00EF7ABF">
              <w:rPr>
                <w:rFonts w:ascii="Arial" w:hAnsi="Arial" w:cs="Arial"/>
                <w:lang w:val="ru-RU"/>
              </w:rPr>
              <w:cr/>
              <w:t xml:space="preserve">Огнестойкость </w:t>
            </w:r>
            <w:r w:rsidRPr="00113458">
              <w:rPr>
                <w:rFonts w:ascii="Arial" w:hAnsi="Arial" w:cs="Arial"/>
              </w:rPr>
              <w:t>EI</w:t>
            </w:r>
            <w:r w:rsidRPr="00EF7ABF">
              <w:rPr>
                <w:rFonts w:ascii="Arial" w:hAnsi="Arial" w:cs="Arial"/>
                <w:lang w:val="ru-RU"/>
              </w:rPr>
              <w:t>60. Цвет -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7047. </w:t>
            </w:r>
          </w:p>
          <w:p w14:paraId="16F4FEA3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Размер: 900х2100 мм. Ручки двери цвет "матовый хром". Врезной замок, ключи в комплекте не менее 4-х штук. </w:t>
            </w:r>
            <w:r w:rsidRPr="00113458">
              <w:rPr>
                <w:rFonts w:ascii="Arial" w:hAnsi="Arial" w:cs="Arial"/>
              </w:rPr>
              <w:t xml:space="preserve">Доводчик </w:t>
            </w:r>
          </w:p>
          <w:p w14:paraId="4FD97F57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1973" w:type="dxa"/>
          </w:tcPr>
          <w:p w14:paraId="65F71B6C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781CE8" w14:paraId="5BEC7F50" w14:textId="77777777" w:rsidTr="00C568D5">
        <w:tc>
          <w:tcPr>
            <w:tcW w:w="2530" w:type="dxa"/>
            <w:vAlign w:val="center"/>
          </w:tcPr>
          <w:p w14:paraId="6A9C97C4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Дверь</w:t>
            </w:r>
          </w:p>
        </w:tc>
        <w:tc>
          <w:tcPr>
            <w:tcW w:w="4246" w:type="dxa"/>
          </w:tcPr>
          <w:p w14:paraId="1477249B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 </w:t>
            </w:r>
          </w:p>
          <w:p w14:paraId="39C3FF16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Противопожарная двухстворчатая дверь</w:t>
            </w:r>
          </w:p>
        </w:tc>
        <w:tc>
          <w:tcPr>
            <w:tcW w:w="5753" w:type="dxa"/>
            <w:vAlign w:val="center"/>
          </w:tcPr>
          <w:p w14:paraId="2F1DD25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61B74A1" w14:textId="77777777" w:rsidR="00C568D5" w:rsidRPr="00113458" w:rsidRDefault="00C568D5" w:rsidP="00C568D5">
            <w:pPr>
              <w:rPr>
                <w:rFonts w:ascii="Arial" w:hAnsi="Arial" w:cs="Arial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Дверь накладная глухая металлическая противопожарная (рама+полотно). Открывание 180°. Огнестойкость </w:t>
            </w:r>
            <w:r w:rsidRPr="00113458">
              <w:rPr>
                <w:rFonts w:ascii="Arial" w:hAnsi="Arial" w:cs="Arial"/>
              </w:rPr>
              <w:t>EI</w:t>
            </w:r>
            <w:r w:rsidRPr="00EF7ABF">
              <w:rPr>
                <w:rFonts w:ascii="Arial" w:hAnsi="Arial" w:cs="Arial"/>
                <w:lang w:val="ru-RU"/>
              </w:rPr>
              <w:t xml:space="preserve">60 </w:t>
            </w:r>
            <w:r w:rsidRPr="00EF7ABF">
              <w:rPr>
                <w:rFonts w:ascii="Arial" w:hAnsi="Arial" w:cs="Arial"/>
                <w:lang w:val="ru-RU"/>
              </w:rPr>
              <w:cr/>
              <w:t xml:space="preserve">Цвет - </w:t>
            </w:r>
            <w:r w:rsidRPr="00113458">
              <w:rPr>
                <w:rFonts w:ascii="Arial" w:hAnsi="Arial" w:cs="Arial"/>
              </w:rPr>
              <w:t>RAL</w:t>
            </w:r>
            <w:r w:rsidRPr="00EF7ABF">
              <w:rPr>
                <w:rFonts w:ascii="Arial" w:hAnsi="Arial" w:cs="Arial"/>
                <w:lang w:val="ru-RU"/>
              </w:rPr>
              <w:t xml:space="preserve"> 7047. Размер: 1600х2350 мм. Ручки двери цвет "матовый хром". </w:t>
            </w:r>
            <w:r w:rsidRPr="00113458">
              <w:rPr>
                <w:rFonts w:ascii="Arial" w:hAnsi="Arial" w:cs="Arial"/>
              </w:rPr>
              <w:t xml:space="preserve">Врезной замок, ключи в комплекте не менее 4-х штук. Доводчик </w:t>
            </w:r>
          </w:p>
          <w:p w14:paraId="0656053B" w14:textId="77777777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  <w:tc>
          <w:tcPr>
            <w:tcW w:w="1973" w:type="dxa"/>
          </w:tcPr>
          <w:p w14:paraId="5A5DCF74" w14:textId="134F245F" w:rsidR="00C568D5" w:rsidRPr="00113458" w:rsidRDefault="00C568D5" w:rsidP="00C568D5">
            <w:pPr>
              <w:rPr>
                <w:rFonts w:ascii="Arial" w:hAnsi="Arial" w:cs="Arial"/>
              </w:rPr>
            </w:pPr>
          </w:p>
        </w:tc>
      </w:tr>
      <w:tr w:rsidR="00C568D5" w:rsidRPr="00A11CD7" w14:paraId="74BF0834" w14:textId="77777777" w:rsidTr="00C568D5">
        <w:tc>
          <w:tcPr>
            <w:tcW w:w="2530" w:type="dxa"/>
            <w:vAlign w:val="center"/>
          </w:tcPr>
          <w:p w14:paraId="1ADD08AA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Доводчик</w:t>
            </w:r>
          </w:p>
        </w:tc>
        <w:tc>
          <w:tcPr>
            <w:tcW w:w="4246" w:type="dxa"/>
            <w:vAlign w:val="center"/>
          </w:tcPr>
          <w:p w14:paraId="2CA22B1D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645CCAB4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Доводчик дверной </w:t>
            </w:r>
            <w:r w:rsidRPr="00113458">
              <w:rPr>
                <w:rFonts w:ascii="Arial" w:hAnsi="Arial" w:cs="Arial"/>
              </w:rPr>
              <w:t>Fuaro</w:t>
            </w:r>
            <w:r w:rsidRPr="00EF7ABF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DC</w:t>
            </w:r>
            <w:r w:rsidRPr="00EF7ABF">
              <w:rPr>
                <w:rFonts w:ascii="Arial" w:hAnsi="Arial" w:cs="Arial"/>
                <w:lang w:val="ru-RU"/>
              </w:rPr>
              <w:t xml:space="preserve">-205 </w:t>
            </w:r>
            <w:r w:rsidRPr="00113458">
              <w:rPr>
                <w:rFonts w:ascii="Arial" w:hAnsi="Arial" w:cs="Arial"/>
              </w:rPr>
              <w:t>AL</w:t>
            </w:r>
            <w:r w:rsidRPr="00EF7ABF">
              <w:rPr>
                <w:rFonts w:ascii="Arial" w:hAnsi="Arial" w:cs="Arial"/>
                <w:lang w:val="ru-RU"/>
              </w:rPr>
              <w:t xml:space="preserve"> до 120 кг</w:t>
            </w:r>
          </w:p>
          <w:p w14:paraId="56D94D0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753" w:type="dxa"/>
            <w:vAlign w:val="center"/>
          </w:tcPr>
          <w:p w14:paraId="696E00FA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C28706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</w:tcPr>
          <w:p w14:paraId="766DFE3B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3C3ABBE8" w14:textId="77777777" w:rsidTr="00C568D5">
        <w:tc>
          <w:tcPr>
            <w:tcW w:w="2530" w:type="dxa"/>
            <w:shd w:val="clear" w:color="auto" w:fill="D5DCE4"/>
            <w:vAlign w:val="center"/>
          </w:tcPr>
          <w:p w14:paraId="5FAAACF2" w14:textId="77777777" w:rsidR="00C568D5" w:rsidRPr="00113458" w:rsidRDefault="00C568D5" w:rsidP="00C568D5">
            <w:pPr>
              <w:jc w:val="center"/>
              <w:rPr>
                <w:rFonts w:ascii="Arial" w:hAnsi="Arial" w:cs="Arial"/>
                <w:b/>
              </w:rPr>
            </w:pPr>
            <w:r w:rsidRPr="00113458">
              <w:rPr>
                <w:rFonts w:ascii="Arial" w:hAnsi="Arial" w:cs="Arial"/>
                <w:b/>
              </w:rPr>
              <w:t>Розетка электрическая и выключатели</w:t>
            </w:r>
          </w:p>
        </w:tc>
        <w:tc>
          <w:tcPr>
            <w:tcW w:w="4246" w:type="dxa"/>
            <w:shd w:val="clear" w:color="auto" w:fill="D5DCE4"/>
          </w:tcPr>
          <w:p w14:paraId="34F2532B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4F6D75AE" w14:textId="77777777" w:rsidR="00C568D5" w:rsidRPr="00612E78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31B9BC12" w14:textId="354884FB" w:rsidR="00C568D5" w:rsidRPr="00D750E9" w:rsidRDefault="00C568D5" w:rsidP="00C568D5">
            <w:pPr>
              <w:rPr>
                <w:rFonts w:ascii="Arial" w:hAnsi="Arial" w:cs="Arial"/>
                <w:lang w:val="ru-RU"/>
              </w:rPr>
            </w:pPr>
            <w:r w:rsidRPr="00113458">
              <w:rPr>
                <w:rFonts w:ascii="Arial" w:hAnsi="Arial" w:cs="Arial"/>
              </w:rPr>
              <w:t>Legrand</w:t>
            </w:r>
            <w:r w:rsidRPr="00612E78">
              <w:rPr>
                <w:rFonts w:ascii="Arial" w:hAnsi="Arial" w:cs="Arial"/>
                <w:lang w:val="ru-RU"/>
              </w:rPr>
              <w:t xml:space="preserve"> </w:t>
            </w:r>
            <w:r w:rsidRPr="00113458">
              <w:rPr>
                <w:rFonts w:ascii="Arial" w:hAnsi="Arial" w:cs="Arial"/>
              </w:rPr>
              <w:t>Mozaik</w:t>
            </w:r>
            <w:r>
              <w:rPr>
                <w:rFonts w:ascii="Arial" w:hAnsi="Arial" w:cs="Arial"/>
                <w:lang w:val="ru-RU"/>
              </w:rPr>
              <w:t xml:space="preserve">, </w:t>
            </w:r>
            <w:r>
              <w:rPr>
                <w:rFonts w:ascii="Arial" w:hAnsi="Arial" w:cs="Arial"/>
              </w:rPr>
              <w:t>DKC</w:t>
            </w:r>
            <w:r>
              <w:rPr>
                <w:rFonts w:ascii="Arial" w:hAnsi="Arial" w:cs="Arial"/>
                <w:lang w:val="ru-RU"/>
              </w:rPr>
              <w:t xml:space="preserve"> или аналог</w:t>
            </w:r>
          </w:p>
        </w:tc>
        <w:tc>
          <w:tcPr>
            <w:tcW w:w="5753" w:type="dxa"/>
            <w:shd w:val="clear" w:color="auto" w:fill="D5DCE4"/>
            <w:vAlign w:val="center"/>
          </w:tcPr>
          <w:p w14:paraId="3D70D78E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  <w:p w14:paraId="2D0A3456" w14:textId="00D8E5B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  <w:r w:rsidRPr="00EF7ABF">
              <w:rPr>
                <w:rFonts w:ascii="Arial" w:hAnsi="Arial" w:cs="Arial"/>
                <w:lang w:val="ru-RU"/>
              </w:rPr>
              <w:t xml:space="preserve">Розетка, встраиваемая с автоматическими клеммами, </w:t>
            </w:r>
            <w:del w:id="418" w:author="ALI" w:date="2026-08-19T12:06:00Z">
              <w:r w:rsidRPr="00EF7ABF" w:rsidDel="008734D4">
                <w:rPr>
                  <w:rFonts w:ascii="Arial" w:hAnsi="Arial" w:cs="Arial"/>
                  <w:lang w:val="ru-RU"/>
                </w:rPr>
                <w:delText xml:space="preserve"> </w:delText>
              </w:r>
            </w:del>
            <w:r w:rsidRPr="00EF7ABF">
              <w:rPr>
                <w:rFonts w:ascii="Arial" w:hAnsi="Arial" w:cs="Arial"/>
                <w:lang w:val="ru-RU"/>
              </w:rPr>
              <w:t>суппортом и рамкой белого цвета</w:t>
            </w:r>
          </w:p>
          <w:p w14:paraId="7B86813C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1973" w:type="dxa"/>
            <w:shd w:val="clear" w:color="auto" w:fill="D5DCE4"/>
          </w:tcPr>
          <w:p w14:paraId="7218CB43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  <w:tr w:rsidR="00C568D5" w:rsidRPr="00A11CD7" w14:paraId="2131E516" w14:textId="77777777" w:rsidTr="00C568D5">
        <w:tc>
          <w:tcPr>
            <w:tcW w:w="2530" w:type="dxa"/>
            <w:shd w:val="clear" w:color="auto" w:fill="D5DCE4"/>
            <w:vAlign w:val="center"/>
          </w:tcPr>
          <w:p w14:paraId="344782C8" w14:textId="77777777" w:rsidR="00C568D5" w:rsidRPr="00113458" w:rsidRDefault="00C568D5" w:rsidP="00C568D5">
            <w:pPr>
              <w:jc w:val="center"/>
              <w:rPr>
                <w:rFonts w:ascii="Arial" w:hAnsi="Arial" w:cs="Arial"/>
              </w:rPr>
            </w:pPr>
            <w:r w:rsidRPr="00113458">
              <w:rPr>
                <w:rFonts w:ascii="Arial" w:hAnsi="Arial" w:cs="Arial"/>
              </w:rPr>
              <w:t>Кондиционер</w:t>
            </w:r>
          </w:p>
        </w:tc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367101C8" w14:textId="77777777" w:rsidR="00C568D5" w:rsidRPr="00EF7ABF" w:rsidRDefault="00C568D5" w:rsidP="00C568D5">
            <w:pPr>
              <w:pStyle w:val="ac"/>
              <w:textAlignment w:val="center"/>
              <w:rPr>
                <w:rFonts w:ascii="Arial" w:eastAsia="Calibri" w:hAnsi="Arial" w:cs="Arial"/>
                <w:sz w:val="20"/>
                <w:szCs w:val="20"/>
                <w:lang w:val="en-US" w:eastAsia="en-US"/>
              </w:rPr>
            </w:pPr>
            <w:r w:rsidRPr="00EF7ABF">
              <w:rPr>
                <w:rFonts w:ascii="Arial" w:eastAsia="Calibri" w:hAnsi="Arial" w:cs="Arial"/>
                <w:sz w:val="20"/>
                <w:szCs w:val="20"/>
                <w:lang w:val="en-US" w:eastAsia="en-US"/>
              </w:rPr>
              <w:t>Mitsubishi Heavy SRK35ZSPR-S / SRC35ZSPR-S</w:t>
            </w:r>
          </w:p>
        </w:tc>
        <w:tc>
          <w:tcPr>
            <w:tcW w:w="5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vAlign w:val="center"/>
          </w:tcPr>
          <w:p w14:paraId="285E284E" w14:textId="77777777" w:rsidR="00C568D5" w:rsidRPr="00EF7ABF" w:rsidRDefault="00C568D5" w:rsidP="00C568D5">
            <w:pPr>
              <w:pStyle w:val="ac"/>
              <w:textAlignment w:val="center"/>
              <w:rPr>
                <w:rFonts w:ascii="Arial" w:eastAsia="Calibri" w:hAnsi="Arial" w:cs="Arial"/>
                <w:sz w:val="20"/>
                <w:szCs w:val="20"/>
                <w:lang w:eastAsia="en-US"/>
              </w:rPr>
            </w:pPr>
            <w:r w:rsidRPr="00EF7ABF">
              <w:rPr>
                <w:rFonts w:ascii="Arial" w:eastAsia="Calibri" w:hAnsi="Arial" w:cs="Arial"/>
                <w:sz w:val="20"/>
                <w:szCs w:val="20"/>
                <w:lang w:eastAsia="en-US"/>
              </w:rPr>
              <w:t>Сплит-система с зимним комплектом и блоком сопряжения</w:t>
            </w:r>
          </w:p>
        </w:tc>
        <w:tc>
          <w:tcPr>
            <w:tcW w:w="1973" w:type="dxa"/>
            <w:shd w:val="clear" w:color="auto" w:fill="D5DCE4"/>
          </w:tcPr>
          <w:p w14:paraId="3F3CF939" w14:textId="77777777" w:rsidR="00C568D5" w:rsidRPr="00EF7ABF" w:rsidRDefault="00C568D5" w:rsidP="00C568D5">
            <w:pPr>
              <w:rPr>
                <w:rFonts w:ascii="Arial" w:hAnsi="Arial" w:cs="Arial"/>
                <w:lang w:val="ru-RU"/>
              </w:rPr>
            </w:pPr>
          </w:p>
        </w:tc>
      </w:tr>
    </w:tbl>
    <w:p w14:paraId="122E4D9E" w14:textId="77777777" w:rsidR="00EF7ABF" w:rsidRPr="00EF7ABF" w:rsidRDefault="00EF7ABF" w:rsidP="00EF7ABF">
      <w:pPr>
        <w:rPr>
          <w:sz w:val="24"/>
          <w:szCs w:val="24"/>
          <w:lang w:val="ru-RU"/>
        </w:rPr>
      </w:pPr>
    </w:p>
    <w:p w14:paraId="58DB3B1F" w14:textId="15646AF6" w:rsidR="006D73DE" w:rsidRDefault="006D73DE" w:rsidP="003D29C4">
      <w:pPr>
        <w:pStyle w:val="Default"/>
        <w:jc w:val="both"/>
        <w:rPr>
          <w:b/>
          <w:color w:val="auto"/>
          <w:sz w:val="20"/>
          <w:szCs w:val="20"/>
        </w:rPr>
      </w:pPr>
    </w:p>
    <w:sectPr w:rsidR="006D73DE" w:rsidSect="005A0D83">
      <w:headerReference w:type="default" r:id="rId14"/>
      <w:pgSz w:w="16838" w:h="11906" w:orient="landscape" w:code="9"/>
      <w:pgMar w:top="1843" w:right="1418" w:bottom="758" w:left="1134" w:header="720" w:footer="580" w:gutter="0"/>
      <w:cols w:space="720"/>
      <w:noEndnote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173" w:author="Claude" w:date="2026-08-20T11:58:00Z" w:initials="C">
    <w:p w14:paraId="39C05A27" w14:textId="1858FA81" w:rsidR="00917773" w:rsidRPr="00930C14" w:rsidRDefault="00317D8E">
      <w:pPr>
        <w:rPr>
          <w:lang w:val="ru-RU"/>
        </w:rPr>
      </w:pPr>
      <w:r w:rsidRPr="00930C14">
        <w:rPr>
          <w:lang w:val="ru-RU"/>
        </w:rPr>
        <w:t xml:space="preserve">Приказ Председателя Правления Банка № 1139 от 11.09.2015 г. — </w:t>
      </w:r>
      <w:r w:rsidRPr="00930C14">
        <w:rPr>
          <w:lang w:val="ru-RU"/>
        </w:rPr>
        <w:t xml:space="preserve">внутренний корпоративный документ Альфа-Банка, </w:t>
      </w:r>
      <w:r w:rsidRPr="00930C14">
        <w:rPr>
          <w:lang w:val="ru-RU"/>
        </w:rPr>
        <w:t>поэтому его актуальность нельзя проверить через открытые источники</w:t>
      </w:r>
      <w:r w:rsidRPr="00930C14">
        <w:rPr>
          <w:lang w:val="ru-RU"/>
        </w:rPr>
        <w:t>. Документу уже более 10 лет (с 2015 г.) — рекомендуется подтвердить</w:t>
      </w:r>
      <w:r w:rsidRPr="00930C14">
        <w:rPr>
          <w:lang w:val="ru-RU"/>
        </w:rPr>
        <w:t>, действует ли он в исходной редакции или был переиздан/актуализирован.</w:t>
      </w:r>
    </w:p>
  </w:comment>
  <w:comment w:id="174" w:author="Administrator" w:date="2024-10-02T09:07:00Z" w:initials="A">
    <w:p w14:paraId="51309851" w14:textId="4A7290F3" w:rsidR="00A11CD7" w:rsidRPr="005E1FB6" w:rsidRDefault="00A11CD7">
      <w:pPr>
        <w:pStyle w:val="ae"/>
        <w:rPr>
          <w:lang w:val="ru-RU"/>
        </w:rPr>
      </w:pPr>
      <w:r>
        <w:rPr>
          <w:rStyle w:val="ad"/>
        </w:rPr>
        <w:annotationRef/>
      </w:r>
      <w:r>
        <w:rPr>
          <w:rStyle w:val="ad"/>
          <w:lang w:val="ru-RU"/>
        </w:rPr>
        <w:t>Приложение №4 не соответствует указанному в данном пункте</w:t>
      </w:r>
    </w:p>
  </w:comment>
  <w:comment w:id="230" w:author="Administrator" w:date="2024-10-01T17:34:00Z" w:initials="A">
    <w:p w14:paraId="7EC61C52" w14:textId="5DA01404" w:rsidR="00A11CD7" w:rsidRPr="0036623E" w:rsidRDefault="00A11CD7">
      <w:pPr>
        <w:pStyle w:val="ae"/>
        <w:rPr>
          <w:lang w:val="ru-RU"/>
        </w:rPr>
      </w:pPr>
      <w:r>
        <w:rPr>
          <w:rStyle w:val="ad"/>
        </w:rPr>
        <w:annotationRef/>
      </w:r>
      <w:r>
        <w:rPr>
          <w:lang w:val="ru-RU"/>
        </w:rPr>
        <w:t>Дублируется на следующей странице</w:t>
      </w:r>
    </w:p>
  </w:comment>
  <w:comment w:id="302" w:author="Administrator" w:date="2024-10-01T17:21:00Z" w:initials="A">
    <w:p w14:paraId="057A33FA" w14:textId="1737D97F" w:rsidR="00A11CD7" w:rsidRPr="009E7E30" w:rsidRDefault="00A11CD7">
      <w:pPr>
        <w:pStyle w:val="ae"/>
        <w:rPr>
          <w:lang w:val="ru-RU"/>
        </w:rPr>
      </w:pPr>
      <w:r>
        <w:rPr>
          <w:rStyle w:val="ad"/>
        </w:rPr>
        <w:annotationRef/>
      </w:r>
      <w:r>
        <w:rPr>
          <w:lang w:val="ru-RU"/>
        </w:rPr>
        <w:t>Не указан цвет для альтернативного варианта</w:t>
      </w:r>
    </w:p>
  </w:comment>
  <w:comment w:id="357" w:author="Administrator" w:date="2024-10-02T09:22:00Z" w:initials="A">
    <w:p w14:paraId="292493A9" w14:textId="50D0FAAC" w:rsidR="00A11CD7" w:rsidRPr="00195842" w:rsidRDefault="00A11CD7">
      <w:pPr>
        <w:pStyle w:val="ae"/>
        <w:rPr>
          <w:lang w:val="ru-RU"/>
        </w:rPr>
      </w:pPr>
      <w:r>
        <w:rPr>
          <w:rStyle w:val="ad"/>
        </w:rPr>
        <w:annotationRef/>
      </w:r>
      <w:r>
        <w:rPr>
          <w:lang w:val="ru-RU"/>
        </w:rPr>
        <w:t>По-моему, листов в Приложении №9 по перегородкам больше</w:t>
      </w:r>
    </w:p>
  </w:comment>
  <w:comment w:id="364" w:author="Administrator" w:date="2024-10-02T09:22:00Z" w:initials="A">
    <w:p w14:paraId="1B3ADCE8" w14:textId="43329ACD" w:rsidR="00A11CD7" w:rsidRPr="00195842" w:rsidRDefault="00A11CD7">
      <w:pPr>
        <w:pStyle w:val="ae"/>
        <w:rPr>
          <w:lang w:val="ru-RU"/>
        </w:rPr>
      </w:pPr>
      <w:r>
        <w:rPr>
          <w:rStyle w:val="ad"/>
        </w:rPr>
        <w:annotationRef/>
      </w:r>
      <w:r>
        <w:rPr>
          <w:lang w:val="ru-RU"/>
        </w:rPr>
        <w:t>По-моему, листов в Приложении №9 по перегородкам больше</w:t>
      </w:r>
    </w:p>
  </w:comment>
  <w:comment w:id="370" w:author="Administrator" w:date="2024-10-02T09:23:00Z" w:initials="A">
    <w:p w14:paraId="242CF900" w14:textId="78EAEC04" w:rsidR="00A11CD7" w:rsidRPr="00195842" w:rsidRDefault="00A11CD7">
      <w:pPr>
        <w:pStyle w:val="ae"/>
        <w:rPr>
          <w:lang w:val="ru-RU"/>
        </w:rPr>
      </w:pPr>
      <w:r>
        <w:rPr>
          <w:rStyle w:val="ad"/>
        </w:rPr>
        <w:annotationRef/>
      </w:r>
      <w:r>
        <w:rPr>
          <w:lang w:val="ru-RU"/>
        </w:rPr>
        <w:t>Не соответствует разделу</w:t>
      </w:r>
    </w:p>
  </w:comment>
  <w:comment w:id="387" w:author="Administrator" w:date="2024-10-01T16:17:00Z" w:initials="A">
    <w:p w14:paraId="7BDDB79B" w14:textId="127B1B4F" w:rsidR="00A11CD7" w:rsidRPr="00466F11" w:rsidRDefault="00A11CD7">
      <w:pPr>
        <w:pStyle w:val="ae"/>
        <w:rPr>
          <w:lang w:val="ru-RU"/>
        </w:rPr>
      </w:pPr>
      <w:r>
        <w:rPr>
          <w:rStyle w:val="ad"/>
        </w:rPr>
        <w:annotationRef/>
      </w:r>
      <w:r>
        <w:rPr>
          <w:lang w:val="ru-RU"/>
        </w:rPr>
        <w:t>Насколько мне известно, в помещении с хранением наличных не допускается монтаж систем, связанных с водой. Лучше предусмотреть электрический калорифер</w:t>
      </w:r>
    </w:p>
  </w:comment>
  <w:comment w:id="390" w:author="Administrator" w:date="2024-10-02T09:24:00Z" w:initials="A">
    <w:p w14:paraId="523452BE" w14:textId="77777777" w:rsidR="00A11CD7" w:rsidRPr="00195842" w:rsidRDefault="00A11CD7" w:rsidP="00195842">
      <w:pPr>
        <w:pStyle w:val="ae"/>
        <w:rPr>
          <w:lang w:val="ru-RU"/>
        </w:rPr>
      </w:pPr>
      <w:r>
        <w:rPr>
          <w:rStyle w:val="ad"/>
        </w:rPr>
        <w:annotationRef/>
      </w:r>
      <w:r>
        <w:rPr>
          <w:lang w:val="ru-RU"/>
        </w:rPr>
        <w:t>По-моему, листов в Приложении №9 по перегородкам больше</w:t>
      </w:r>
    </w:p>
    <w:p w14:paraId="46CB7D9A" w14:textId="079E4FE5" w:rsidR="00A11CD7" w:rsidRPr="00195842" w:rsidRDefault="00A11CD7">
      <w:pPr>
        <w:pStyle w:val="ae"/>
        <w:rPr>
          <w:lang w:val="ru-RU"/>
        </w:rPr>
      </w:pPr>
    </w:p>
  </w:comment>
  <w:comment w:id="402" w:author="Administrator" w:date="2024-10-01T16:19:00Z" w:initials="A">
    <w:p w14:paraId="7F68F6CD" w14:textId="67296ABC" w:rsidR="00A11CD7" w:rsidRPr="003F1158" w:rsidRDefault="00A11CD7">
      <w:pPr>
        <w:pStyle w:val="ae"/>
        <w:rPr>
          <w:lang w:val="ru-RU"/>
        </w:rPr>
      </w:pPr>
      <w:r>
        <w:rPr>
          <w:rStyle w:val="ad"/>
        </w:rPr>
        <w:annotationRef/>
      </w:r>
      <w:r>
        <w:rPr>
          <w:lang w:val="ru-RU"/>
        </w:rPr>
        <w:t>Насколько мне известно, в помещении с хранением ценностей клиентов не допускается монтаж систем, связанных с водой. Лучше предусмотреть электрический калорифер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39C05A27" w15:done="0"/>
  <w15:commentEx w15:paraId="51309851" w15:done="0"/>
  <w15:commentEx w15:paraId="7EC61C52" w15:done="0"/>
  <w15:commentEx w15:paraId="057A33FA" w15:done="0"/>
  <w15:commentEx w15:paraId="292493A9" w15:done="0"/>
  <w15:commentEx w15:paraId="1B3ADCE8" w15:done="0"/>
  <w15:commentEx w15:paraId="242CF900" w15:done="0"/>
  <w15:commentEx w15:paraId="7BDDB79B" w15:done="0"/>
  <w15:commentEx w15:paraId="46CB7D9A" w15:done="0"/>
  <w15:commentEx w15:paraId="7F68F6C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39C05A27" w16cid:durableId="2E3194F0"/>
  <w16cid:commentId w16cid:paraId="51309851" w16cid:durableId="2E3006EC"/>
  <w16cid:commentId w16cid:paraId="7EC61C52" w16cid:durableId="2E3006ED"/>
  <w16cid:commentId w16cid:paraId="057A33FA" w16cid:durableId="2E3006EE"/>
  <w16cid:commentId w16cid:paraId="292493A9" w16cid:durableId="2E3006EF"/>
  <w16cid:commentId w16cid:paraId="1B3ADCE8" w16cid:durableId="2E3006F0"/>
  <w16cid:commentId w16cid:paraId="242CF900" w16cid:durableId="2E3006F1"/>
  <w16cid:commentId w16cid:paraId="7BDDB79B" w16cid:durableId="2E3006F2"/>
  <w16cid:commentId w16cid:paraId="46CB7D9A" w16cid:durableId="2E3006F3"/>
  <w16cid:commentId w16cid:paraId="7F68F6CD" w16cid:durableId="2E3006F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A862EC" w14:textId="77777777" w:rsidR="00317D8E" w:rsidRDefault="00317D8E">
      <w:r>
        <w:separator/>
      </w:r>
    </w:p>
  </w:endnote>
  <w:endnote w:type="continuationSeparator" w:id="0">
    <w:p w14:paraId="20A20E9D" w14:textId="77777777" w:rsidR="00317D8E" w:rsidRDefault="00317D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3EDB8D" w14:textId="77777777" w:rsidR="00A11CD7" w:rsidRDefault="00A11CD7" w:rsidP="009F3A32">
    <w:pPr>
      <w:pStyle w:val="a7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2F798E8F" w14:textId="77777777" w:rsidR="00A11CD7" w:rsidRDefault="00A11CD7" w:rsidP="000B3DD3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A094E1" w14:textId="6FFC275C" w:rsidR="00A11CD7" w:rsidRDefault="00A11CD7">
    <w:pPr>
      <w:pStyle w:val="a7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7</w:t>
    </w:r>
    <w:r>
      <w:rPr>
        <w:noProof/>
      </w:rPr>
      <w:fldChar w:fldCharType="end"/>
    </w:r>
  </w:p>
  <w:p w14:paraId="087C3A15" w14:textId="77777777" w:rsidR="00A11CD7" w:rsidRDefault="00A11CD7" w:rsidP="000B3DD3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57AEE2" w14:textId="77777777" w:rsidR="00317D8E" w:rsidRDefault="00317D8E">
      <w:r>
        <w:separator/>
      </w:r>
    </w:p>
  </w:footnote>
  <w:footnote w:type="continuationSeparator" w:id="0">
    <w:p w14:paraId="2E4769C7" w14:textId="77777777" w:rsidR="00317D8E" w:rsidRDefault="00317D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4"/>
      <w:tblW w:w="988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479"/>
      <w:gridCol w:w="2410"/>
    </w:tblGrid>
    <w:tr w:rsidR="00A11CD7" w14:paraId="27A500B8" w14:textId="77777777" w:rsidTr="00467C56">
      <w:tc>
        <w:tcPr>
          <w:tcW w:w="7479" w:type="dxa"/>
        </w:tcPr>
        <w:p w14:paraId="627B4159" w14:textId="77777777" w:rsidR="00A11CD7" w:rsidRDefault="00A11CD7" w:rsidP="00467C56">
          <w:pPr>
            <w:pStyle w:val="a5"/>
          </w:pPr>
        </w:p>
      </w:tc>
      <w:tc>
        <w:tcPr>
          <w:tcW w:w="2410" w:type="dxa"/>
        </w:tcPr>
        <w:p w14:paraId="2D86CE4C" w14:textId="4649E9BA" w:rsidR="00A11CD7" w:rsidRDefault="00A11CD7" w:rsidP="00467C56">
          <w:pPr>
            <w:pStyle w:val="a5"/>
            <w:jc w:val="right"/>
          </w:pPr>
          <w:r>
            <w:rPr>
              <w:noProof/>
              <w:lang w:val="en-US"/>
            </w:rPr>
            <w:drawing>
              <wp:inline distT="0" distB="0" distL="0" distR="0" wp14:anchorId="5396FD2B" wp14:editId="7AA5D0D8">
                <wp:extent cx="1381125" cy="285750"/>
                <wp:effectExtent l="0" t="0" r="0" b="0"/>
                <wp:docPr id="1" name="Рисунок 1" descr="alfa-additional-logo_ru_r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lfa-additional-logo_ru_r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11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73D0ABD" w14:textId="11480D33" w:rsidR="00A11CD7" w:rsidRPr="001F65A4" w:rsidRDefault="00A11CD7" w:rsidP="001F65A4">
    <w:pPr>
      <w:pStyle w:val="a5"/>
      <w:jc w:val="right"/>
      <w:rPr>
        <w:b/>
        <w:color w:val="000080"/>
        <w:sz w:val="32"/>
        <w:szCs w:val="32"/>
        <w:lang w:val="en-US"/>
      </w:rPr>
    </w:pPr>
    <w:r>
      <w:rPr>
        <w:b/>
        <w:noProof/>
        <w:color w:val="000080"/>
        <w:sz w:val="44"/>
        <w:lang w:val="en-US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177EECFE" wp14:editId="4E042D3B">
              <wp:simplePos x="0" y="0"/>
              <wp:positionH relativeFrom="column">
                <wp:posOffset>-28575</wp:posOffset>
              </wp:positionH>
              <wp:positionV relativeFrom="paragraph">
                <wp:posOffset>123190</wp:posOffset>
              </wp:positionV>
              <wp:extent cx="7043420" cy="0"/>
              <wp:effectExtent l="0" t="0" r="0" b="0"/>
              <wp:wrapNone/>
              <wp:docPr id="5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43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52CA76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25pt,9.7pt" to="552.3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UfKEg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" o:allowincell="f" strokeweight="1.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4"/>
      <w:tblW w:w="100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479"/>
      <w:gridCol w:w="2552"/>
    </w:tblGrid>
    <w:tr w:rsidR="00A11CD7" w14:paraId="09C4EBB5" w14:textId="77777777" w:rsidTr="00467C56">
      <w:tc>
        <w:tcPr>
          <w:tcW w:w="7479" w:type="dxa"/>
        </w:tcPr>
        <w:p w14:paraId="6EBB86AA" w14:textId="77777777" w:rsidR="00A11CD7" w:rsidRDefault="00A11CD7" w:rsidP="00467C56">
          <w:pPr>
            <w:pStyle w:val="a5"/>
          </w:pPr>
        </w:p>
      </w:tc>
      <w:tc>
        <w:tcPr>
          <w:tcW w:w="2552" w:type="dxa"/>
        </w:tcPr>
        <w:p w14:paraId="2B2A1DC5" w14:textId="7468B63F" w:rsidR="00A11CD7" w:rsidRDefault="00A11CD7" w:rsidP="00467C56">
          <w:pPr>
            <w:pStyle w:val="a5"/>
            <w:jc w:val="right"/>
          </w:pPr>
          <w:r>
            <w:rPr>
              <w:noProof/>
              <w:lang w:val="en-US"/>
            </w:rPr>
            <w:drawing>
              <wp:inline distT="0" distB="0" distL="0" distR="0" wp14:anchorId="4E4601AF" wp14:editId="251D6998">
                <wp:extent cx="1381125" cy="285750"/>
                <wp:effectExtent l="0" t="0" r="0" b="0"/>
                <wp:docPr id="2" name="Рисунок 2" descr="alfa-additional-logo_ru_r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alfa-additional-logo_ru_r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11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11C3FB4" w14:textId="2E74B4BA" w:rsidR="00A11CD7" w:rsidRPr="00467C56" w:rsidRDefault="00A11CD7" w:rsidP="00467C56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4"/>
      <w:tblW w:w="14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194"/>
      <w:gridCol w:w="3373"/>
    </w:tblGrid>
    <w:tr w:rsidR="00A11CD7" w14:paraId="27B5E657" w14:textId="77777777" w:rsidTr="00467C56">
      <w:tc>
        <w:tcPr>
          <w:tcW w:w="11194" w:type="dxa"/>
        </w:tcPr>
        <w:p w14:paraId="27D9FCCC" w14:textId="77777777" w:rsidR="00A11CD7" w:rsidRDefault="00A11CD7" w:rsidP="00467C56">
          <w:pPr>
            <w:pStyle w:val="a5"/>
          </w:pPr>
          <w:r w:rsidRPr="008B7AFB">
            <w:rPr>
              <w:rFonts w:ascii="Arial" w:hAnsi="Arial" w:cs="Arial"/>
              <w:b/>
              <w:color w:val="000080"/>
            </w:rPr>
            <w:t>Приложение №</w:t>
          </w:r>
          <w:r>
            <w:rPr>
              <w:rFonts w:ascii="Arial" w:hAnsi="Arial" w:cs="Arial"/>
              <w:b/>
              <w:color w:val="000080"/>
              <w:lang w:val="en-US"/>
            </w:rPr>
            <w:t>1</w:t>
          </w:r>
          <w:r w:rsidRPr="008B7AFB">
            <w:rPr>
              <w:rFonts w:ascii="Arial" w:hAnsi="Arial" w:cs="Arial"/>
              <w:b/>
              <w:color w:val="000080"/>
            </w:rPr>
            <w:t xml:space="preserve"> к Техническому Заданию</w:t>
          </w:r>
        </w:p>
      </w:tc>
      <w:tc>
        <w:tcPr>
          <w:tcW w:w="3373" w:type="dxa"/>
        </w:tcPr>
        <w:p w14:paraId="70C3EF07" w14:textId="1E86F287" w:rsidR="00A11CD7" w:rsidRDefault="00A11CD7" w:rsidP="00467C56">
          <w:pPr>
            <w:pStyle w:val="a5"/>
            <w:jc w:val="right"/>
          </w:pPr>
          <w:r>
            <w:rPr>
              <w:noProof/>
              <w:lang w:val="en-US"/>
            </w:rPr>
            <w:drawing>
              <wp:inline distT="0" distB="0" distL="0" distR="0" wp14:anchorId="16C2B3C8" wp14:editId="07E2B002">
                <wp:extent cx="1381125" cy="285750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11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D183D83" w14:textId="7C3FD1C8" w:rsidR="00A11CD7" w:rsidRPr="001F65A4" w:rsidRDefault="00A11CD7" w:rsidP="001F65A4">
    <w:pPr>
      <w:pStyle w:val="a5"/>
      <w:jc w:val="right"/>
      <w:rPr>
        <w:b/>
        <w:color w:val="000080"/>
        <w:sz w:val="32"/>
        <w:szCs w:val="32"/>
        <w:lang w:val="en-US"/>
      </w:rPr>
    </w:pPr>
    <w:r>
      <w:rPr>
        <w:b/>
        <w:noProof/>
        <w:color w:val="000080"/>
        <w:sz w:val="44"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73AB60B5" wp14:editId="5B0C26F8">
              <wp:simplePos x="0" y="0"/>
              <wp:positionH relativeFrom="column">
                <wp:posOffset>-81915</wp:posOffset>
              </wp:positionH>
              <wp:positionV relativeFrom="paragraph">
                <wp:posOffset>123190</wp:posOffset>
              </wp:positionV>
              <wp:extent cx="10144760" cy="0"/>
              <wp:effectExtent l="0" t="0" r="0" b="0"/>
              <wp:wrapNone/>
              <wp:docPr id="4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14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2695F0" id="Line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.45pt,9.7pt" to="792.3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4f8EgIAACo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" o:allowincell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918B8"/>
    <w:multiLevelType w:val="hybridMultilevel"/>
    <w:tmpl w:val="DDFEF5B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36CE7"/>
    <w:multiLevelType w:val="hybridMultilevel"/>
    <w:tmpl w:val="477E25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837BD"/>
    <w:multiLevelType w:val="hybridMultilevel"/>
    <w:tmpl w:val="2802327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C4086"/>
    <w:multiLevelType w:val="hybridMultilevel"/>
    <w:tmpl w:val="41305DB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081E6A"/>
    <w:multiLevelType w:val="hybridMultilevel"/>
    <w:tmpl w:val="F95CF23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7753F2"/>
    <w:multiLevelType w:val="hybridMultilevel"/>
    <w:tmpl w:val="4E98AD7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225B99"/>
    <w:multiLevelType w:val="hybridMultilevel"/>
    <w:tmpl w:val="7D0A46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9F5D39"/>
    <w:multiLevelType w:val="multilevel"/>
    <w:tmpl w:val="3342E23E"/>
    <w:lvl w:ilvl="0">
      <w:start w:val="1"/>
      <w:numFmt w:val="decimal"/>
      <w:pStyle w:val="ReportLevel1"/>
      <w:lvlText w:val="%1."/>
      <w:lvlJc w:val="left"/>
      <w:pPr>
        <w:tabs>
          <w:tab w:val="num" w:pos="1222"/>
        </w:tabs>
        <w:ind w:left="1222" w:hanging="108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ReportLevel2"/>
      <w:lvlText w:val="%1.%2"/>
      <w:lvlJc w:val="left"/>
      <w:pPr>
        <w:tabs>
          <w:tab w:val="num" w:pos="1364"/>
        </w:tabs>
        <w:ind w:left="1364" w:hanging="1080"/>
      </w:pPr>
      <w:rPr>
        <w:rFonts w:ascii="Arial" w:hAnsi="Arial" w:hint="default"/>
        <w:b/>
        <w:i w:val="0"/>
        <w:sz w:val="24"/>
        <w:lang w:val="x-none" w:eastAsia="en-US" w:bidi="ar-SA"/>
      </w:rPr>
    </w:lvl>
    <w:lvl w:ilvl="2">
      <w:start w:val="1"/>
      <w:numFmt w:val="decimal"/>
      <w:pStyle w:val="ReportLevel3"/>
      <w:lvlText w:val="%1.%2.%3"/>
      <w:lvlJc w:val="left"/>
      <w:pPr>
        <w:tabs>
          <w:tab w:val="num" w:pos="1997"/>
        </w:tabs>
        <w:ind w:left="197" w:firstLine="1080"/>
      </w:pPr>
      <w:rPr>
        <w:rFonts w:ascii="Arial" w:hAnsi="Arial" w:hint="default"/>
        <w:b/>
        <w:i w:val="0"/>
        <w:sz w:val="20"/>
      </w:rPr>
    </w:lvl>
    <w:lvl w:ilvl="3">
      <w:start w:val="1"/>
      <w:numFmt w:val="decimal"/>
      <w:pStyle w:val="ReportLevel4"/>
      <w:lvlText w:val="%1.%2.%3.%4"/>
      <w:lvlJc w:val="left"/>
      <w:pPr>
        <w:tabs>
          <w:tab w:val="num" w:pos="2139"/>
        </w:tabs>
        <w:ind w:left="1347" w:firstLine="72"/>
      </w:pPr>
      <w:rPr>
        <w:rFonts w:ascii="Arial" w:hAnsi="Arial" w:hint="default"/>
        <w:b/>
        <w:i w:val="0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2374"/>
        </w:tabs>
        <w:ind w:left="2374" w:hanging="792"/>
      </w:p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</w:lvl>
  </w:abstractNum>
  <w:abstractNum w:abstractNumId="8" w15:restartNumberingAfterBreak="0">
    <w:nsid w:val="1AC369E1"/>
    <w:multiLevelType w:val="hybridMultilevel"/>
    <w:tmpl w:val="14F69D5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B127BE"/>
    <w:multiLevelType w:val="hybridMultilevel"/>
    <w:tmpl w:val="C29A19F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6809"/>
    <w:multiLevelType w:val="hybridMultilevel"/>
    <w:tmpl w:val="C61CC36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054D34"/>
    <w:multiLevelType w:val="hybridMultilevel"/>
    <w:tmpl w:val="F7EA5700"/>
    <w:lvl w:ilvl="0" w:tplc="041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1B6086"/>
    <w:multiLevelType w:val="hybridMultilevel"/>
    <w:tmpl w:val="676E6F4C"/>
    <w:lvl w:ilvl="0" w:tplc="041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B6046F"/>
    <w:multiLevelType w:val="hybridMultilevel"/>
    <w:tmpl w:val="8E1E9D4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B2D1D"/>
    <w:multiLevelType w:val="hybridMultilevel"/>
    <w:tmpl w:val="D924D18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240B4F"/>
    <w:multiLevelType w:val="hybridMultilevel"/>
    <w:tmpl w:val="04DCEA1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0E6175"/>
    <w:multiLevelType w:val="hybridMultilevel"/>
    <w:tmpl w:val="346A414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7820FF"/>
    <w:multiLevelType w:val="hybridMultilevel"/>
    <w:tmpl w:val="3EF83292"/>
    <w:lvl w:ilvl="0" w:tplc="041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F3411A"/>
    <w:multiLevelType w:val="hybridMultilevel"/>
    <w:tmpl w:val="75DA99E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4A79F1"/>
    <w:multiLevelType w:val="hybridMultilevel"/>
    <w:tmpl w:val="DEB8D34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C026E5"/>
    <w:multiLevelType w:val="hybridMultilevel"/>
    <w:tmpl w:val="C3366694"/>
    <w:lvl w:ilvl="0" w:tplc="041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2F4F40"/>
    <w:multiLevelType w:val="hybridMultilevel"/>
    <w:tmpl w:val="4342A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E5275C"/>
    <w:multiLevelType w:val="hybridMultilevel"/>
    <w:tmpl w:val="7C4A951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5D7B2D"/>
    <w:multiLevelType w:val="hybridMultilevel"/>
    <w:tmpl w:val="04184F12"/>
    <w:lvl w:ilvl="0" w:tplc="2B220EF4">
      <w:start w:val="5"/>
      <w:numFmt w:val="decimal"/>
      <w:lvlText w:val="%1"/>
      <w:lvlJc w:val="left"/>
      <w:pPr>
        <w:ind w:left="7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0" w:hanging="360"/>
      </w:pPr>
    </w:lvl>
    <w:lvl w:ilvl="2" w:tplc="0419001B" w:tentative="1">
      <w:start w:val="1"/>
      <w:numFmt w:val="lowerRoman"/>
      <w:lvlText w:val="%3."/>
      <w:lvlJc w:val="right"/>
      <w:pPr>
        <w:ind w:left="2190" w:hanging="180"/>
      </w:pPr>
    </w:lvl>
    <w:lvl w:ilvl="3" w:tplc="0419000F" w:tentative="1">
      <w:start w:val="1"/>
      <w:numFmt w:val="decimal"/>
      <w:lvlText w:val="%4."/>
      <w:lvlJc w:val="left"/>
      <w:pPr>
        <w:ind w:left="2910" w:hanging="360"/>
      </w:pPr>
    </w:lvl>
    <w:lvl w:ilvl="4" w:tplc="04190019" w:tentative="1">
      <w:start w:val="1"/>
      <w:numFmt w:val="lowerLetter"/>
      <w:lvlText w:val="%5."/>
      <w:lvlJc w:val="left"/>
      <w:pPr>
        <w:ind w:left="3630" w:hanging="360"/>
      </w:pPr>
    </w:lvl>
    <w:lvl w:ilvl="5" w:tplc="0419001B" w:tentative="1">
      <w:start w:val="1"/>
      <w:numFmt w:val="lowerRoman"/>
      <w:lvlText w:val="%6."/>
      <w:lvlJc w:val="right"/>
      <w:pPr>
        <w:ind w:left="4350" w:hanging="180"/>
      </w:pPr>
    </w:lvl>
    <w:lvl w:ilvl="6" w:tplc="0419000F" w:tentative="1">
      <w:start w:val="1"/>
      <w:numFmt w:val="decimal"/>
      <w:lvlText w:val="%7."/>
      <w:lvlJc w:val="left"/>
      <w:pPr>
        <w:ind w:left="5070" w:hanging="360"/>
      </w:pPr>
    </w:lvl>
    <w:lvl w:ilvl="7" w:tplc="04190019" w:tentative="1">
      <w:start w:val="1"/>
      <w:numFmt w:val="lowerLetter"/>
      <w:lvlText w:val="%8."/>
      <w:lvlJc w:val="left"/>
      <w:pPr>
        <w:ind w:left="5790" w:hanging="360"/>
      </w:pPr>
    </w:lvl>
    <w:lvl w:ilvl="8" w:tplc="041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4" w15:restartNumberingAfterBreak="0">
    <w:nsid w:val="37DC3C00"/>
    <w:multiLevelType w:val="hybridMultilevel"/>
    <w:tmpl w:val="0E4CD7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862577"/>
    <w:multiLevelType w:val="hybridMultilevel"/>
    <w:tmpl w:val="FED84C2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31290F"/>
    <w:multiLevelType w:val="multilevel"/>
    <w:tmpl w:val="BD2237DC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color w:val="000000"/>
        <w:sz w:val="22"/>
        <w:szCs w:val="22"/>
        <w:lang w:val="en-G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13A0252"/>
    <w:multiLevelType w:val="hybridMultilevel"/>
    <w:tmpl w:val="83F0FEB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6A3F0D"/>
    <w:multiLevelType w:val="hybridMultilevel"/>
    <w:tmpl w:val="415825BE"/>
    <w:lvl w:ilvl="0" w:tplc="041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DF2A4E"/>
    <w:multiLevelType w:val="hybridMultilevel"/>
    <w:tmpl w:val="556ED5F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63046E"/>
    <w:multiLevelType w:val="hybridMultilevel"/>
    <w:tmpl w:val="38D0D59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954EA7"/>
    <w:multiLevelType w:val="hybridMultilevel"/>
    <w:tmpl w:val="A522AF8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13344B"/>
    <w:multiLevelType w:val="hybridMultilevel"/>
    <w:tmpl w:val="DF8A595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F507D0"/>
    <w:multiLevelType w:val="hybridMultilevel"/>
    <w:tmpl w:val="47726032"/>
    <w:lvl w:ilvl="0" w:tplc="04190001">
      <w:start w:val="1"/>
      <w:numFmt w:val="bullet"/>
      <w:pStyle w:val="BodyBullet"/>
      <w:lvlText w:val=""/>
      <w:lvlJc w:val="left"/>
      <w:pPr>
        <w:tabs>
          <w:tab w:val="num" w:pos="873"/>
        </w:tabs>
        <w:ind w:left="873" w:hanging="306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A1606E"/>
    <w:multiLevelType w:val="hybridMultilevel"/>
    <w:tmpl w:val="6A2ED89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22F2B2A"/>
    <w:multiLevelType w:val="hybridMultilevel"/>
    <w:tmpl w:val="35820BA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D9048B"/>
    <w:multiLevelType w:val="hybridMultilevel"/>
    <w:tmpl w:val="DC94990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5F017E4A"/>
    <w:multiLevelType w:val="hybridMultilevel"/>
    <w:tmpl w:val="60088B98"/>
    <w:lvl w:ilvl="0" w:tplc="0234D062">
      <w:start w:val="1"/>
      <w:numFmt w:val="bullet"/>
      <w:pStyle w:val="SKbullet"/>
      <w:lvlText w:val=""/>
      <w:lvlJc w:val="left"/>
      <w:pPr>
        <w:tabs>
          <w:tab w:val="num" w:pos="312"/>
        </w:tabs>
        <w:ind w:left="312" w:hanging="17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8" w15:restartNumberingAfterBreak="0">
    <w:nsid w:val="650E19BD"/>
    <w:multiLevelType w:val="hybridMultilevel"/>
    <w:tmpl w:val="5450140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6354CF9"/>
    <w:multiLevelType w:val="hybridMultilevel"/>
    <w:tmpl w:val="4AA0397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EC4094"/>
    <w:multiLevelType w:val="singleLevel"/>
    <w:tmpl w:val="1A42A242"/>
    <w:lvl w:ilvl="0">
      <w:start w:val="1"/>
      <w:numFmt w:val="decimal"/>
      <w:pStyle w:val="a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41" w15:restartNumberingAfterBreak="0">
    <w:nsid w:val="67DB1719"/>
    <w:multiLevelType w:val="hybridMultilevel"/>
    <w:tmpl w:val="9AB4682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2E4E4C"/>
    <w:multiLevelType w:val="hybridMultilevel"/>
    <w:tmpl w:val="F6165C6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1A1CD8"/>
    <w:multiLevelType w:val="hybridMultilevel"/>
    <w:tmpl w:val="A532045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EA4257"/>
    <w:multiLevelType w:val="hybridMultilevel"/>
    <w:tmpl w:val="858E27A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3749C4"/>
    <w:multiLevelType w:val="hybridMultilevel"/>
    <w:tmpl w:val="6636BABE"/>
    <w:lvl w:ilvl="0" w:tplc="617062D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EA49BC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68E0E1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C465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3222A7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D6E1E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EEF0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BC2B4A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BC07E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5B3B36"/>
    <w:multiLevelType w:val="multilevel"/>
    <w:tmpl w:val="57886D12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7" w15:restartNumberingAfterBreak="0">
    <w:nsid w:val="7A7A7D36"/>
    <w:multiLevelType w:val="hybridMultilevel"/>
    <w:tmpl w:val="B6F2DBB4"/>
    <w:lvl w:ilvl="0" w:tplc="00588D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2B60BA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E90B24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364C09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B2841E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01636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47E98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8F4D92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340FA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8D3430"/>
    <w:multiLevelType w:val="hybridMultilevel"/>
    <w:tmpl w:val="92D0DD50"/>
    <w:lvl w:ilvl="0" w:tplc="0419000F">
      <w:start w:val="1"/>
      <w:numFmt w:val="decimal"/>
      <w:lvlText w:val="%1."/>
      <w:lvlJc w:val="left"/>
      <w:pPr>
        <w:ind w:left="1110" w:hanging="360"/>
      </w:pPr>
    </w:lvl>
    <w:lvl w:ilvl="1" w:tplc="04190019" w:tentative="1">
      <w:start w:val="1"/>
      <w:numFmt w:val="lowerLetter"/>
      <w:lvlText w:val="%2."/>
      <w:lvlJc w:val="left"/>
      <w:pPr>
        <w:ind w:left="1830" w:hanging="360"/>
      </w:pPr>
    </w:lvl>
    <w:lvl w:ilvl="2" w:tplc="0419001B" w:tentative="1">
      <w:start w:val="1"/>
      <w:numFmt w:val="lowerRoman"/>
      <w:lvlText w:val="%3."/>
      <w:lvlJc w:val="right"/>
      <w:pPr>
        <w:ind w:left="2550" w:hanging="180"/>
      </w:pPr>
    </w:lvl>
    <w:lvl w:ilvl="3" w:tplc="0419000F" w:tentative="1">
      <w:start w:val="1"/>
      <w:numFmt w:val="decimal"/>
      <w:lvlText w:val="%4."/>
      <w:lvlJc w:val="left"/>
      <w:pPr>
        <w:ind w:left="3270" w:hanging="360"/>
      </w:pPr>
    </w:lvl>
    <w:lvl w:ilvl="4" w:tplc="04190019" w:tentative="1">
      <w:start w:val="1"/>
      <w:numFmt w:val="lowerLetter"/>
      <w:lvlText w:val="%5."/>
      <w:lvlJc w:val="left"/>
      <w:pPr>
        <w:ind w:left="3990" w:hanging="360"/>
      </w:pPr>
    </w:lvl>
    <w:lvl w:ilvl="5" w:tplc="0419001B" w:tentative="1">
      <w:start w:val="1"/>
      <w:numFmt w:val="lowerRoman"/>
      <w:lvlText w:val="%6."/>
      <w:lvlJc w:val="right"/>
      <w:pPr>
        <w:ind w:left="4710" w:hanging="180"/>
      </w:pPr>
    </w:lvl>
    <w:lvl w:ilvl="6" w:tplc="0419000F" w:tentative="1">
      <w:start w:val="1"/>
      <w:numFmt w:val="decimal"/>
      <w:lvlText w:val="%7."/>
      <w:lvlJc w:val="left"/>
      <w:pPr>
        <w:ind w:left="5430" w:hanging="360"/>
      </w:pPr>
    </w:lvl>
    <w:lvl w:ilvl="7" w:tplc="04190019" w:tentative="1">
      <w:start w:val="1"/>
      <w:numFmt w:val="lowerLetter"/>
      <w:lvlText w:val="%8."/>
      <w:lvlJc w:val="left"/>
      <w:pPr>
        <w:ind w:left="6150" w:hanging="360"/>
      </w:pPr>
    </w:lvl>
    <w:lvl w:ilvl="8" w:tplc="041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49" w15:restartNumberingAfterBreak="0">
    <w:nsid w:val="7A9452CA"/>
    <w:multiLevelType w:val="hybridMultilevel"/>
    <w:tmpl w:val="BF7EC20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46"/>
  </w:num>
  <w:num w:numId="3">
    <w:abstractNumId w:val="7"/>
  </w:num>
  <w:num w:numId="4">
    <w:abstractNumId w:val="37"/>
  </w:num>
  <w:num w:numId="5">
    <w:abstractNumId w:val="8"/>
  </w:num>
  <w:num w:numId="6">
    <w:abstractNumId w:val="36"/>
  </w:num>
  <w:num w:numId="7">
    <w:abstractNumId w:val="45"/>
  </w:num>
  <w:num w:numId="8">
    <w:abstractNumId w:val="30"/>
  </w:num>
  <w:num w:numId="9">
    <w:abstractNumId w:val="39"/>
  </w:num>
  <w:num w:numId="10">
    <w:abstractNumId w:val="35"/>
  </w:num>
  <w:num w:numId="11">
    <w:abstractNumId w:val="14"/>
  </w:num>
  <w:num w:numId="12">
    <w:abstractNumId w:val="27"/>
  </w:num>
  <w:num w:numId="13">
    <w:abstractNumId w:val="31"/>
  </w:num>
  <w:num w:numId="14">
    <w:abstractNumId w:val="42"/>
  </w:num>
  <w:num w:numId="15">
    <w:abstractNumId w:val="22"/>
  </w:num>
  <w:num w:numId="16">
    <w:abstractNumId w:val="5"/>
  </w:num>
  <w:num w:numId="17">
    <w:abstractNumId w:val="40"/>
  </w:num>
  <w:num w:numId="18">
    <w:abstractNumId w:val="19"/>
  </w:num>
  <w:num w:numId="19">
    <w:abstractNumId w:val="43"/>
  </w:num>
  <w:num w:numId="20">
    <w:abstractNumId w:val="44"/>
  </w:num>
  <w:num w:numId="21">
    <w:abstractNumId w:val="32"/>
  </w:num>
  <w:num w:numId="22">
    <w:abstractNumId w:val="13"/>
  </w:num>
  <w:num w:numId="23">
    <w:abstractNumId w:val="47"/>
  </w:num>
  <w:num w:numId="24">
    <w:abstractNumId w:val="34"/>
  </w:num>
  <w:num w:numId="25">
    <w:abstractNumId w:val="28"/>
  </w:num>
  <w:num w:numId="26">
    <w:abstractNumId w:val="20"/>
  </w:num>
  <w:num w:numId="27">
    <w:abstractNumId w:val="11"/>
  </w:num>
  <w:num w:numId="28">
    <w:abstractNumId w:val="12"/>
  </w:num>
  <w:num w:numId="29">
    <w:abstractNumId w:val="17"/>
  </w:num>
  <w:num w:numId="30">
    <w:abstractNumId w:val="3"/>
  </w:num>
  <w:num w:numId="31">
    <w:abstractNumId w:val="4"/>
  </w:num>
  <w:num w:numId="32">
    <w:abstractNumId w:val="15"/>
  </w:num>
  <w:num w:numId="33">
    <w:abstractNumId w:val="29"/>
  </w:num>
  <w:num w:numId="34">
    <w:abstractNumId w:val="49"/>
  </w:num>
  <w:num w:numId="35">
    <w:abstractNumId w:val="18"/>
  </w:num>
  <w:num w:numId="36">
    <w:abstractNumId w:val="2"/>
  </w:num>
  <w:num w:numId="37">
    <w:abstractNumId w:val="9"/>
  </w:num>
  <w:num w:numId="38">
    <w:abstractNumId w:val="10"/>
  </w:num>
  <w:num w:numId="39">
    <w:abstractNumId w:val="25"/>
  </w:num>
  <w:num w:numId="40">
    <w:abstractNumId w:val="16"/>
  </w:num>
  <w:num w:numId="41">
    <w:abstractNumId w:val="0"/>
  </w:num>
  <w:num w:numId="42">
    <w:abstractNumId w:val="41"/>
  </w:num>
  <w:num w:numId="43">
    <w:abstractNumId w:val="26"/>
  </w:num>
  <w:num w:numId="44">
    <w:abstractNumId w:val="1"/>
  </w:num>
  <w:num w:numId="45">
    <w:abstractNumId w:val="21"/>
  </w:num>
  <w:num w:numId="46">
    <w:abstractNumId w:val="24"/>
  </w:num>
  <w:num w:numId="47">
    <w:abstractNumId w:val="6"/>
  </w:num>
  <w:num w:numId="48">
    <w:abstractNumId w:val="23"/>
  </w:num>
  <w:num w:numId="49">
    <w:abstractNumId w:val="38"/>
  </w:num>
  <w:num w:numId="50">
    <w:abstractNumId w:val="48"/>
  </w:num>
  <w:numIdMacAtCleanup w:val="4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ALI">
    <w15:presenceInfo w15:providerId="None" w15:userId="ALI"/>
  </w15:person>
  <w15:person w15:author="Claude">
    <w15:presenceInfo w15:providerId="None" w15:userId="Claude"/>
  </w15:person>
  <w15:person w15:author="Administrator">
    <w15:presenceInfo w15:providerId="None" w15:userId="Administra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embedSystemFonts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9CB"/>
    <w:rsid w:val="00003CE7"/>
    <w:rsid w:val="00004EF7"/>
    <w:rsid w:val="00006D93"/>
    <w:rsid w:val="0001006C"/>
    <w:rsid w:val="000126BF"/>
    <w:rsid w:val="00016A0E"/>
    <w:rsid w:val="00021862"/>
    <w:rsid w:val="000218B9"/>
    <w:rsid w:val="0002305A"/>
    <w:rsid w:val="00024375"/>
    <w:rsid w:val="00025BB6"/>
    <w:rsid w:val="000307C8"/>
    <w:rsid w:val="00030D24"/>
    <w:rsid w:val="000322AF"/>
    <w:rsid w:val="00032BA6"/>
    <w:rsid w:val="0003601B"/>
    <w:rsid w:val="00040588"/>
    <w:rsid w:val="00040CC5"/>
    <w:rsid w:val="00041CB1"/>
    <w:rsid w:val="00042DFB"/>
    <w:rsid w:val="0004318C"/>
    <w:rsid w:val="00046007"/>
    <w:rsid w:val="000468E8"/>
    <w:rsid w:val="000474B6"/>
    <w:rsid w:val="00052E89"/>
    <w:rsid w:val="00053AB8"/>
    <w:rsid w:val="00055960"/>
    <w:rsid w:val="0005638F"/>
    <w:rsid w:val="00056679"/>
    <w:rsid w:val="00056D9A"/>
    <w:rsid w:val="00056E64"/>
    <w:rsid w:val="00060A77"/>
    <w:rsid w:val="00061A9E"/>
    <w:rsid w:val="0006233E"/>
    <w:rsid w:val="00064AD3"/>
    <w:rsid w:val="000667C1"/>
    <w:rsid w:val="000671E7"/>
    <w:rsid w:val="00072CE8"/>
    <w:rsid w:val="00073640"/>
    <w:rsid w:val="000741BD"/>
    <w:rsid w:val="000743EE"/>
    <w:rsid w:val="00075FE9"/>
    <w:rsid w:val="00076040"/>
    <w:rsid w:val="000775F1"/>
    <w:rsid w:val="00077A54"/>
    <w:rsid w:val="00081B40"/>
    <w:rsid w:val="00081B9B"/>
    <w:rsid w:val="00081CA7"/>
    <w:rsid w:val="00082D49"/>
    <w:rsid w:val="0008509C"/>
    <w:rsid w:val="000858C8"/>
    <w:rsid w:val="00085DF8"/>
    <w:rsid w:val="00087CC7"/>
    <w:rsid w:val="0009001A"/>
    <w:rsid w:val="000907A4"/>
    <w:rsid w:val="0009289C"/>
    <w:rsid w:val="000948CC"/>
    <w:rsid w:val="0009524A"/>
    <w:rsid w:val="00096AE6"/>
    <w:rsid w:val="00097153"/>
    <w:rsid w:val="00097AD1"/>
    <w:rsid w:val="00097B41"/>
    <w:rsid w:val="000A2746"/>
    <w:rsid w:val="000A2867"/>
    <w:rsid w:val="000A3EA5"/>
    <w:rsid w:val="000A466C"/>
    <w:rsid w:val="000A58A7"/>
    <w:rsid w:val="000A7FB3"/>
    <w:rsid w:val="000B0A6B"/>
    <w:rsid w:val="000B1DE1"/>
    <w:rsid w:val="000B24E9"/>
    <w:rsid w:val="000B2599"/>
    <w:rsid w:val="000B33BB"/>
    <w:rsid w:val="000B3750"/>
    <w:rsid w:val="000B3DD3"/>
    <w:rsid w:val="000B774F"/>
    <w:rsid w:val="000B7E06"/>
    <w:rsid w:val="000C0AC0"/>
    <w:rsid w:val="000C1AD2"/>
    <w:rsid w:val="000C26BB"/>
    <w:rsid w:val="000C2BD8"/>
    <w:rsid w:val="000C70EE"/>
    <w:rsid w:val="000C7370"/>
    <w:rsid w:val="000C7ACF"/>
    <w:rsid w:val="000C7B5D"/>
    <w:rsid w:val="000D0F0F"/>
    <w:rsid w:val="000D2572"/>
    <w:rsid w:val="000D2782"/>
    <w:rsid w:val="000D43DC"/>
    <w:rsid w:val="000D4B91"/>
    <w:rsid w:val="000D5869"/>
    <w:rsid w:val="000D654A"/>
    <w:rsid w:val="000E2CBC"/>
    <w:rsid w:val="000E3187"/>
    <w:rsid w:val="000E6AF0"/>
    <w:rsid w:val="000E6CE9"/>
    <w:rsid w:val="000E79BE"/>
    <w:rsid w:val="000F19B6"/>
    <w:rsid w:val="000F287A"/>
    <w:rsid w:val="000F2DF4"/>
    <w:rsid w:val="000F59BF"/>
    <w:rsid w:val="000F5B18"/>
    <w:rsid w:val="000F5DB3"/>
    <w:rsid w:val="000F61B5"/>
    <w:rsid w:val="000F62EC"/>
    <w:rsid w:val="000F685E"/>
    <w:rsid w:val="00100815"/>
    <w:rsid w:val="00100F28"/>
    <w:rsid w:val="001024B8"/>
    <w:rsid w:val="001038A9"/>
    <w:rsid w:val="00105153"/>
    <w:rsid w:val="00106004"/>
    <w:rsid w:val="00106800"/>
    <w:rsid w:val="001132F3"/>
    <w:rsid w:val="00114738"/>
    <w:rsid w:val="0011523E"/>
    <w:rsid w:val="00115CB0"/>
    <w:rsid w:val="001210D5"/>
    <w:rsid w:val="0012175F"/>
    <w:rsid w:val="00122E69"/>
    <w:rsid w:val="00122EB4"/>
    <w:rsid w:val="001230DF"/>
    <w:rsid w:val="00125221"/>
    <w:rsid w:val="001256D2"/>
    <w:rsid w:val="00130415"/>
    <w:rsid w:val="001330ED"/>
    <w:rsid w:val="00133693"/>
    <w:rsid w:val="00133D61"/>
    <w:rsid w:val="00134C02"/>
    <w:rsid w:val="001359E8"/>
    <w:rsid w:val="001364D0"/>
    <w:rsid w:val="001365AB"/>
    <w:rsid w:val="00140FEA"/>
    <w:rsid w:val="0014152B"/>
    <w:rsid w:val="00145BEB"/>
    <w:rsid w:val="0015179E"/>
    <w:rsid w:val="00151CC2"/>
    <w:rsid w:val="001536CB"/>
    <w:rsid w:val="001557E8"/>
    <w:rsid w:val="00156468"/>
    <w:rsid w:val="00156AC7"/>
    <w:rsid w:val="0015702B"/>
    <w:rsid w:val="00160240"/>
    <w:rsid w:val="001631A0"/>
    <w:rsid w:val="001639DB"/>
    <w:rsid w:val="00163E86"/>
    <w:rsid w:val="00164153"/>
    <w:rsid w:val="001645AF"/>
    <w:rsid w:val="00165519"/>
    <w:rsid w:val="0016591D"/>
    <w:rsid w:val="00165B1D"/>
    <w:rsid w:val="001662BC"/>
    <w:rsid w:val="00166BF6"/>
    <w:rsid w:val="0016797E"/>
    <w:rsid w:val="001709A8"/>
    <w:rsid w:val="00171D56"/>
    <w:rsid w:val="0017223E"/>
    <w:rsid w:val="001724A1"/>
    <w:rsid w:val="00172B37"/>
    <w:rsid w:val="00173023"/>
    <w:rsid w:val="001733AC"/>
    <w:rsid w:val="001741CD"/>
    <w:rsid w:val="00175609"/>
    <w:rsid w:val="001809D4"/>
    <w:rsid w:val="001816EC"/>
    <w:rsid w:val="00181F8A"/>
    <w:rsid w:val="00183329"/>
    <w:rsid w:val="001848CB"/>
    <w:rsid w:val="001910AF"/>
    <w:rsid w:val="001916EF"/>
    <w:rsid w:val="00191C2C"/>
    <w:rsid w:val="00192130"/>
    <w:rsid w:val="00192349"/>
    <w:rsid w:val="0019356F"/>
    <w:rsid w:val="001955D0"/>
    <w:rsid w:val="00195842"/>
    <w:rsid w:val="00195D5A"/>
    <w:rsid w:val="0019759B"/>
    <w:rsid w:val="001A0454"/>
    <w:rsid w:val="001A2BB1"/>
    <w:rsid w:val="001A5D07"/>
    <w:rsid w:val="001B1E4B"/>
    <w:rsid w:val="001B3E37"/>
    <w:rsid w:val="001B4C00"/>
    <w:rsid w:val="001B57AD"/>
    <w:rsid w:val="001B5FB0"/>
    <w:rsid w:val="001B7549"/>
    <w:rsid w:val="001C0231"/>
    <w:rsid w:val="001C0AFE"/>
    <w:rsid w:val="001C2811"/>
    <w:rsid w:val="001C5E79"/>
    <w:rsid w:val="001C72B0"/>
    <w:rsid w:val="001D00C5"/>
    <w:rsid w:val="001D136C"/>
    <w:rsid w:val="001D354C"/>
    <w:rsid w:val="001D48F6"/>
    <w:rsid w:val="001D53EC"/>
    <w:rsid w:val="001D57B8"/>
    <w:rsid w:val="001D6C3C"/>
    <w:rsid w:val="001D7E14"/>
    <w:rsid w:val="001E2A6B"/>
    <w:rsid w:val="001E3138"/>
    <w:rsid w:val="001E3743"/>
    <w:rsid w:val="001E7102"/>
    <w:rsid w:val="001E763C"/>
    <w:rsid w:val="001F1A89"/>
    <w:rsid w:val="001F1CCD"/>
    <w:rsid w:val="001F37F0"/>
    <w:rsid w:val="001F38C6"/>
    <w:rsid w:val="001F3D08"/>
    <w:rsid w:val="001F53C8"/>
    <w:rsid w:val="001F5883"/>
    <w:rsid w:val="001F65A4"/>
    <w:rsid w:val="001F6A1C"/>
    <w:rsid w:val="002001C4"/>
    <w:rsid w:val="002005A0"/>
    <w:rsid w:val="00201C37"/>
    <w:rsid w:val="00203F35"/>
    <w:rsid w:val="002067FF"/>
    <w:rsid w:val="0020788F"/>
    <w:rsid w:val="00210930"/>
    <w:rsid w:val="00210A6D"/>
    <w:rsid w:val="00210D72"/>
    <w:rsid w:val="00211964"/>
    <w:rsid w:val="002121CE"/>
    <w:rsid w:val="002128A9"/>
    <w:rsid w:val="00212D73"/>
    <w:rsid w:val="00214E51"/>
    <w:rsid w:val="002161D6"/>
    <w:rsid w:val="00217E1C"/>
    <w:rsid w:val="002251E4"/>
    <w:rsid w:val="00225514"/>
    <w:rsid w:val="00225516"/>
    <w:rsid w:val="00225568"/>
    <w:rsid w:val="0023289E"/>
    <w:rsid w:val="002337B2"/>
    <w:rsid w:val="00234113"/>
    <w:rsid w:val="00234204"/>
    <w:rsid w:val="00234992"/>
    <w:rsid w:val="00234B2E"/>
    <w:rsid w:val="00234F5B"/>
    <w:rsid w:val="00235AB0"/>
    <w:rsid w:val="00236955"/>
    <w:rsid w:val="002371ED"/>
    <w:rsid w:val="00240015"/>
    <w:rsid w:val="00240930"/>
    <w:rsid w:val="002409B1"/>
    <w:rsid w:val="002412B0"/>
    <w:rsid w:val="002414FB"/>
    <w:rsid w:val="002417DE"/>
    <w:rsid w:val="0024183C"/>
    <w:rsid w:val="00241F00"/>
    <w:rsid w:val="002439EE"/>
    <w:rsid w:val="00243C88"/>
    <w:rsid w:val="00246B1A"/>
    <w:rsid w:val="002470CB"/>
    <w:rsid w:val="00247B60"/>
    <w:rsid w:val="00247BD2"/>
    <w:rsid w:val="00250202"/>
    <w:rsid w:val="00250CF5"/>
    <w:rsid w:val="00251B7E"/>
    <w:rsid w:val="00251DAB"/>
    <w:rsid w:val="00252FD0"/>
    <w:rsid w:val="00253838"/>
    <w:rsid w:val="00254B7F"/>
    <w:rsid w:val="00255AAB"/>
    <w:rsid w:val="00255EBF"/>
    <w:rsid w:val="00256806"/>
    <w:rsid w:val="00256ECD"/>
    <w:rsid w:val="00257751"/>
    <w:rsid w:val="00257A90"/>
    <w:rsid w:val="002604CA"/>
    <w:rsid w:val="002604E1"/>
    <w:rsid w:val="002639C9"/>
    <w:rsid w:val="00263A95"/>
    <w:rsid w:val="002661BA"/>
    <w:rsid w:val="0026654B"/>
    <w:rsid w:val="0026745B"/>
    <w:rsid w:val="00267CDA"/>
    <w:rsid w:val="0027010A"/>
    <w:rsid w:val="00270170"/>
    <w:rsid w:val="00274B80"/>
    <w:rsid w:val="00275B70"/>
    <w:rsid w:val="0027699D"/>
    <w:rsid w:val="00277106"/>
    <w:rsid w:val="00277F85"/>
    <w:rsid w:val="00280B4B"/>
    <w:rsid w:val="00284687"/>
    <w:rsid w:val="00285A49"/>
    <w:rsid w:val="00286733"/>
    <w:rsid w:val="0028748D"/>
    <w:rsid w:val="0029083B"/>
    <w:rsid w:val="00290C22"/>
    <w:rsid w:val="00293112"/>
    <w:rsid w:val="00293383"/>
    <w:rsid w:val="00293796"/>
    <w:rsid w:val="002941F9"/>
    <w:rsid w:val="002978A8"/>
    <w:rsid w:val="00297D97"/>
    <w:rsid w:val="002A30E2"/>
    <w:rsid w:val="002A31E8"/>
    <w:rsid w:val="002A3F69"/>
    <w:rsid w:val="002A5B50"/>
    <w:rsid w:val="002A6117"/>
    <w:rsid w:val="002A6383"/>
    <w:rsid w:val="002A7413"/>
    <w:rsid w:val="002A75B5"/>
    <w:rsid w:val="002A7A2A"/>
    <w:rsid w:val="002B02CE"/>
    <w:rsid w:val="002B12DC"/>
    <w:rsid w:val="002B52C7"/>
    <w:rsid w:val="002B5437"/>
    <w:rsid w:val="002B55E5"/>
    <w:rsid w:val="002B6211"/>
    <w:rsid w:val="002C0029"/>
    <w:rsid w:val="002C0218"/>
    <w:rsid w:val="002C182F"/>
    <w:rsid w:val="002C241D"/>
    <w:rsid w:val="002C3077"/>
    <w:rsid w:val="002C31BD"/>
    <w:rsid w:val="002C5ED1"/>
    <w:rsid w:val="002C7916"/>
    <w:rsid w:val="002C79F3"/>
    <w:rsid w:val="002D10A1"/>
    <w:rsid w:val="002D1CE5"/>
    <w:rsid w:val="002D21D6"/>
    <w:rsid w:val="002D2DBD"/>
    <w:rsid w:val="002D5B50"/>
    <w:rsid w:val="002D5E7A"/>
    <w:rsid w:val="002D6861"/>
    <w:rsid w:val="002E06B2"/>
    <w:rsid w:val="002E1204"/>
    <w:rsid w:val="002E1E66"/>
    <w:rsid w:val="002E2E3F"/>
    <w:rsid w:val="002E49C3"/>
    <w:rsid w:val="002E534B"/>
    <w:rsid w:val="002E6AE7"/>
    <w:rsid w:val="002F10A5"/>
    <w:rsid w:val="002F1C4A"/>
    <w:rsid w:val="002F1E7A"/>
    <w:rsid w:val="002F1F2E"/>
    <w:rsid w:val="002F2407"/>
    <w:rsid w:val="002F2783"/>
    <w:rsid w:val="002F3415"/>
    <w:rsid w:val="002F4969"/>
    <w:rsid w:val="002F6A9E"/>
    <w:rsid w:val="002F7645"/>
    <w:rsid w:val="002F7C08"/>
    <w:rsid w:val="00300325"/>
    <w:rsid w:val="003003F2"/>
    <w:rsid w:val="003014A9"/>
    <w:rsid w:val="00302FC1"/>
    <w:rsid w:val="0030309B"/>
    <w:rsid w:val="00305CF6"/>
    <w:rsid w:val="00305F96"/>
    <w:rsid w:val="00306A1B"/>
    <w:rsid w:val="00307EB3"/>
    <w:rsid w:val="00310568"/>
    <w:rsid w:val="00314A29"/>
    <w:rsid w:val="003175AC"/>
    <w:rsid w:val="00317D8E"/>
    <w:rsid w:val="00317EAE"/>
    <w:rsid w:val="00320145"/>
    <w:rsid w:val="00321809"/>
    <w:rsid w:val="00321989"/>
    <w:rsid w:val="00321FD9"/>
    <w:rsid w:val="00322331"/>
    <w:rsid w:val="00323A06"/>
    <w:rsid w:val="003258D0"/>
    <w:rsid w:val="00326424"/>
    <w:rsid w:val="00326A17"/>
    <w:rsid w:val="00327130"/>
    <w:rsid w:val="00330752"/>
    <w:rsid w:val="00330C44"/>
    <w:rsid w:val="00333386"/>
    <w:rsid w:val="00334971"/>
    <w:rsid w:val="00336F9A"/>
    <w:rsid w:val="00341996"/>
    <w:rsid w:val="00342871"/>
    <w:rsid w:val="00343325"/>
    <w:rsid w:val="00344D86"/>
    <w:rsid w:val="00346BCA"/>
    <w:rsid w:val="00350439"/>
    <w:rsid w:val="00350720"/>
    <w:rsid w:val="00350F2F"/>
    <w:rsid w:val="0035292A"/>
    <w:rsid w:val="00353EE9"/>
    <w:rsid w:val="003540EF"/>
    <w:rsid w:val="00355367"/>
    <w:rsid w:val="00356BE5"/>
    <w:rsid w:val="003575B1"/>
    <w:rsid w:val="00363EE1"/>
    <w:rsid w:val="00364BDC"/>
    <w:rsid w:val="0036623E"/>
    <w:rsid w:val="003669A0"/>
    <w:rsid w:val="00367662"/>
    <w:rsid w:val="00370CCA"/>
    <w:rsid w:val="003721E1"/>
    <w:rsid w:val="00372794"/>
    <w:rsid w:val="00373BDE"/>
    <w:rsid w:val="00374FD0"/>
    <w:rsid w:val="0037501C"/>
    <w:rsid w:val="003750A2"/>
    <w:rsid w:val="0037590A"/>
    <w:rsid w:val="003776FC"/>
    <w:rsid w:val="003807DB"/>
    <w:rsid w:val="00380D36"/>
    <w:rsid w:val="00382E29"/>
    <w:rsid w:val="00382F98"/>
    <w:rsid w:val="0038641B"/>
    <w:rsid w:val="00387317"/>
    <w:rsid w:val="00387894"/>
    <w:rsid w:val="00395007"/>
    <w:rsid w:val="003951C4"/>
    <w:rsid w:val="003953B3"/>
    <w:rsid w:val="003954CE"/>
    <w:rsid w:val="00395985"/>
    <w:rsid w:val="00396009"/>
    <w:rsid w:val="0039625C"/>
    <w:rsid w:val="00396891"/>
    <w:rsid w:val="003A1B94"/>
    <w:rsid w:val="003A325C"/>
    <w:rsid w:val="003A5CCC"/>
    <w:rsid w:val="003A7B61"/>
    <w:rsid w:val="003B0173"/>
    <w:rsid w:val="003B0AD7"/>
    <w:rsid w:val="003B2838"/>
    <w:rsid w:val="003B3DD4"/>
    <w:rsid w:val="003B7BE6"/>
    <w:rsid w:val="003C0C73"/>
    <w:rsid w:val="003C1BAF"/>
    <w:rsid w:val="003C1D41"/>
    <w:rsid w:val="003C2DE1"/>
    <w:rsid w:val="003C2E8E"/>
    <w:rsid w:val="003C4358"/>
    <w:rsid w:val="003C54F7"/>
    <w:rsid w:val="003C56DE"/>
    <w:rsid w:val="003D29C4"/>
    <w:rsid w:val="003D3E1E"/>
    <w:rsid w:val="003D4D6F"/>
    <w:rsid w:val="003D590E"/>
    <w:rsid w:val="003D6C07"/>
    <w:rsid w:val="003E00CE"/>
    <w:rsid w:val="003E029E"/>
    <w:rsid w:val="003E0CE1"/>
    <w:rsid w:val="003E0E86"/>
    <w:rsid w:val="003E2455"/>
    <w:rsid w:val="003E282A"/>
    <w:rsid w:val="003E2C32"/>
    <w:rsid w:val="003E4C88"/>
    <w:rsid w:val="003E58F8"/>
    <w:rsid w:val="003E5C41"/>
    <w:rsid w:val="003E724E"/>
    <w:rsid w:val="003E7E2D"/>
    <w:rsid w:val="003F0A59"/>
    <w:rsid w:val="003F1158"/>
    <w:rsid w:val="003F14CE"/>
    <w:rsid w:val="003F3FA1"/>
    <w:rsid w:val="003F4865"/>
    <w:rsid w:val="003F60ED"/>
    <w:rsid w:val="00400C8E"/>
    <w:rsid w:val="00400E0A"/>
    <w:rsid w:val="00400FF1"/>
    <w:rsid w:val="004021A8"/>
    <w:rsid w:val="0040505C"/>
    <w:rsid w:val="0040517D"/>
    <w:rsid w:val="004069FA"/>
    <w:rsid w:val="004077C8"/>
    <w:rsid w:val="004106CC"/>
    <w:rsid w:val="00410760"/>
    <w:rsid w:val="004112D7"/>
    <w:rsid w:val="004154DD"/>
    <w:rsid w:val="004162C2"/>
    <w:rsid w:val="00420482"/>
    <w:rsid w:val="004222D6"/>
    <w:rsid w:val="004224E6"/>
    <w:rsid w:val="00422E73"/>
    <w:rsid w:val="004237B3"/>
    <w:rsid w:val="004238FF"/>
    <w:rsid w:val="004243A7"/>
    <w:rsid w:val="004260C4"/>
    <w:rsid w:val="004264D8"/>
    <w:rsid w:val="00426B10"/>
    <w:rsid w:val="004274FB"/>
    <w:rsid w:val="004306D5"/>
    <w:rsid w:val="00434447"/>
    <w:rsid w:val="004348D1"/>
    <w:rsid w:val="00434D46"/>
    <w:rsid w:val="00436DD9"/>
    <w:rsid w:val="00437066"/>
    <w:rsid w:val="00437355"/>
    <w:rsid w:val="004413AF"/>
    <w:rsid w:val="00443471"/>
    <w:rsid w:val="00443871"/>
    <w:rsid w:val="00444663"/>
    <w:rsid w:val="00444A32"/>
    <w:rsid w:val="00444D3E"/>
    <w:rsid w:val="0044615F"/>
    <w:rsid w:val="00446262"/>
    <w:rsid w:val="00451FC3"/>
    <w:rsid w:val="00453566"/>
    <w:rsid w:val="00453A78"/>
    <w:rsid w:val="00454338"/>
    <w:rsid w:val="004572C2"/>
    <w:rsid w:val="00461916"/>
    <w:rsid w:val="00461C6F"/>
    <w:rsid w:val="004669DA"/>
    <w:rsid w:val="00466F11"/>
    <w:rsid w:val="0046728B"/>
    <w:rsid w:val="00467853"/>
    <w:rsid w:val="00467C56"/>
    <w:rsid w:val="00470455"/>
    <w:rsid w:val="00470CC6"/>
    <w:rsid w:val="004719CC"/>
    <w:rsid w:val="00472741"/>
    <w:rsid w:val="00473E63"/>
    <w:rsid w:val="0047491A"/>
    <w:rsid w:val="00474B33"/>
    <w:rsid w:val="00475215"/>
    <w:rsid w:val="00475676"/>
    <w:rsid w:val="00477800"/>
    <w:rsid w:val="00480BB1"/>
    <w:rsid w:val="00481220"/>
    <w:rsid w:val="004814B6"/>
    <w:rsid w:val="004818B9"/>
    <w:rsid w:val="00481E83"/>
    <w:rsid w:val="00482EB3"/>
    <w:rsid w:val="0048339F"/>
    <w:rsid w:val="004838C6"/>
    <w:rsid w:val="00483AE1"/>
    <w:rsid w:val="00484449"/>
    <w:rsid w:val="004848E6"/>
    <w:rsid w:val="00485667"/>
    <w:rsid w:val="00486A0A"/>
    <w:rsid w:val="00486A8F"/>
    <w:rsid w:val="004907F5"/>
    <w:rsid w:val="00490FB5"/>
    <w:rsid w:val="00490FCC"/>
    <w:rsid w:val="00491181"/>
    <w:rsid w:val="00492226"/>
    <w:rsid w:val="0049742F"/>
    <w:rsid w:val="004A06F0"/>
    <w:rsid w:val="004A10E9"/>
    <w:rsid w:val="004A1574"/>
    <w:rsid w:val="004A1F32"/>
    <w:rsid w:val="004A2A8D"/>
    <w:rsid w:val="004A387D"/>
    <w:rsid w:val="004B0E22"/>
    <w:rsid w:val="004B39B7"/>
    <w:rsid w:val="004B57D1"/>
    <w:rsid w:val="004B5BB5"/>
    <w:rsid w:val="004C452F"/>
    <w:rsid w:val="004C50D0"/>
    <w:rsid w:val="004C59EA"/>
    <w:rsid w:val="004C6954"/>
    <w:rsid w:val="004C74AA"/>
    <w:rsid w:val="004D042D"/>
    <w:rsid w:val="004D0EC6"/>
    <w:rsid w:val="004D0FDA"/>
    <w:rsid w:val="004D2576"/>
    <w:rsid w:val="004D3880"/>
    <w:rsid w:val="004D4F56"/>
    <w:rsid w:val="004D4FB1"/>
    <w:rsid w:val="004E0904"/>
    <w:rsid w:val="004E0B36"/>
    <w:rsid w:val="004E0B44"/>
    <w:rsid w:val="004E1551"/>
    <w:rsid w:val="004E1B55"/>
    <w:rsid w:val="004E1F08"/>
    <w:rsid w:val="004E2E1A"/>
    <w:rsid w:val="004E33B0"/>
    <w:rsid w:val="004E3C04"/>
    <w:rsid w:val="004E3F22"/>
    <w:rsid w:val="004E4D21"/>
    <w:rsid w:val="004E566D"/>
    <w:rsid w:val="004E7D97"/>
    <w:rsid w:val="004F13F9"/>
    <w:rsid w:val="004F4078"/>
    <w:rsid w:val="004F4108"/>
    <w:rsid w:val="004F5773"/>
    <w:rsid w:val="004F597A"/>
    <w:rsid w:val="0050046A"/>
    <w:rsid w:val="005005E5"/>
    <w:rsid w:val="00500651"/>
    <w:rsid w:val="005027ED"/>
    <w:rsid w:val="00503106"/>
    <w:rsid w:val="00503BFD"/>
    <w:rsid w:val="00505789"/>
    <w:rsid w:val="005110AD"/>
    <w:rsid w:val="00511122"/>
    <w:rsid w:val="0051141C"/>
    <w:rsid w:val="00511779"/>
    <w:rsid w:val="005118E5"/>
    <w:rsid w:val="00514A93"/>
    <w:rsid w:val="00514C05"/>
    <w:rsid w:val="00515B07"/>
    <w:rsid w:val="005163D3"/>
    <w:rsid w:val="00516D0D"/>
    <w:rsid w:val="005173FA"/>
    <w:rsid w:val="005200F2"/>
    <w:rsid w:val="00524ED8"/>
    <w:rsid w:val="00527473"/>
    <w:rsid w:val="00530049"/>
    <w:rsid w:val="005304D1"/>
    <w:rsid w:val="00531A61"/>
    <w:rsid w:val="00531D81"/>
    <w:rsid w:val="00532BA7"/>
    <w:rsid w:val="00533346"/>
    <w:rsid w:val="005335AC"/>
    <w:rsid w:val="00533D65"/>
    <w:rsid w:val="005346EF"/>
    <w:rsid w:val="00535391"/>
    <w:rsid w:val="00535B1A"/>
    <w:rsid w:val="005366BE"/>
    <w:rsid w:val="00537B5E"/>
    <w:rsid w:val="005405BD"/>
    <w:rsid w:val="00540735"/>
    <w:rsid w:val="0054084E"/>
    <w:rsid w:val="00542ACE"/>
    <w:rsid w:val="00543A6D"/>
    <w:rsid w:val="005443C1"/>
    <w:rsid w:val="005449F2"/>
    <w:rsid w:val="005457CD"/>
    <w:rsid w:val="00546EBF"/>
    <w:rsid w:val="00550916"/>
    <w:rsid w:val="00550EF5"/>
    <w:rsid w:val="00551585"/>
    <w:rsid w:val="00553227"/>
    <w:rsid w:val="00555729"/>
    <w:rsid w:val="00557303"/>
    <w:rsid w:val="00557680"/>
    <w:rsid w:val="00562922"/>
    <w:rsid w:val="00562BAC"/>
    <w:rsid w:val="00562E45"/>
    <w:rsid w:val="00563305"/>
    <w:rsid w:val="005641E4"/>
    <w:rsid w:val="005662D4"/>
    <w:rsid w:val="00567098"/>
    <w:rsid w:val="00567E59"/>
    <w:rsid w:val="00571104"/>
    <w:rsid w:val="00571353"/>
    <w:rsid w:val="00573336"/>
    <w:rsid w:val="00575355"/>
    <w:rsid w:val="00577B85"/>
    <w:rsid w:val="00577E35"/>
    <w:rsid w:val="00581D0E"/>
    <w:rsid w:val="005822C6"/>
    <w:rsid w:val="00582D13"/>
    <w:rsid w:val="00583E14"/>
    <w:rsid w:val="00584865"/>
    <w:rsid w:val="00584A4D"/>
    <w:rsid w:val="00585D95"/>
    <w:rsid w:val="005874A7"/>
    <w:rsid w:val="0058799F"/>
    <w:rsid w:val="005903FF"/>
    <w:rsid w:val="00592CCB"/>
    <w:rsid w:val="00593213"/>
    <w:rsid w:val="00593873"/>
    <w:rsid w:val="00593AB9"/>
    <w:rsid w:val="00594AA8"/>
    <w:rsid w:val="005959E7"/>
    <w:rsid w:val="00596582"/>
    <w:rsid w:val="00596681"/>
    <w:rsid w:val="005972D2"/>
    <w:rsid w:val="005A0574"/>
    <w:rsid w:val="005A0D83"/>
    <w:rsid w:val="005A1514"/>
    <w:rsid w:val="005A1D8B"/>
    <w:rsid w:val="005A268B"/>
    <w:rsid w:val="005A3933"/>
    <w:rsid w:val="005A41EA"/>
    <w:rsid w:val="005A4247"/>
    <w:rsid w:val="005A4407"/>
    <w:rsid w:val="005A4B31"/>
    <w:rsid w:val="005A514D"/>
    <w:rsid w:val="005A7464"/>
    <w:rsid w:val="005B0032"/>
    <w:rsid w:val="005B2784"/>
    <w:rsid w:val="005B2C42"/>
    <w:rsid w:val="005B2F05"/>
    <w:rsid w:val="005B2F40"/>
    <w:rsid w:val="005B4B93"/>
    <w:rsid w:val="005B54B3"/>
    <w:rsid w:val="005B5BCF"/>
    <w:rsid w:val="005B6088"/>
    <w:rsid w:val="005B6A88"/>
    <w:rsid w:val="005B6C95"/>
    <w:rsid w:val="005B73FC"/>
    <w:rsid w:val="005B767C"/>
    <w:rsid w:val="005C0391"/>
    <w:rsid w:val="005C2F3B"/>
    <w:rsid w:val="005C31BD"/>
    <w:rsid w:val="005C3708"/>
    <w:rsid w:val="005C3749"/>
    <w:rsid w:val="005C5518"/>
    <w:rsid w:val="005C7D19"/>
    <w:rsid w:val="005D0522"/>
    <w:rsid w:val="005D072E"/>
    <w:rsid w:val="005D1324"/>
    <w:rsid w:val="005D1CCC"/>
    <w:rsid w:val="005D226A"/>
    <w:rsid w:val="005D357B"/>
    <w:rsid w:val="005D35EA"/>
    <w:rsid w:val="005D3C40"/>
    <w:rsid w:val="005D4211"/>
    <w:rsid w:val="005D5F7B"/>
    <w:rsid w:val="005E0AB7"/>
    <w:rsid w:val="005E1FB6"/>
    <w:rsid w:val="005E26B8"/>
    <w:rsid w:val="005E2DDE"/>
    <w:rsid w:val="005E4CFF"/>
    <w:rsid w:val="005E5AA4"/>
    <w:rsid w:val="005F045B"/>
    <w:rsid w:val="005F047F"/>
    <w:rsid w:val="005F0ED1"/>
    <w:rsid w:val="005F1152"/>
    <w:rsid w:val="005F134D"/>
    <w:rsid w:val="005F1C24"/>
    <w:rsid w:val="005F3BC6"/>
    <w:rsid w:val="005F631E"/>
    <w:rsid w:val="005F6FC8"/>
    <w:rsid w:val="005F730F"/>
    <w:rsid w:val="006002EB"/>
    <w:rsid w:val="00602983"/>
    <w:rsid w:val="00603C74"/>
    <w:rsid w:val="006061BF"/>
    <w:rsid w:val="006068D5"/>
    <w:rsid w:val="0060718A"/>
    <w:rsid w:val="006074E4"/>
    <w:rsid w:val="006101AF"/>
    <w:rsid w:val="00610463"/>
    <w:rsid w:val="00611B14"/>
    <w:rsid w:val="00611C27"/>
    <w:rsid w:val="00612E78"/>
    <w:rsid w:val="00613FE0"/>
    <w:rsid w:val="00615371"/>
    <w:rsid w:val="00615802"/>
    <w:rsid w:val="0061712E"/>
    <w:rsid w:val="00617403"/>
    <w:rsid w:val="00617F21"/>
    <w:rsid w:val="0062032F"/>
    <w:rsid w:val="0062276A"/>
    <w:rsid w:val="006254A5"/>
    <w:rsid w:val="00630907"/>
    <w:rsid w:val="00630B5C"/>
    <w:rsid w:val="00632A87"/>
    <w:rsid w:val="00635D67"/>
    <w:rsid w:val="00636698"/>
    <w:rsid w:val="00637B5E"/>
    <w:rsid w:val="00640CEF"/>
    <w:rsid w:val="0064108D"/>
    <w:rsid w:val="00641814"/>
    <w:rsid w:val="00642141"/>
    <w:rsid w:val="00644BB7"/>
    <w:rsid w:val="0064580C"/>
    <w:rsid w:val="006467D6"/>
    <w:rsid w:val="00646F79"/>
    <w:rsid w:val="0064703F"/>
    <w:rsid w:val="00647087"/>
    <w:rsid w:val="00650950"/>
    <w:rsid w:val="00650A7C"/>
    <w:rsid w:val="006513C5"/>
    <w:rsid w:val="00651877"/>
    <w:rsid w:val="0065189D"/>
    <w:rsid w:val="0065367B"/>
    <w:rsid w:val="00653692"/>
    <w:rsid w:val="0065412E"/>
    <w:rsid w:val="00654467"/>
    <w:rsid w:val="006551D7"/>
    <w:rsid w:val="00655ABE"/>
    <w:rsid w:val="00656C87"/>
    <w:rsid w:val="0065792A"/>
    <w:rsid w:val="006615BB"/>
    <w:rsid w:val="006648C5"/>
    <w:rsid w:val="00670A53"/>
    <w:rsid w:val="0067209B"/>
    <w:rsid w:val="006728BB"/>
    <w:rsid w:val="00674C33"/>
    <w:rsid w:val="00676BB8"/>
    <w:rsid w:val="00676FF0"/>
    <w:rsid w:val="00680026"/>
    <w:rsid w:val="00680F80"/>
    <w:rsid w:val="006810D9"/>
    <w:rsid w:val="00681A01"/>
    <w:rsid w:val="0068404A"/>
    <w:rsid w:val="00684F13"/>
    <w:rsid w:val="00685761"/>
    <w:rsid w:val="00687DEA"/>
    <w:rsid w:val="00691F4C"/>
    <w:rsid w:val="00694E24"/>
    <w:rsid w:val="00695BB9"/>
    <w:rsid w:val="0069674A"/>
    <w:rsid w:val="00697A54"/>
    <w:rsid w:val="006A1F85"/>
    <w:rsid w:val="006A317B"/>
    <w:rsid w:val="006A3A8C"/>
    <w:rsid w:val="006A600B"/>
    <w:rsid w:val="006A6DEA"/>
    <w:rsid w:val="006A7837"/>
    <w:rsid w:val="006A7DE8"/>
    <w:rsid w:val="006B03BD"/>
    <w:rsid w:val="006B03E8"/>
    <w:rsid w:val="006B19DF"/>
    <w:rsid w:val="006B2E5C"/>
    <w:rsid w:val="006B30E9"/>
    <w:rsid w:val="006B3E7D"/>
    <w:rsid w:val="006B40E5"/>
    <w:rsid w:val="006B6FC2"/>
    <w:rsid w:val="006C0320"/>
    <w:rsid w:val="006C44E4"/>
    <w:rsid w:val="006C4B01"/>
    <w:rsid w:val="006C4F70"/>
    <w:rsid w:val="006C5723"/>
    <w:rsid w:val="006C5B02"/>
    <w:rsid w:val="006C5E79"/>
    <w:rsid w:val="006C61EA"/>
    <w:rsid w:val="006C665F"/>
    <w:rsid w:val="006C6785"/>
    <w:rsid w:val="006D0074"/>
    <w:rsid w:val="006D08B1"/>
    <w:rsid w:val="006D10DE"/>
    <w:rsid w:val="006D3604"/>
    <w:rsid w:val="006D5BDE"/>
    <w:rsid w:val="006D73DE"/>
    <w:rsid w:val="006D7A56"/>
    <w:rsid w:val="006E02CA"/>
    <w:rsid w:val="006E0ABB"/>
    <w:rsid w:val="006E22F1"/>
    <w:rsid w:val="006E2330"/>
    <w:rsid w:val="006E24AA"/>
    <w:rsid w:val="006E2AFF"/>
    <w:rsid w:val="006E3737"/>
    <w:rsid w:val="006E3763"/>
    <w:rsid w:val="006E6ABF"/>
    <w:rsid w:val="006F08A0"/>
    <w:rsid w:val="006F0BD5"/>
    <w:rsid w:val="006F0BEE"/>
    <w:rsid w:val="006F18C7"/>
    <w:rsid w:val="006F3E5B"/>
    <w:rsid w:val="006F41A0"/>
    <w:rsid w:val="006F42F0"/>
    <w:rsid w:val="006F4D5A"/>
    <w:rsid w:val="006F6DFA"/>
    <w:rsid w:val="006F6F57"/>
    <w:rsid w:val="006F703C"/>
    <w:rsid w:val="006F7653"/>
    <w:rsid w:val="006F7C57"/>
    <w:rsid w:val="0070077F"/>
    <w:rsid w:val="00702206"/>
    <w:rsid w:val="00702A79"/>
    <w:rsid w:val="00703CBB"/>
    <w:rsid w:val="00704DF6"/>
    <w:rsid w:val="007052C1"/>
    <w:rsid w:val="007076A6"/>
    <w:rsid w:val="007110AA"/>
    <w:rsid w:val="007124B6"/>
    <w:rsid w:val="00712B41"/>
    <w:rsid w:val="007135F9"/>
    <w:rsid w:val="00713EC1"/>
    <w:rsid w:val="00713FEA"/>
    <w:rsid w:val="007141AD"/>
    <w:rsid w:val="00716E76"/>
    <w:rsid w:val="0071711D"/>
    <w:rsid w:val="007173A3"/>
    <w:rsid w:val="007206FF"/>
    <w:rsid w:val="00720766"/>
    <w:rsid w:val="00720AAC"/>
    <w:rsid w:val="007239CB"/>
    <w:rsid w:val="0072664C"/>
    <w:rsid w:val="00726BE4"/>
    <w:rsid w:val="00727323"/>
    <w:rsid w:val="0072744A"/>
    <w:rsid w:val="007277E9"/>
    <w:rsid w:val="00735485"/>
    <w:rsid w:val="00735AE6"/>
    <w:rsid w:val="00736323"/>
    <w:rsid w:val="00736E2B"/>
    <w:rsid w:val="00737C3A"/>
    <w:rsid w:val="00740534"/>
    <w:rsid w:val="00740A87"/>
    <w:rsid w:val="00742254"/>
    <w:rsid w:val="007427E5"/>
    <w:rsid w:val="007430E3"/>
    <w:rsid w:val="007431A9"/>
    <w:rsid w:val="0074374D"/>
    <w:rsid w:val="00744C78"/>
    <w:rsid w:val="00747596"/>
    <w:rsid w:val="00747BC9"/>
    <w:rsid w:val="00747D9C"/>
    <w:rsid w:val="00750CCF"/>
    <w:rsid w:val="00753292"/>
    <w:rsid w:val="00753AE6"/>
    <w:rsid w:val="00754217"/>
    <w:rsid w:val="00755DFD"/>
    <w:rsid w:val="00757959"/>
    <w:rsid w:val="007601C9"/>
    <w:rsid w:val="00761D57"/>
    <w:rsid w:val="007628AB"/>
    <w:rsid w:val="00764C28"/>
    <w:rsid w:val="00765298"/>
    <w:rsid w:val="00765C82"/>
    <w:rsid w:val="007660C7"/>
    <w:rsid w:val="00776537"/>
    <w:rsid w:val="00776F1E"/>
    <w:rsid w:val="00782550"/>
    <w:rsid w:val="00782F62"/>
    <w:rsid w:val="00784972"/>
    <w:rsid w:val="00785973"/>
    <w:rsid w:val="007864CB"/>
    <w:rsid w:val="00786AD9"/>
    <w:rsid w:val="00790B99"/>
    <w:rsid w:val="00790D51"/>
    <w:rsid w:val="00791F6E"/>
    <w:rsid w:val="00792B47"/>
    <w:rsid w:val="007956BF"/>
    <w:rsid w:val="007957D7"/>
    <w:rsid w:val="00796217"/>
    <w:rsid w:val="00797E12"/>
    <w:rsid w:val="007A18EF"/>
    <w:rsid w:val="007A25FD"/>
    <w:rsid w:val="007A27D5"/>
    <w:rsid w:val="007A296D"/>
    <w:rsid w:val="007A2AFA"/>
    <w:rsid w:val="007A3E5D"/>
    <w:rsid w:val="007A42FD"/>
    <w:rsid w:val="007A4DDA"/>
    <w:rsid w:val="007A585A"/>
    <w:rsid w:val="007A6356"/>
    <w:rsid w:val="007A640A"/>
    <w:rsid w:val="007A6726"/>
    <w:rsid w:val="007A6795"/>
    <w:rsid w:val="007B15CC"/>
    <w:rsid w:val="007B1777"/>
    <w:rsid w:val="007B2C8D"/>
    <w:rsid w:val="007B52E5"/>
    <w:rsid w:val="007B5483"/>
    <w:rsid w:val="007B66E9"/>
    <w:rsid w:val="007B6790"/>
    <w:rsid w:val="007B68F0"/>
    <w:rsid w:val="007B698A"/>
    <w:rsid w:val="007B725A"/>
    <w:rsid w:val="007B7A53"/>
    <w:rsid w:val="007C080C"/>
    <w:rsid w:val="007C209F"/>
    <w:rsid w:val="007C2E59"/>
    <w:rsid w:val="007C368C"/>
    <w:rsid w:val="007C46AE"/>
    <w:rsid w:val="007C5A27"/>
    <w:rsid w:val="007D01F7"/>
    <w:rsid w:val="007D09EE"/>
    <w:rsid w:val="007D0EDD"/>
    <w:rsid w:val="007D0EF0"/>
    <w:rsid w:val="007D101A"/>
    <w:rsid w:val="007D26F4"/>
    <w:rsid w:val="007D2FC3"/>
    <w:rsid w:val="007D6CB5"/>
    <w:rsid w:val="007D6F8A"/>
    <w:rsid w:val="007E2162"/>
    <w:rsid w:val="007E451A"/>
    <w:rsid w:val="007E574D"/>
    <w:rsid w:val="007E5846"/>
    <w:rsid w:val="007E663F"/>
    <w:rsid w:val="007E68CC"/>
    <w:rsid w:val="007F002F"/>
    <w:rsid w:val="007F1497"/>
    <w:rsid w:val="007F157C"/>
    <w:rsid w:val="007F1C90"/>
    <w:rsid w:val="007F2271"/>
    <w:rsid w:val="007F35AF"/>
    <w:rsid w:val="007F440B"/>
    <w:rsid w:val="007F5CF6"/>
    <w:rsid w:val="007F5E35"/>
    <w:rsid w:val="007F61C9"/>
    <w:rsid w:val="00801965"/>
    <w:rsid w:val="008019FF"/>
    <w:rsid w:val="0080201A"/>
    <w:rsid w:val="00802CAF"/>
    <w:rsid w:val="00803957"/>
    <w:rsid w:val="00804C68"/>
    <w:rsid w:val="00804FF1"/>
    <w:rsid w:val="008061AF"/>
    <w:rsid w:val="0080674A"/>
    <w:rsid w:val="00810014"/>
    <w:rsid w:val="00810035"/>
    <w:rsid w:val="00811EE1"/>
    <w:rsid w:val="008138C1"/>
    <w:rsid w:val="00814571"/>
    <w:rsid w:val="00814E6F"/>
    <w:rsid w:val="008157E3"/>
    <w:rsid w:val="00817DAD"/>
    <w:rsid w:val="0082066D"/>
    <w:rsid w:val="008219FA"/>
    <w:rsid w:val="00825B58"/>
    <w:rsid w:val="00826BFF"/>
    <w:rsid w:val="00826F27"/>
    <w:rsid w:val="00830D6D"/>
    <w:rsid w:val="00831D82"/>
    <w:rsid w:val="00831E0F"/>
    <w:rsid w:val="00833202"/>
    <w:rsid w:val="008336C7"/>
    <w:rsid w:val="00834E3B"/>
    <w:rsid w:val="00835EB6"/>
    <w:rsid w:val="00835ECE"/>
    <w:rsid w:val="00845D60"/>
    <w:rsid w:val="00846B13"/>
    <w:rsid w:val="00847D87"/>
    <w:rsid w:val="00851148"/>
    <w:rsid w:val="008519F6"/>
    <w:rsid w:val="008527F5"/>
    <w:rsid w:val="00853039"/>
    <w:rsid w:val="008532B5"/>
    <w:rsid w:val="00853B1B"/>
    <w:rsid w:val="00854A97"/>
    <w:rsid w:val="00854C62"/>
    <w:rsid w:val="008555D6"/>
    <w:rsid w:val="00855711"/>
    <w:rsid w:val="00855BF1"/>
    <w:rsid w:val="00856168"/>
    <w:rsid w:val="00856174"/>
    <w:rsid w:val="008600DC"/>
    <w:rsid w:val="00860E95"/>
    <w:rsid w:val="00861E1E"/>
    <w:rsid w:val="00863084"/>
    <w:rsid w:val="0086375D"/>
    <w:rsid w:val="00865CFA"/>
    <w:rsid w:val="0087046D"/>
    <w:rsid w:val="008712A9"/>
    <w:rsid w:val="00871B7B"/>
    <w:rsid w:val="00871E75"/>
    <w:rsid w:val="00872219"/>
    <w:rsid w:val="00872468"/>
    <w:rsid w:val="00872946"/>
    <w:rsid w:val="008734D4"/>
    <w:rsid w:val="008744D0"/>
    <w:rsid w:val="00875C58"/>
    <w:rsid w:val="00876950"/>
    <w:rsid w:val="008824DA"/>
    <w:rsid w:val="008832FD"/>
    <w:rsid w:val="00883DA5"/>
    <w:rsid w:val="008841F8"/>
    <w:rsid w:val="008849D1"/>
    <w:rsid w:val="00885464"/>
    <w:rsid w:val="00885BE0"/>
    <w:rsid w:val="00886202"/>
    <w:rsid w:val="00886BEE"/>
    <w:rsid w:val="00887593"/>
    <w:rsid w:val="0089023A"/>
    <w:rsid w:val="008910BA"/>
    <w:rsid w:val="00892A12"/>
    <w:rsid w:val="00892ECA"/>
    <w:rsid w:val="00894834"/>
    <w:rsid w:val="00895E6E"/>
    <w:rsid w:val="00895FEB"/>
    <w:rsid w:val="0089683C"/>
    <w:rsid w:val="008A0502"/>
    <w:rsid w:val="008A1E3F"/>
    <w:rsid w:val="008A1EA9"/>
    <w:rsid w:val="008A1F9E"/>
    <w:rsid w:val="008A32FA"/>
    <w:rsid w:val="008A6C1B"/>
    <w:rsid w:val="008B1C48"/>
    <w:rsid w:val="008B2B12"/>
    <w:rsid w:val="008B64AD"/>
    <w:rsid w:val="008B73BB"/>
    <w:rsid w:val="008C0177"/>
    <w:rsid w:val="008C0AAD"/>
    <w:rsid w:val="008C1EE9"/>
    <w:rsid w:val="008C327B"/>
    <w:rsid w:val="008C3862"/>
    <w:rsid w:val="008C4405"/>
    <w:rsid w:val="008C44BF"/>
    <w:rsid w:val="008C49CE"/>
    <w:rsid w:val="008C53CA"/>
    <w:rsid w:val="008C5447"/>
    <w:rsid w:val="008C641B"/>
    <w:rsid w:val="008C7E72"/>
    <w:rsid w:val="008D0EB1"/>
    <w:rsid w:val="008D1D56"/>
    <w:rsid w:val="008D2585"/>
    <w:rsid w:val="008D372C"/>
    <w:rsid w:val="008D463C"/>
    <w:rsid w:val="008D4862"/>
    <w:rsid w:val="008D56C0"/>
    <w:rsid w:val="008E0D96"/>
    <w:rsid w:val="008E0E85"/>
    <w:rsid w:val="008E13E9"/>
    <w:rsid w:val="008E417F"/>
    <w:rsid w:val="008E46E5"/>
    <w:rsid w:val="008E502D"/>
    <w:rsid w:val="008E609C"/>
    <w:rsid w:val="008E683F"/>
    <w:rsid w:val="008E77AB"/>
    <w:rsid w:val="008F09C2"/>
    <w:rsid w:val="008F205B"/>
    <w:rsid w:val="008F2CE1"/>
    <w:rsid w:val="008F635A"/>
    <w:rsid w:val="008F6492"/>
    <w:rsid w:val="008F6872"/>
    <w:rsid w:val="008F6D87"/>
    <w:rsid w:val="00903F18"/>
    <w:rsid w:val="00905246"/>
    <w:rsid w:val="009052F0"/>
    <w:rsid w:val="009055C6"/>
    <w:rsid w:val="009059ED"/>
    <w:rsid w:val="00912E1C"/>
    <w:rsid w:val="0091325D"/>
    <w:rsid w:val="0091542A"/>
    <w:rsid w:val="009163E1"/>
    <w:rsid w:val="00916D6C"/>
    <w:rsid w:val="00916FC4"/>
    <w:rsid w:val="00917773"/>
    <w:rsid w:val="00917E47"/>
    <w:rsid w:val="00922129"/>
    <w:rsid w:val="009224DB"/>
    <w:rsid w:val="009250CD"/>
    <w:rsid w:val="00926F76"/>
    <w:rsid w:val="009305CE"/>
    <w:rsid w:val="00930C14"/>
    <w:rsid w:val="00932127"/>
    <w:rsid w:val="00932262"/>
    <w:rsid w:val="009339EF"/>
    <w:rsid w:val="009343A5"/>
    <w:rsid w:val="00934C17"/>
    <w:rsid w:val="00934ECA"/>
    <w:rsid w:val="00937279"/>
    <w:rsid w:val="009405A6"/>
    <w:rsid w:val="009414B5"/>
    <w:rsid w:val="00941BD1"/>
    <w:rsid w:val="0094357C"/>
    <w:rsid w:val="00943EE9"/>
    <w:rsid w:val="009442CB"/>
    <w:rsid w:val="00944410"/>
    <w:rsid w:val="00945798"/>
    <w:rsid w:val="0094613C"/>
    <w:rsid w:val="0094743D"/>
    <w:rsid w:val="00947E34"/>
    <w:rsid w:val="009504E5"/>
    <w:rsid w:val="00950D8B"/>
    <w:rsid w:val="009511FC"/>
    <w:rsid w:val="00951DC4"/>
    <w:rsid w:val="009540DF"/>
    <w:rsid w:val="00955667"/>
    <w:rsid w:val="009558D2"/>
    <w:rsid w:val="00955F5C"/>
    <w:rsid w:val="00956073"/>
    <w:rsid w:val="00963BED"/>
    <w:rsid w:val="00964947"/>
    <w:rsid w:val="0096577F"/>
    <w:rsid w:val="00966371"/>
    <w:rsid w:val="00966A4B"/>
    <w:rsid w:val="00970D81"/>
    <w:rsid w:val="00973B77"/>
    <w:rsid w:val="0097516F"/>
    <w:rsid w:val="009758E1"/>
    <w:rsid w:val="00976327"/>
    <w:rsid w:val="009808EF"/>
    <w:rsid w:val="0098197A"/>
    <w:rsid w:val="00981A9B"/>
    <w:rsid w:val="00982152"/>
    <w:rsid w:val="00982C04"/>
    <w:rsid w:val="00982C2B"/>
    <w:rsid w:val="0098569A"/>
    <w:rsid w:val="009859D9"/>
    <w:rsid w:val="009865CF"/>
    <w:rsid w:val="0098688F"/>
    <w:rsid w:val="009875C6"/>
    <w:rsid w:val="00990729"/>
    <w:rsid w:val="00990B5C"/>
    <w:rsid w:val="00991845"/>
    <w:rsid w:val="00991BD7"/>
    <w:rsid w:val="0099542E"/>
    <w:rsid w:val="0099560A"/>
    <w:rsid w:val="00995A79"/>
    <w:rsid w:val="00997190"/>
    <w:rsid w:val="009A1C16"/>
    <w:rsid w:val="009A207D"/>
    <w:rsid w:val="009B248D"/>
    <w:rsid w:val="009B46B8"/>
    <w:rsid w:val="009B5947"/>
    <w:rsid w:val="009B6EB7"/>
    <w:rsid w:val="009C0DAA"/>
    <w:rsid w:val="009C2C5E"/>
    <w:rsid w:val="009C5486"/>
    <w:rsid w:val="009C5F37"/>
    <w:rsid w:val="009C7C98"/>
    <w:rsid w:val="009D04A5"/>
    <w:rsid w:val="009D0606"/>
    <w:rsid w:val="009D1DAE"/>
    <w:rsid w:val="009D236B"/>
    <w:rsid w:val="009D2497"/>
    <w:rsid w:val="009D281C"/>
    <w:rsid w:val="009D50CC"/>
    <w:rsid w:val="009D5BB9"/>
    <w:rsid w:val="009D5C1B"/>
    <w:rsid w:val="009D719A"/>
    <w:rsid w:val="009E4613"/>
    <w:rsid w:val="009E56FA"/>
    <w:rsid w:val="009E7132"/>
    <w:rsid w:val="009E7610"/>
    <w:rsid w:val="009E7E30"/>
    <w:rsid w:val="009F0BC2"/>
    <w:rsid w:val="009F2A80"/>
    <w:rsid w:val="009F2B3B"/>
    <w:rsid w:val="009F3A32"/>
    <w:rsid w:val="009F4357"/>
    <w:rsid w:val="009F4EAC"/>
    <w:rsid w:val="009F6566"/>
    <w:rsid w:val="009F6FFA"/>
    <w:rsid w:val="009F7C1F"/>
    <w:rsid w:val="00A0044C"/>
    <w:rsid w:val="00A00756"/>
    <w:rsid w:val="00A00C5D"/>
    <w:rsid w:val="00A02CE7"/>
    <w:rsid w:val="00A03319"/>
    <w:rsid w:val="00A036D2"/>
    <w:rsid w:val="00A0466E"/>
    <w:rsid w:val="00A057AD"/>
    <w:rsid w:val="00A073D3"/>
    <w:rsid w:val="00A11CD7"/>
    <w:rsid w:val="00A12140"/>
    <w:rsid w:val="00A12DDC"/>
    <w:rsid w:val="00A15985"/>
    <w:rsid w:val="00A1608D"/>
    <w:rsid w:val="00A16C5A"/>
    <w:rsid w:val="00A20542"/>
    <w:rsid w:val="00A2095E"/>
    <w:rsid w:val="00A2236E"/>
    <w:rsid w:val="00A235D3"/>
    <w:rsid w:val="00A242BE"/>
    <w:rsid w:val="00A250D8"/>
    <w:rsid w:val="00A302FF"/>
    <w:rsid w:val="00A30F8A"/>
    <w:rsid w:val="00A32FBB"/>
    <w:rsid w:val="00A335D9"/>
    <w:rsid w:val="00A349ED"/>
    <w:rsid w:val="00A35261"/>
    <w:rsid w:val="00A352DA"/>
    <w:rsid w:val="00A35A3C"/>
    <w:rsid w:val="00A35BB8"/>
    <w:rsid w:val="00A36ED1"/>
    <w:rsid w:val="00A377A4"/>
    <w:rsid w:val="00A406E9"/>
    <w:rsid w:val="00A41CF0"/>
    <w:rsid w:val="00A4386E"/>
    <w:rsid w:val="00A43E2C"/>
    <w:rsid w:val="00A4453D"/>
    <w:rsid w:val="00A4490F"/>
    <w:rsid w:val="00A449DC"/>
    <w:rsid w:val="00A44A85"/>
    <w:rsid w:val="00A44B9E"/>
    <w:rsid w:val="00A50317"/>
    <w:rsid w:val="00A52A05"/>
    <w:rsid w:val="00A5578E"/>
    <w:rsid w:val="00A55BDD"/>
    <w:rsid w:val="00A60841"/>
    <w:rsid w:val="00A61974"/>
    <w:rsid w:val="00A61C5C"/>
    <w:rsid w:val="00A6438C"/>
    <w:rsid w:val="00A6538B"/>
    <w:rsid w:val="00A676AB"/>
    <w:rsid w:val="00A70A30"/>
    <w:rsid w:val="00A71E9B"/>
    <w:rsid w:val="00A72F25"/>
    <w:rsid w:val="00A732D1"/>
    <w:rsid w:val="00A734B9"/>
    <w:rsid w:val="00A74315"/>
    <w:rsid w:val="00A762DE"/>
    <w:rsid w:val="00A76CC9"/>
    <w:rsid w:val="00A81402"/>
    <w:rsid w:val="00A833DA"/>
    <w:rsid w:val="00A83568"/>
    <w:rsid w:val="00A8450D"/>
    <w:rsid w:val="00A861AC"/>
    <w:rsid w:val="00A863D2"/>
    <w:rsid w:val="00A86630"/>
    <w:rsid w:val="00A87019"/>
    <w:rsid w:val="00A91439"/>
    <w:rsid w:val="00A91B2A"/>
    <w:rsid w:val="00A949B1"/>
    <w:rsid w:val="00A95CB2"/>
    <w:rsid w:val="00A95F84"/>
    <w:rsid w:val="00A97013"/>
    <w:rsid w:val="00AA1F56"/>
    <w:rsid w:val="00AA1FD8"/>
    <w:rsid w:val="00AA23A0"/>
    <w:rsid w:val="00AA290B"/>
    <w:rsid w:val="00AA4522"/>
    <w:rsid w:val="00AA4D68"/>
    <w:rsid w:val="00AA6AA3"/>
    <w:rsid w:val="00AA7E2C"/>
    <w:rsid w:val="00AB08EC"/>
    <w:rsid w:val="00AB1411"/>
    <w:rsid w:val="00AB16F0"/>
    <w:rsid w:val="00AB1C5B"/>
    <w:rsid w:val="00AB2917"/>
    <w:rsid w:val="00AB2C56"/>
    <w:rsid w:val="00AB3FCF"/>
    <w:rsid w:val="00AB411E"/>
    <w:rsid w:val="00AB51B9"/>
    <w:rsid w:val="00AB6745"/>
    <w:rsid w:val="00AB697D"/>
    <w:rsid w:val="00AB7307"/>
    <w:rsid w:val="00AB7C3F"/>
    <w:rsid w:val="00AC0A75"/>
    <w:rsid w:val="00AC0B0C"/>
    <w:rsid w:val="00AC2A0F"/>
    <w:rsid w:val="00AC376F"/>
    <w:rsid w:val="00AC57FC"/>
    <w:rsid w:val="00AC6047"/>
    <w:rsid w:val="00AD092E"/>
    <w:rsid w:val="00AD0970"/>
    <w:rsid w:val="00AD1227"/>
    <w:rsid w:val="00AD251B"/>
    <w:rsid w:val="00AD386F"/>
    <w:rsid w:val="00AD3C23"/>
    <w:rsid w:val="00AD56A3"/>
    <w:rsid w:val="00AD6647"/>
    <w:rsid w:val="00AD6CC3"/>
    <w:rsid w:val="00AD6FFF"/>
    <w:rsid w:val="00AE0393"/>
    <w:rsid w:val="00AE06C2"/>
    <w:rsid w:val="00AE1250"/>
    <w:rsid w:val="00AE17BE"/>
    <w:rsid w:val="00AE50A0"/>
    <w:rsid w:val="00AE69D9"/>
    <w:rsid w:val="00AE6BC9"/>
    <w:rsid w:val="00AF0E8F"/>
    <w:rsid w:val="00AF3ACB"/>
    <w:rsid w:val="00AF4EAA"/>
    <w:rsid w:val="00AF4F6D"/>
    <w:rsid w:val="00AF6BDA"/>
    <w:rsid w:val="00B012F0"/>
    <w:rsid w:val="00B01D39"/>
    <w:rsid w:val="00B0391C"/>
    <w:rsid w:val="00B0403A"/>
    <w:rsid w:val="00B0531A"/>
    <w:rsid w:val="00B0534F"/>
    <w:rsid w:val="00B07D69"/>
    <w:rsid w:val="00B12FD4"/>
    <w:rsid w:val="00B13157"/>
    <w:rsid w:val="00B138C3"/>
    <w:rsid w:val="00B1442D"/>
    <w:rsid w:val="00B24A36"/>
    <w:rsid w:val="00B2552E"/>
    <w:rsid w:val="00B259D4"/>
    <w:rsid w:val="00B26EEE"/>
    <w:rsid w:val="00B31A9C"/>
    <w:rsid w:val="00B31C64"/>
    <w:rsid w:val="00B32C72"/>
    <w:rsid w:val="00B36617"/>
    <w:rsid w:val="00B36ADC"/>
    <w:rsid w:val="00B428B2"/>
    <w:rsid w:val="00B43137"/>
    <w:rsid w:val="00B43E9E"/>
    <w:rsid w:val="00B44169"/>
    <w:rsid w:val="00B44348"/>
    <w:rsid w:val="00B46058"/>
    <w:rsid w:val="00B46612"/>
    <w:rsid w:val="00B473EA"/>
    <w:rsid w:val="00B4784D"/>
    <w:rsid w:val="00B47AF9"/>
    <w:rsid w:val="00B47D1A"/>
    <w:rsid w:val="00B47E52"/>
    <w:rsid w:val="00B50E6A"/>
    <w:rsid w:val="00B5148C"/>
    <w:rsid w:val="00B51988"/>
    <w:rsid w:val="00B51A4A"/>
    <w:rsid w:val="00B530E4"/>
    <w:rsid w:val="00B532C9"/>
    <w:rsid w:val="00B53489"/>
    <w:rsid w:val="00B53AE6"/>
    <w:rsid w:val="00B53DBA"/>
    <w:rsid w:val="00B53F0A"/>
    <w:rsid w:val="00B542D0"/>
    <w:rsid w:val="00B5499F"/>
    <w:rsid w:val="00B55922"/>
    <w:rsid w:val="00B5685E"/>
    <w:rsid w:val="00B5793D"/>
    <w:rsid w:val="00B57EEF"/>
    <w:rsid w:val="00B613B2"/>
    <w:rsid w:val="00B61FE2"/>
    <w:rsid w:val="00B65C9A"/>
    <w:rsid w:val="00B67F13"/>
    <w:rsid w:val="00B70E98"/>
    <w:rsid w:val="00B71C3C"/>
    <w:rsid w:val="00B72219"/>
    <w:rsid w:val="00B73520"/>
    <w:rsid w:val="00B739FC"/>
    <w:rsid w:val="00B7532C"/>
    <w:rsid w:val="00B75EFA"/>
    <w:rsid w:val="00B762C2"/>
    <w:rsid w:val="00B76793"/>
    <w:rsid w:val="00B8107E"/>
    <w:rsid w:val="00B82AAD"/>
    <w:rsid w:val="00B902A9"/>
    <w:rsid w:val="00B9080E"/>
    <w:rsid w:val="00B922EB"/>
    <w:rsid w:val="00B92D9A"/>
    <w:rsid w:val="00B95466"/>
    <w:rsid w:val="00B97718"/>
    <w:rsid w:val="00BA033B"/>
    <w:rsid w:val="00BA1FEA"/>
    <w:rsid w:val="00BA3960"/>
    <w:rsid w:val="00BA43D4"/>
    <w:rsid w:val="00BA6318"/>
    <w:rsid w:val="00BA649C"/>
    <w:rsid w:val="00BA7045"/>
    <w:rsid w:val="00BB048C"/>
    <w:rsid w:val="00BB0DD1"/>
    <w:rsid w:val="00BB4482"/>
    <w:rsid w:val="00BB518E"/>
    <w:rsid w:val="00BB5543"/>
    <w:rsid w:val="00BC1964"/>
    <w:rsid w:val="00BC3508"/>
    <w:rsid w:val="00BC75FF"/>
    <w:rsid w:val="00BD09D3"/>
    <w:rsid w:val="00BD3BB9"/>
    <w:rsid w:val="00BD3CAE"/>
    <w:rsid w:val="00BD4905"/>
    <w:rsid w:val="00BD4FB1"/>
    <w:rsid w:val="00BD5E62"/>
    <w:rsid w:val="00BD7B75"/>
    <w:rsid w:val="00BE3D4D"/>
    <w:rsid w:val="00BE55FA"/>
    <w:rsid w:val="00BE675A"/>
    <w:rsid w:val="00BE71D3"/>
    <w:rsid w:val="00BE7CF4"/>
    <w:rsid w:val="00BF17D2"/>
    <w:rsid w:val="00BF2F03"/>
    <w:rsid w:val="00BF483D"/>
    <w:rsid w:val="00BF4DB1"/>
    <w:rsid w:val="00BF6AF2"/>
    <w:rsid w:val="00BF7468"/>
    <w:rsid w:val="00BF7653"/>
    <w:rsid w:val="00C005E9"/>
    <w:rsid w:val="00C01B09"/>
    <w:rsid w:val="00C0203B"/>
    <w:rsid w:val="00C02AD7"/>
    <w:rsid w:val="00C02B90"/>
    <w:rsid w:val="00C03B0F"/>
    <w:rsid w:val="00C065F6"/>
    <w:rsid w:val="00C06CEA"/>
    <w:rsid w:val="00C07715"/>
    <w:rsid w:val="00C124A0"/>
    <w:rsid w:val="00C13C5D"/>
    <w:rsid w:val="00C15981"/>
    <w:rsid w:val="00C15C13"/>
    <w:rsid w:val="00C16B9F"/>
    <w:rsid w:val="00C17F11"/>
    <w:rsid w:val="00C200CC"/>
    <w:rsid w:val="00C20C36"/>
    <w:rsid w:val="00C20CC8"/>
    <w:rsid w:val="00C21B8C"/>
    <w:rsid w:val="00C23163"/>
    <w:rsid w:val="00C234F9"/>
    <w:rsid w:val="00C24EE3"/>
    <w:rsid w:val="00C26705"/>
    <w:rsid w:val="00C277F8"/>
    <w:rsid w:val="00C40E4F"/>
    <w:rsid w:val="00C4120B"/>
    <w:rsid w:val="00C41DC8"/>
    <w:rsid w:val="00C42140"/>
    <w:rsid w:val="00C4386C"/>
    <w:rsid w:val="00C4387E"/>
    <w:rsid w:val="00C4769C"/>
    <w:rsid w:val="00C5062C"/>
    <w:rsid w:val="00C515E4"/>
    <w:rsid w:val="00C518AF"/>
    <w:rsid w:val="00C529CF"/>
    <w:rsid w:val="00C52AF2"/>
    <w:rsid w:val="00C5349D"/>
    <w:rsid w:val="00C54C53"/>
    <w:rsid w:val="00C55D05"/>
    <w:rsid w:val="00C563CC"/>
    <w:rsid w:val="00C568D5"/>
    <w:rsid w:val="00C63A1C"/>
    <w:rsid w:val="00C641AB"/>
    <w:rsid w:val="00C64C09"/>
    <w:rsid w:val="00C663C2"/>
    <w:rsid w:val="00C66F75"/>
    <w:rsid w:val="00C70B7F"/>
    <w:rsid w:val="00C72177"/>
    <w:rsid w:val="00C735C2"/>
    <w:rsid w:val="00C73E5A"/>
    <w:rsid w:val="00C75CBF"/>
    <w:rsid w:val="00C75E60"/>
    <w:rsid w:val="00C807E4"/>
    <w:rsid w:val="00C80C07"/>
    <w:rsid w:val="00C812D1"/>
    <w:rsid w:val="00C83018"/>
    <w:rsid w:val="00C831CA"/>
    <w:rsid w:val="00C83B0E"/>
    <w:rsid w:val="00C8435B"/>
    <w:rsid w:val="00C852FB"/>
    <w:rsid w:val="00C85D59"/>
    <w:rsid w:val="00C90D3F"/>
    <w:rsid w:val="00C91BBC"/>
    <w:rsid w:val="00C92194"/>
    <w:rsid w:val="00C9281D"/>
    <w:rsid w:val="00C92E42"/>
    <w:rsid w:val="00C92E86"/>
    <w:rsid w:val="00C94135"/>
    <w:rsid w:val="00C95253"/>
    <w:rsid w:val="00C9690A"/>
    <w:rsid w:val="00C969F2"/>
    <w:rsid w:val="00C9797A"/>
    <w:rsid w:val="00CA1CD3"/>
    <w:rsid w:val="00CA3DA8"/>
    <w:rsid w:val="00CA4A8A"/>
    <w:rsid w:val="00CA4E85"/>
    <w:rsid w:val="00CA54B8"/>
    <w:rsid w:val="00CB0C31"/>
    <w:rsid w:val="00CB16C9"/>
    <w:rsid w:val="00CB2302"/>
    <w:rsid w:val="00CB308B"/>
    <w:rsid w:val="00CB422A"/>
    <w:rsid w:val="00CB52BE"/>
    <w:rsid w:val="00CB5A59"/>
    <w:rsid w:val="00CB5D89"/>
    <w:rsid w:val="00CB7E53"/>
    <w:rsid w:val="00CC0383"/>
    <w:rsid w:val="00CC03B8"/>
    <w:rsid w:val="00CC0606"/>
    <w:rsid w:val="00CC06F9"/>
    <w:rsid w:val="00CC0FAE"/>
    <w:rsid w:val="00CC1517"/>
    <w:rsid w:val="00CC1B34"/>
    <w:rsid w:val="00CC1F99"/>
    <w:rsid w:val="00CC2E2C"/>
    <w:rsid w:val="00CC2EF8"/>
    <w:rsid w:val="00CC450D"/>
    <w:rsid w:val="00CC56B0"/>
    <w:rsid w:val="00CC6AB9"/>
    <w:rsid w:val="00CC76F0"/>
    <w:rsid w:val="00CD076D"/>
    <w:rsid w:val="00CD115C"/>
    <w:rsid w:val="00CD13CB"/>
    <w:rsid w:val="00CD3711"/>
    <w:rsid w:val="00CD3C3F"/>
    <w:rsid w:val="00CD3DC2"/>
    <w:rsid w:val="00CD53DF"/>
    <w:rsid w:val="00CD5BB3"/>
    <w:rsid w:val="00CD60F4"/>
    <w:rsid w:val="00CD66D0"/>
    <w:rsid w:val="00CD7BA3"/>
    <w:rsid w:val="00CE028A"/>
    <w:rsid w:val="00CE1478"/>
    <w:rsid w:val="00CE1C8B"/>
    <w:rsid w:val="00CE4A58"/>
    <w:rsid w:val="00CE5426"/>
    <w:rsid w:val="00CF15FC"/>
    <w:rsid w:val="00CF2552"/>
    <w:rsid w:val="00CF32E8"/>
    <w:rsid w:val="00CF3C26"/>
    <w:rsid w:val="00CF51C6"/>
    <w:rsid w:val="00CF5DAE"/>
    <w:rsid w:val="00CF6EE9"/>
    <w:rsid w:val="00CF70EB"/>
    <w:rsid w:val="00CF7207"/>
    <w:rsid w:val="00CF74D2"/>
    <w:rsid w:val="00D02961"/>
    <w:rsid w:val="00D06267"/>
    <w:rsid w:val="00D1288A"/>
    <w:rsid w:val="00D132E1"/>
    <w:rsid w:val="00D15304"/>
    <w:rsid w:val="00D15DAB"/>
    <w:rsid w:val="00D161C9"/>
    <w:rsid w:val="00D16A6D"/>
    <w:rsid w:val="00D17405"/>
    <w:rsid w:val="00D2054A"/>
    <w:rsid w:val="00D20C17"/>
    <w:rsid w:val="00D21614"/>
    <w:rsid w:val="00D21C14"/>
    <w:rsid w:val="00D2460E"/>
    <w:rsid w:val="00D24A98"/>
    <w:rsid w:val="00D25704"/>
    <w:rsid w:val="00D262F8"/>
    <w:rsid w:val="00D26403"/>
    <w:rsid w:val="00D27054"/>
    <w:rsid w:val="00D275D9"/>
    <w:rsid w:val="00D30C5F"/>
    <w:rsid w:val="00D32B88"/>
    <w:rsid w:val="00D33997"/>
    <w:rsid w:val="00D33F93"/>
    <w:rsid w:val="00D34D9C"/>
    <w:rsid w:val="00D375D5"/>
    <w:rsid w:val="00D41844"/>
    <w:rsid w:val="00D425D3"/>
    <w:rsid w:val="00D42BA0"/>
    <w:rsid w:val="00D43610"/>
    <w:rsid w:val="00D43752"/>
    <w:rsid w:val="00D43F4E"/>
    <w:rsid w:val="00D44931"/>
    <w:rsid w:val="00D450F9"/>
    <w:rsid w:val="00D458AA"/>
    <w:rsid w:val="00D46752"/>
    <w:rsid w:val="00D46D88"/>
    <w:rsid w:val="00D47EA9"/>
    <w:rsid w:val="00D50C7D"/>
    <w:rsid w:val="00D50CCB"/>
    <w:rsid w:val="00D525B3"/>
    <w:rsid w:val="00D52D43"/>
    <w:rsid w:val="00D53A14"/>
    <w:rsid w:val="00D56AF5"/>
    <w:rsid w:val="00D57216"/>
    <w:rsid w:val="00D60D1E"/>
    <w:rsid w:val="00D6316C"/>
    <w:rsid w:val="00D63E65"/>
    <w:rsid w:val="00D657A6"/>
    <w:rsid w:val="00D66558"/>
    <w:rsid w:val="00D67D32"/>
    <w:rsid w:val="00D7005C"/>
    <w:rsid w:val="00D750E9"/>
    <w:rsid w:val="00D7561C"/>
    <w:rsid w:val="00D8035F"/>
    <w:rsid w:val="00D812E2"/>
    <w:rsid w:val="00D818E6"/>
    <w:rsid w:val="00D81CC8"/>
    <w:rsid w:val="00D849C0"/>
    <w:rsid w:val="00D8508B"/>
    <w:rsid w:val="00D90622"/>
    <w:rsid w:val="00D90804"/>
    <w:rsid w:val="00D91C01"/>
    <w:rsid w:val="00D96F22"/>
    <w:rsid w:val="00D97A40"/>
    <w:rsid w:val="00DA069D"/>
    <w:rsid w:val="00DA3480"/>
    <w:rsid w:val="00DA7159"/>
    <w:rsid w:val="00DB0A1B"/>
    <w:rsid w:val="00DB0A64"/>
    <w:rsid w:val="00DB2573"/>
    <w:rsid w:val="00DB275A"/>
    <w:rsid w:val="00DB36CE"/>
    <w:rsid w:val="00DB43BD"/>
    <w:rsid w:val="00DB516B"/>
    <w:rsid w:val="00DB6909"/>
    <w:rsid w:val="00DB7C45"/>
    <w:rsid w:val="00DB7C5C"/>
    <w:rsid w:val="00DC0379"/>
    <w:rsid w:val="00DC124D"/>
    <w:rsid w:val="00DC2217"/>
    <w:rsid w:val="00DC26B0"/>
    <w:rsid w:val="00DC28A5"/>
    <w:rsid w:val="00DC3935"/>
    <w:rsid w:val="00DC41F8"/>
    <w:rsid w:val="00DC56B0"/>
    <w:rsid w:val="00DD0131"/>
    <w:rsid w:val="00DD0E58"/>
    <w:rsid w:val="00DD1F1D"/>
    <w:rsid w:val="00DD259B"/>
    <w:rsid w:val="00DD35C7"/>
    <w:rsid w:val="00DD4A6C"/>
    <w:rsid w:val="00DD5AAF"/>
    <w:rsid w:val="00DD73FD"/>
    <w:rsid w:val="00DE0AE8"/>
    <w:rsid w:val="00DE1B0E"/>
    <w:rsid w:val="00DE3184"/>
    <w:rsid w:val="00DE3768"/>
    <w:rsid w:val="00DE377A"/>
    <w:rsid w:val="00DE3D28"/>
    <w:rsid w:val="00DE42DE"/>
    <w:rsid w:val="00DE4728"/>
    <w:rsid w:val="00DE5CCB"/>
    <w:rsid w:val="00DE60A1"/>
    <w:rsid w:val="00DE62E8"/>
    <w:rsid w:val="00DE6303"/>
    <w:rsid w:val="00DE6555"/>
    <w:rsid w:val="00DE6AE8"/>
    <w:rsid w:val="00DE737F"/>
    <w:rsid w:val="00DE7ED5"/>
    <w:rsid w:val="00DF05A3"/>
    <w:rsid w:val="00DF46D3"/>
    <w:rsid w:val="00DF6624"/>
    <w:rsid w:val="00DF6B8A"/>
    <w:rsid w:val="00DF76A9"/>
    <w:rsid w:val="00E00340"/>
    <w:rsid w:val="00E00941"/>
    <w:rsid w:val="00E016E5"/>
    <w:rsid w:val="00E018DD"/>
    <w:rsid w:val="00E026C3"/>
    <w:rsid w:val="00E038CC"/>
    <w:rsid w:val="00E04F38"/>
    <w:rsid w:val="00E05427"/>
    <w:rsid w:val="00E05719"/>
    <w:rsid w:val="00E06A3D"/>
    <w:rsid w:val="00E102C2"/>
    <w:rsid w:val="00E12061"/>
    <w:rsid w:val="00E13E87"/>
    <w:rsid w:val="00E148FB"/>
    <w:rsid w:val="00E16375"/>
    <w:rsid w:val="00E1691C"/>
    <w:rsid w:val="00E20060"/>
    <w:rsid w:val="00E20617"/>
    <w:rsid w:val="00E20A40"/>
    <w:rsid w:val="00E22AB6"/>
    <w:rsid w:val="00E23EF5"/>
    <w:rsid w:val="00E24D32"/>
    <w:rsid w:val="00E26734"/>
    <w:rsid w:val="00E26C6C"/>
    <w:rsid w:val="00E27421"/>
    <w:rsid w:val="00E27AAF"/>
    <w:rsid w:val="00E31786"/>
    <w:rsid w:val="00E31A7B"/>
    <w:rsid w:val="00E32CA9"/>
    <w:rsid w:val="00E334AF"/>
    <w:rsid w:val="00E33AEA"/>
    <w:rsid w:val="00E35243"/>
    <w:rsid w:val="00E36B4E"/>
    <w:rsid w:val="00E3773E"/>
    <w:rsid w:val="00E417AB"/>
    <w:rsid w:val="00E430BB"/>
    <w:rsid w:val="00E43210"/>
    <w:rsid w:val="00E448B0"/>
    <w:rsid w:val="00E44BF1"/>
    <w:rsid w:val="00E44ED0"/>
    <w:rsid w:val="00E4762E"/>
    <w:rsid w:val="00E47F48"/>
    <w:rsid w:val="00E502E2"/>
    <w:rsid w:val="00E51471"/>
    <w:rsid w:val="00E52B1B"/>
    <w:rsid w:val="00E52D13"/>
    <w:rsid w:val="00E52E00"/>
    <w:rsid w:val="00E53123"/>
    <w:rsid w:val="00E53200"/>
    <w:rsid w:val="00E542F2"/>
    <w:rsid w:val="00E54944"/>
    <w:rsid w:val="00E54EBA"/>
    <w:rsid w:val="00E54EC5"/>
    <w:rsid w:val="00E56F92"/>
    <w:rsid w:val="00E61E0E"/>
    <w:rsid w:val="00E62849"/>
    <w:rsid w:val="00E66073"/>
    <w:rsid w:val="00E66532"/>
    <w:rsid w:val="00E70E4D"/>
    <w:rsid w:val="00E7190B"/>
    <w:rsid w:val="00E720B0"/>
    <w:rsid w:val="00E7299E"/>
    <w:rsid w:val="00E739DA"/>
    <w:rsid w:val="00E74060"/>
    <w:rsid w:val="00E75D65"/>
    <w:rsid w:val="00E76CE3"/>
    <w:rsid w:val="00E772D6"/>
    <w:rsid w:val="00E777FB"/>
    <w:rsid w:val="00E77D3F"/>
    <w:rsid w:val="00E82297"/>
    <w:rsid w:val="00E83A20"/>
    <w:rsid w:val="00E83A72"/>
    <w:rsid w:val="00E84E81"/>
    <w:rsid w:val="00E86162"/>
    <w:rsid w:val="00E86FE6"/>
    <w:rsid w:val="00E90700"/>
    <w:rsid w:val="00E933A9"/>
    <w:rsid w:val="00E9780B"/>
    <w:rsid w:val="00EA07A5"/>
    <w:rsid w:val="00EA3284"/>
    <w:rsid w:val="00EA3421"/>
    <w:rsid w:val="00EA350F"/>
    <w:rsid w:val="00EA5EF3"/>
    <w:rsid w:val="00EB0847"/>
    <w:rsid w:val="00EB2C8B"/>
    <w:rsid w:val="00EB5582"/>
    <w:rsid w:val="00EB5ECC"/>
    <w:rsid w:val="00EB5F72"/>
    <w:rsid w:val="00EC05A4"/>
    <w:rsid w:val="00EC106C"/>
    <w:rsid w:val="00EC10C7"/>
    <w:rsid w:val="00EC3688"/>
    <w:rsid w:val="00EC3DB6"/>
    <w:rsid w:val="00EC6192"/>
    <w:rsid w:val="00EC62C4"/>
    <w:rsid w:val="00EC68F7"/>
    <w:rsid w:val="00EC6E4A"/>
    <w:rsid w:val="00ED18D2"/>
    <w:rsid w:val="00ED2A87"/>
    <w:rsid w:val="00ED2D03"/>
    <w:rsid w:val="00ED4EE8"/>
    <w:rsid w:val="00ED6B46"/>
    <w:rsid w:val="00EE0B6B"/>
    <w:rsid w:val="00EE1789"/>
    <w:rsid w:val="00EE1790"/>
    <w:rsid w:val="00EE1976"/>
    <w:rsid w:val="00EE25A5"/>
    <w:rsid w:val="00EE33E8"/>
    <w:rsid w:val="00EE4AC7"/>
    <w:rsid w:val="00EE4E45"/>
    <w:rsid w:val="00EE506D"/>
    <w:rsid w:val="00EE5741"/>
    <w:rsid w:val="00EE5DCC"/>
    <w:rsid w:val="00EE71A2"/>
    <w:rsid w:val="00EF0792"/>
    <w:rsid w:val="00EF1B73"/>
    <w:rsid w:val="00EF4691"/>
    <w:rsid w:val="00EF7ABF"/>
    <w:rsid w:val="00EF7D83"/>
    <w:rsid w:val="00F000A3"/>
    <w:rsid w:val="00F006F0"/>
    <w:rsid w:val="00F01AA0"/>
    <w:rsid w:val="00F02C0A"/>
    <w:rsid w:val="00F03C0F"/>
    <w:rsid w:val="00F055FF"/>
    <w:rsid w:val="00F05BD1"/>
    <w:rsid w:val="00F066B4"/>
    <w:rsid w:val="00F10686"/>
    <w:rsid w:val="00F1107A"/>
    <w:rsid w:val="00F11945"/>
    <w:rsid w:val="00F131BD"/>
    <w:rsid w:val="00F13B4F"/>
    <w:rsid w:val="00F14CD1"/>
    <w:rsid w:val="00F14DEE"/>
    <w:rsid w:val="00F15248"/>
    <w:rsid w:val="00F17C84"/>
    <w:rsid w:val="00F2134B"/>
    <w:rsid w:val="00F2307C"/>
    <w:rsid w:val="00F23CE3"/>
    <w:rsid w:val="00F25399"/>
    <w:rsid w:val="00F263CE"/>
    <w:rsid w:val="00F26B47"/>
    <w:rsid w:val="00F30552"/>
    <w:rsid w:val="00F307AD"/>
    <w:rsid w:val="00F319A2"/>
    <w:rsid w:val="00F336D9"/>
    <w:rsid w:val="00F33F14"/>
    <w:rsid w:val="00F356DA"/>
    <w:rsid w:val="00F36CAD"/>
    <w:rsid w:val="00F37769"/>
    <w:rsid w:val="00F40C7B"/>
    <w:rsid w:val="00F41677"/>
    <w:rsid w:val="00F41F85"/>
    <w:rsid w:val="00F430B9"/>
    <w:rsid w:val="00F460D8"/>
    <w:rsid w:val="00F47598"/>
    <w:rsid w:val="00F47A73"/>
    <w:rsid w:val="00F47C13"/>
    <w:rsid w:val="00F52A95"/>
    <w:rsid w:val="00F53461"/>
    <w:rsid w:val="00F53BB6"/>
    <w:rsid w:val="00F53EE3"/>
    <w:rsid w:val="00F56050"/>
    <w:rsid w:val="00F56171"/>
    <w:rsid w:val="00F56B54"/>
    <w:rsid w:val="00F6048A"/>
    <w:rsid w:val="00F61263"/>
    <w:rsid w:val="00F62014"/>
    <w:rsid w:val="00F6339D"/>
    <w:rsid w:val="00F658B0"/>
    <w:rsid w:val="00F65AD0"/>
    <w:rsid w:val="00F675EB"/>
    <w:rsid w:val="00F72730"/>
    <w:rsid w:val="00F72878"/>
    <w:rsid w:val="00F728D2"/>
    <w:rsid w:val="00F7409B"/>
    <w:rsid w:val="00F74974"/>
    <w:rsid w:val="00F7574A"/>
    <w:rsid w:val="00F75813"/>
    <w:rsid w:val="00F76CEF"/>
    <w:rsid w:val="00F773A8"/>
    <w:rsid w:val="00F8048F"/>
    <w:rsid w:val="00F80763"/>
    <w:rsid w:val="00F81F5E"/>
    <w:rsid w:val="00F853C9"/>
    <w:rsid w:val="00F85AEE"/>
    <w:rsid w:val="00F85B1C"/>
    <w:rsid w:val="00F85E72"/>
    <w:rsid w:val="00F8698D"/>
    <w:rsid w:val="00F87835"/>
    <w:rsid w:val="00F90618"/>
    <w:rsid w:val="00F9151D"/>
    <w:rsid w:val="00F915BE"/>
    <w:rsid w:val="00F91B1D"/>
    <w:rsid w:val="00F92625"/>
    <w:rsid w:val="00F96CD5"/>
    <w:rsid w:val="00FA05CA"/>
    <w:rsid w:val="00FA41B9"/>
    <w:rsid w:val="00FA4E9D"/>
    <w:rsid w:val="00FA62EE"/>
    <w:rsid w:val="00FB386B"/>
    <w:rsid w:val="00FB3D95"/>
    <w:rsid w:val="00FC0C7E"/>
    <w:rsid w:val="00FC27C1"/>
    <w:rsid w:val="00FC345A"/>
    <w:rsid w:val="00FC54A2"/>
    <w:rsid w:val="00FD0048"/>
    <w:rsid w:val="00FD0617"/>
    <w:rsid w:val="00FD1A20"/>
    <w:rsid w:val="00FD2D49"/>
    <w:rsid w:val="00FD4C61"/>
    <w:rsid w:val="00FD5084"/>
    <w:rsid w:val="00FD509F"/>
    <w:rsid w:val="00FD5A54"/>
    <w:rsid w:val="00FD630C"/>
    <w:rsid w:val="00FD6F3A"/>
    <w:rsid w:val="00FE0180"/>
    <w:rsid w:val="00FE081B"/>
    <w:rsid w:val="00FE2889"/>
    <w:rsid w:val="00FE2CF3"/>
    <w:rsid w:val="00FE2E47"/>
    <w:rsid w:val="00FE5900"/>
    <w:rsid w:val="00FE5C1A"/>
    <w:rsid w:val="00FE5F79"/>
    <w:rsid w:val="00FE6FD1"/>
    <w:rsid w:val="00FE7D89"/>
    <w:rsid w:val="00FF0625"/>
    <w:rsid w:val="00FF2020"/>
    <w:rsid w:val="00FF3038"/>
    <w:rsid w:val="00FF3D4F"/>
    <w:rsid w:val="00FF5AD7"/>
    <w:rsid w:val="00FF5F78"/>
    <w:rsid w:val="00FF6017"/>
    <w:rsid w:val="00FF681E"/>
    <w:rsid w:val="00FF762E"/>
    <w:rsid w:val="00FF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1A77115B"/>
  <w15:chartTrackingRefBased/>
  <w15:docId w15:val="{12AE9E57-1316-410E-9961-F894AA0D4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A55BDD"/>
    <w:rPr>
      <w:lang w:val="en-US" w:eastAsia="en-US"/>
    </w:rPr>
  </w:style>
  <w:style w:type="paragraph" w:styleId="1">
    <w:name w:val="heading 1"/>
    <w:basedOn w:val="a0"/>
    <w:next w:val="a0"/>
    <w:qFormat/>
    <w:rsid w:val="004572C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ru-RU" w:eastAsia="ru-RU"/>
    </w:rPr>
  </w:style>
  <w:style w:type="paragraph" w:styleId="2">
    <w:name w:val="heading 2"/>
    <w:basedOn w:val="a0"/>
    <w:next w:val="a0"/>
    <w:qFormat/>
    <w:rsid w:val="00695BB9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  <w:lang w:val="ru-RU" w:eastAsia="ru-RU"/>
    </w:rPr>
  </w:style>
  <w:style w:type="paragraph" w:styleId="3">
    <w:name w:val="heading 3"/>
    <w:basedOn w:val="a0"/>
    <w:next w:val="a0"/>
    <w:qFormat/>
    <w:rsid w:val="004572C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lang w:val="ru-RU" w:eastAsia="ru-RU"/>
    </w:rPr>
  </w:style>
  <w:style w:type="paragraph" w:styleId="4">
    <w:name w:val="heading 4"/>
    <w:basedOn w:val="a0"/>
    <w:next w:val="a0"/>
    <w:qFormat/>
    <w:rsid w:val="0039625C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qFormat/>
    <w:rsid w:val="00B43E9E"/>
    <w:pPr>
      <w:keepNext/>
      <w:spacing w:line="360" w:lineRule="auto"/>
      <w:ind w:left="1008" w:hanging="1008"/>
      <w:jc w:val="right"/>
      <w:outlineLvl w:val="4"/>
    </w:pPr>
    <w:rPr>
      <w:sz w:val="28"/>
      <w:szCs w:val="24"/>
      <w:lang w:val="ru-RU" w:eastAsia="ru-RU"/>
    </w:rPr>
  </w:style>
  <w:style w:type="paragraph" w:styleId="6">
    <w:name w:val="heading 6"/>
    <w:basedOn w:val="a0"/>
    <w:next w:val="a0"/>
    <w:qFormat/>
    <w:rsid w:val="00B43E9E"/>
    <w:pPr>
      <w:spacing w:before="240" w:after="60"/>
      <w:ind w:left="1152" w:hanging="1152"/>
      <w:outlineLvl w:val="5"/>
    </w:pPr>
    <w:rPr>
      <w:rFonts w:ascii="Calibri" w:hAnsi="Calibri"/>
      <w:b/>
      <w:bCs/>
      <w:sz w:val="22"/>
      <w:szCs w:val="22"/>
      <w:lang w:val="ru-RU" w:eastAsia="ru-RU"/>
    </w:rPr>
  </w:style>
  <w:style w:type="paragraph" w:styleId="7">
    <w:name w:val="heading 7"/>
    <w:basedOn w:val="a0"/>
    <w:next w:val="a0"/>
    <w:qFormat/>
    <w:rsid w:val="00B43E9E"/>
    <w:pPr>
      <w:spacing w:before="240" w:after="60"/>
      <w:ind w:left="1296" w:hanging="1296"/>
      <w:outlineLvl w:val="6"/>
    </w:pPr>
    <w:rPr>
      <w:sz w:val="24"/>
      <w:szCs w:val="24"/>
      <w:lang w:val="ru-RU" w:eastAsia="ru-RU"/>
    </w:rPr>
  </w:style>
  <w:style w:type="paragraph" w:styleId="8">
    <w:name w:val="heading 8"/>
    <w:basedOn w:val="a0"/>
    <w:next w:val="a0"/>
    <w:qFormat/>
    <w:rsid w:val="00B43E9E"/>
    <w:pPr>
      <w:spacing w:before="240" w:after="60"/>
      <w:ind w:left="1440" w:hanging="1440"/>
      <w:outlineLvl w:val="7"/>
    </w:pPr>
    <w:rPr>
      <w:rFonts w:ascii="Calibri" w:hAnsi="Calibri"/>
      <w:i/>
      <w:iCs/>
      <w:sz w:val="24"/>
      <w:szCs w:val="24"/>
      <w:lang w:val="ru-RU" w:eastAsia="ru-RU"/>
    </w:rPr>
  </w:style>
  <w:style w:type="paragraph" w:styleId="9">
    <w:name w:val="heading 9"/>
    <w:basedOn w:val="a0"/>
    <w:next w:val="a0"/>
    <w:qFormat/>
    <w:rsid w:val="00B43E9E"/>
    <w:pPr>
      <w:spacing w:before="240" w:after="60"/>
      <w:ind w:left="1584" w:hanging="1584"/>
      <w:outlineLvl w:val="8"/>
    </w:pPr>
    <w:rPr>
      <w:rFonts w:ascii="Arial" w:hAnsi="Arial" w:cs="Arial"/>
      <w:sz w:val="22"/>
      <w:szCs w:val="22"/>
      <w:lang w:val="ru-RU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M1">
    <w:name w:val="CM1"/>
    <w:basedOn w:val="Default"/>
    <w:next w:val="Default"/>
    <w:rPr>
      <w:color w:val="auto"/>
    </w:rPr>
  </w:style>
  <w:style w:type="paragraph" w:customStyle="1" w:styleId="CM36">
    <w:name w:val="CM36"/>
    <w:basedOn w:val="Default"/>
    <w:next w:val="Default"/>
    <w:pPr>
      <w:spacing w:after="123"/>
    </w:pPr>
    <w:rPr>
      <w:color w:val="auto"/>
    </w:rPr>
  </w:style>
  <w:style w:type="paragraph" w:customStyle="1" w:styleId="CM2">
    <w:name w:val="CM2"/>
    <w:basedOn w:val="Default"/>
    <w:next w:val="Default"/>
    <w:rPr>
      <w:color w:val="auto"/>
    </w:rPr>
  </w:style>
  <w:style w:type="paragraph" w:customStyle="1" w:styleId="CM3">
    <w:name w:val="CM3"/>
    <w:basedOn w:val="Default"/>
    <w:next w:val="Default"/>
    <w:pPr>
      <w:spacing w:line="371" w:lineRule="atLeast"/>
    </w:pPr>
    <w:rPr>
      <w:color w:val="auto"/>
    </w:rPr>
  </w:style>
  <w:style w:type="paragraph" w:customStyle="1" w:styleId="CM37">
    <w:name w:val="CM37"/>
    <w:basedOn w:val="Default"/>
    <w:next w:val="Default"/>
    <w:pPr>
      <w:spacing w:after="362"/>
    </w:pPr>
    <w:rPr>
      <w:color w:val="auto"/>
    </w:rPr>
  </w:style>
  <w:style w:type="paragraph" w:customStyle="1" w:styleId="CM38">
    <w:name w:val="CM38"/>
    <w:basedOn w:val="Default"/>
    <w:next w:val="Default"/>
    <w:pPr>
      <w:spacing w:after="368"/>
    </w:pPr>
    <w:rPr>
      <w:color w:val="auto"/>
    </w:rPr>
  </w:style>
  <w:style w:type="paragraph" w:customStyle="1" w:styleId="CM39">
    <w:name w:val="CM39"/>
    <w:basedOn w:val="Default"/>
    <w:next w:val="Default"/>
    <w:pPr>
      <w:spacing w:after="675"/>
    </w:pPr>
    <w:rPr>
      <w:color w:val="auto"/>
    </w:rPr>
  </w:style>
  <w:style w:type="paragraph" w:customStyle="1" w:styleId="CM42">
    <w:name w:val="CM42"/>
    <w:basedOn w:val="Default"/>
    <w:next w:val="Default"/>
    <w:pPr>
      <w:spacing w:after="610"/>
    </w:pPr>
    <w:rPr>
      <w:color w:val="auto"/>
    </w:rPr>
  </w:style>
  <w:style w:type="paragraph" w:customStyle="1" w:styleId="CM43">
    <w:name w:val="CM43"/>
    <w:basedOn w:val="Default"/>
    <w:next w:val="Default"/>
    <w:pPr>
      <w:spacing w:after="475"/>
    </w:pPr>
    <w:rPr>
      <w:color w:val="auto"/>
    </w:rPr>
  </w:style>
  <w:style w:type="paragraph" w:customStyle="1" w:styleId="CM4">
    <w:name w:val="CM4"/>
    <w:basedOn w:val="Default"/>
    <w:next w:val="Default"/>
    <w:pPr>
      <w:spacing w:line="651" w:lineRule="atLeast"/>
    </w:pPr>
    <w:rPr>
      <w:color w:val="auto"/>
    </w:rPr>
  </w:style>
  <w:style w:type="paragraph" w:customStyle="1" w:styleId="CM41">
    <w:name w:val="CM41"/>
    <w:basedOn w:val="Default"/>
    <w:next w:val="Default"/>
    <w:pPr>
      <w:spacing w:after="548"/>
    </w:pPr>
    <w:rPr>
      <w:color w:val="auto"/>
    </w:rPr>
  </w:style>
  <w:style w:type="paragraph" w:customStyle="1" w:styleId="CM46">
    <w:name w:val="CM46"/>
    <w:basedOn w:val="Default"/>
    <w:next w:val="Default"/>
    <w:pPr>
      <w:spacing w:after="268"/>
    </w:pPr>
    <w:rPr>
      <w:color w:val="auto"/>
    </w:rPr>
  </w:style>
  <w:style w:type="paragraph" w:customStyle="1" w:styleId="CM5">
    <w:name w:val="CM5"/>
    <w:basedOn w:val="Default"/>
    <w:next w:val="Default"/>
    <w:pPr>
      <w:spacing w:line="331" w:lineRule="atLeast"/>
    </w:pPr>
    <w:rPr>
      <w:color w:val="auto"/>
    </w:rPr>
  </w:style>
  <w:style w:type="paragraph" w:customStyle="1" w:styleId="CM44">
    <w:name w:val="CM44"/>
    <w:basedOn w:val="Default"/>
    <w:next w:val="Default"/>
    <w:pPr>
      <w:spacing w:after="210"/>
    </w:pPr>
    <w:rPr>
      <w:color w:val="auto"/>
    </w:rPr>
  </w:style>
  <w:style w:type="paragraph" w:customStyle="1" w:styleId="CM6">
    <w:name w:val="CM6"/>
    <w:basedOn w:val="Default"/>
    <w:next w:val="Default"/>
    <w:pPr>
      <w:spacing w:line="368" w:lineRule="atLeast"/>
    </w:pPr>
    <w:rPr>
      <w:color w:val="auto"/>
    </w:rPr>
  </w:style>
  <w:style w:type="paragraph" w:customStyle="1" w:styleId="CM7">
    <w:name w:val="CM7"/>
    <w:basedOn w:val="Default"/>
    <w:next w:val="Default"/>
    <w:pPr>
      <w:spacing w:line="368" w:lineRule="atLeast"/>
    </w:pPr>
    <w:rPr>
      <w:color w:val="auto"/>
    </w:rPr>
  </w:style>
  <w:style w:type="paragraph" w:customStyle="1" w:styleId="CM10">
    <w:name w:val="CM10"/>
    <w:basedOn w:val="Default"/>
    <w:next w:val="Default"/>
    <w:pPr>
      <w:spacing w:line="368" w:lineRule="atLeast"/>
    </w:pPr>
    <w:rPr>
      <w:color w:val="auto"/>
    </w:rPr>
  </w:style>
  <w:style w:type="paragraph" w:customStyle="1" w:styleId="CM11">
    <w:name w:val="CM11"/>
    <w:basedOn w:val="Default"/>
    <w:next w:val="Default"/>
    <w:pPr>
      <w:spacing w:line="368" w:lineRule="atLeast"/>
    </w:pPr>
    <w:rPr>
      <w:color w:val="auto"/>
    </w:rPr>
  </w:style>
  <w:style w:type="paragraph" w:customStyle="1" w:styleId="CM48">
    <w:name w:val="CM48"/>
    <w:basedOn w:val="Default"/>
    <w:next w:val="Default"/>
    <w:pPr>
      <w:spacing w:after="58"/>
    </w:pPr>
    <w:rPr>
      <w:color w:val="auto"/>
    </w:rPr>
  </w:style>
  <w:style w:type="paragraph" w:customStyle="1" w:styleId="CM12">
    <w:name w:val="CM12"/>
    <w:basedOn w:val="Default"/>
    <w:next w:val="Default"/>
    <w:pPr>
      <w:spacing w:line="368" w:lineRule="atLeast"/>
    </w:pPr>
    <w:rPr>
      <w:color w:val="auto"/>
    </w:rPr>
  </w:style>
  <w:style w:type="paragraph" w:customStyle="1" w:styleId="CM49">
    <w:name w:val="CM49"/>
    <w:basedOn w:val="Default"/>
    <w:next w:val="Default"/>
    <w:pPr>
      <w:spacing w:after="603"/>
    </w:pPr>
    <w:rPr>
      <w:color w:val="auto"/>
    </w:rPr>
  </w:style>
  <w:style w:type="paragraph" w:customStyle="1" w:styleId="CM17">
    <w:name w:val="CM17"/>
    <w:basedOn w:val="Default"/>
    <w:next w:val="Default"/>
    <w:pPr>
      <w:spacing w:line="368" w:lineRule="atLeast"/>
    </w:pPr>
    <w:rPr>
      <w:color w:val="auto"/>
    </w:rPr>
  </w:style>
  <w:style w:type="paragraph" w:customStyle="1" w:styleId="CM19">
    <w:name w:val="CM19"/>
    <w:basedOn w:val="Default"/>
    <w:next w:val="Default"/>
    <w:pPr>
      <w:spacing w:line="246" w:lineRule="atLeast"/>
    </w:pPr>
    <w:rPr>
      <w:color w:val="auto"/>
    </w:rPr>
  </w:style>
  <w:style w:type="paragraph" w:customStyle="1" w:styleId="CM21">
    <w:name w:val="CM21"/>
    <w:basedOn w:val="Default"/>
    <w:next w:val="Default"/>
    <w:pPr>
      <w:spacing w:line="368" w:lineRule="atLeast"/>
    </w:pPr>
    <w:rPr>
      <w:color w:val="auto"/>
    </w:rPr>
  </w:style>
  <w:style w:type="paragraph" w:customStyle="1" w:styleId="CM51">
    <w:name w:val="CM51"/>
    <w:basedOn w:val="Default"/>
    <w:next w:val="Default"/>
    <w:pPr>
      <w:spacing w:after="60"/>
    </w:pPr>
    <w:rPr>
      <w:color w:val="auto"/>
    </w:rPr>
  </w:style>
  <w:style w:type="paragraph" w:customStyle="1" w:styleId="CM22">
    <w:name w:val="CM22"/>
    <w:basedOn w:val="Default"/>
    <w:next w:val="Default"/>
    <w:pPr>
      <w:spacing w:line="428" w:lineRule="atLeast"/>
    </w:pPr>
    <w:rPr>
      <w:color w:val="auto"/>
    </w:rPr>
  </w:style>
  <w:style w:type="paragraph" w:customStyle="1" w:styleId="CM45">
    <w:name w:val="CM45"/>
    <w:basedOn w:val="Default"/>
    <w:next w:val="Default"/>
    <w:pPr>
      <w:spacing w:after="107"/>
    </w:pPr>
    <w:rPr>
      <w:color w:val="auto"/>
    </w:rPr>
  </w:style>
  <w:style w:type="paragraph" w:customStyle="1" w:styleId="CM23">
    <w:name w:val="CM23"/>
    <w:basedOn w:val="Default"/>
    <w:next w:val="Default"/>
    <w:pPr>
      <w:spacing w:line="488" w:lineRule="atLeast"/>
    </w:pPr>
    <w:rPr>
      <w:color w:val="auto"/>
    </w:rPr>
  </w:style>
  <w:style w:type="paragraph" w:customStyle="1" w:styleId="CM26">
    <w:name w:val="CM26"/>
    <w:basedOn w:val="Default"/>
    <w:next w:val="Default"/>
    <w:pPr>
      <w:spacing w:line="368" w:lineRule="atLeast"/>
    </w:pPr>
    <w:rPr>
      <w:color w:val="auto"/>
    </w:rPr>
  </w:style>
  <w:style w:type="paragraph" w:customStyle="1" w:styleId="CM27">
    <w:name w:val="CM27"/>
    <w:basedOn w:val="Default"/>
    <w:next w:val="Default"/>
    <w:rPr>
      <w:color w:val="auto"/>
    </w:rPr>
  </w:style>
  <w:style w:type="paragraph" w:customStyle="1" w:styleId="CM25">
    <w:name w:val="CM25"/>
    <w:basedOn w:val="Default"/>
    <w:next w:val="Default"/>
    <w:pPr>
      <w:spacing w:line="368" w:lineRule="atLeast"/>
    </w:pPr>
    <w:rPr>
      <w:color w:val="auto"/>
    </w:rPr>
  </w:style>
  <w:style w:type="paragraph" w:customStyle="1" w:styleId="CM30">
    <w:name w:val="CM30"/>
    <w:basedOn w:val="Default"/>
    <w:next w:val="Default"/>
    <w:pPr>
      <w:spacing w:line="368" w:lineRule="atLeast"/>
    </w:pPr>
    <w:rPr>
      <w:color w:val="auto"/>
    </w:rPr>
  </w:style>
  <w:style w:type="paragraph" w:customStyle="1" w:styleId="CM31">
    <w:name w:val="CM31"/>
    <w:basedOn w:val="Default"/>
    <w:next w:val="Default"/>
    <w:pPr>
      <w:spacing w:line="491" w:lineRule="atLeast"/>
    </w:pPr>
    <w:rPr>
      <w:color w:val="auto"/>
    </w:rPr>
  </w:style>
  <w:style w:type="paragraph" w:customStyle="1" w:styleId="CM32">
    <w:name w:val="CM32"/>
    <w:basedOn w:val="Default"/>
    <w:next w:val="Default"/>
    <w:pPr>
      <w:spacing w:line="488" w:lineRule="atLeast"/>
    </w:pPr>
    <w:rPr>
      <w:color w:val="auto"/>
    </w:rPr>
  </w:style>
  <w:style w:type="paragraph" w:customStyle="1" w:styleId="CM50">
    <w:name w:val="CM50"/>
    <w:basedOn w:val="Default"/>
    <w:next w:val="Default"/>
    <w:pPr>
      <w:spacing w:after="480"/>
    </w:pPr>
    <w:rPr>
      <w:color w:val="auto"/>
    </w:rPr>
  </w:style>
  <w:style w:type="paragraph" w:customStyle="1" w:styleId="CM33">
    <w:name w:val="CM33"/>
    <w:basedOn w:val="Default"/>
    <w:next w:val="Default"/>
    <w:pPr>
      <w:spacing w:line="488" w:lineRule="atLeast"/>
    </w:pPr>
    <w:rPr>
      <w:color w:val="auto"/>
    </w:rPr>
  </w:style>
  <w:style w:type="paragraph" w:customStyle="1" w:styleId="CM34">
    <w:name w:val="CM34"/>
    <w:basedOn w:val="Default"/>
    <w:next w:val="Default"/>
    <w:pPr>
      <w:spacing w:line="418" w:lineRule="atLeast"/>
    </w:pPr>
    <w:rPr>
      <w:color w:val="auto"/>
    </w:rPr>
  </w:style>
  <w:style w:type="paragraph" w:customStyle="1" w:styleId="CM35">
    <w:name w:val="CM35"/>
    <w:basedOn w:val="Default"/>
    <w:next w:val="Default"/>
    <w:pPr>
      <w:spacing w:line="266" w:lineRule="atLeast"/>
    </w:pPr>
    <w:rPr>
      <w:color w:val="auto"/>
    </w:rPr>
  </w:style>
  <w:style w:type="paragraph" w:customStyle="1" w:styleId="CM52">
    <w:name w:val="CM52"/>
    <w:basedOn w:val="Default"/>
    <w:next w:val="Default"/>
    <w:pPr>
      <w:spacing w:after="923"/>
    </w:pPr>
    <w:rPr>
      <w:color w:val="auto"/>
    </w:rPr>
  </w:style>
  <w:style w:type="table" w:styleId="a4">
    <w:name w:val="Table Grid"/>
    <w:basedOn w:val="a2"/>
    <w:rsid w:val="002D5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a6"/>
    <w:rsid w:val="00C4387E"/>
    <w:pPr>
      <w:tabs>
        <w:tab w:val="center" w:pos="4153"/>
        <w:tab w:val="right" w:pos="8306"/>
      </w:tabs>
    </w:pPr>
    <w:rPr>
      <w:lang w:val="en-GB"/>
    </w:rPr>
  </w:style>
  <w:style w:type="paragraph" w:styleId="a7">
    <w:name w:val="footer"/>
    <w:basedOn w:val="a0"/>
    <w:link w:val="a8"/>
    <w:uiPriority w:val="99"/>
    <w:rsid w:val="00C4387E"/>
    <w:pPr>
      <w:tabs>
        <w:tab w:val="center" w:pos="4320"/>
        <w:tab w:val="right" w:pos="8640"/>
      </w:tabs>
    </w:pPr>
  </w:style>
  <w:style w:type="character" w:styleId="a9">
    <w:name w:val="page number"/>
    <w:basedOn w:val="a1"/>
    <w:rsid w:val="000B3DD3"/>
  </w:style>
  <w:style w:type="paragraph" w:styleId="aa">
    <w:name w:val="Balloon Text"/>
    <w:basedOn w:val="a0"/>
    <w:semiHidden/>
    <w:rsid w:val="00D6316C"/>
    <w:rPr>
      <w:rFonts w:ascii="Tahoma" w:hAnsi="Tahoma" w:cs="Tahoma"/>
      <w:sz w:val="16"/>
      <w:szCs w:val="16"/>
    </w:rPr>
  </w:style>
  <w:style w:type="paragraph" w:styleId="ab">
    <w:name w:val="Body Text"/>
    <w:rsid w:val="00D6316C"/>
    <w:pPr>
      <w:widowControl w:val="0"/>
      <w:spacing w:line="360" w:lineRule="auto"/>
      <w:ind w:left="284"/>
      <w:jc w:val="both"/>
    </w:pPr>
    <w:rPr>
      <w:rFonts w:eastAsia="Tahoma"/>
      <w:noProof/>
      <w:sz w:val="24"/>
    </w:rPr>
  </w:style>
  <w:style w:type="paragraph" w:styleId="ac">
    <w:name w:val="Normal (Web)"/>
    <w:basedOn w:val="a0"/>
    <w:uiPriority w:val="99"/>
    <w:rsid w:val="005335AC"/>
    <w:rPr>
      <w:sz w:val="24"/>
      <w:szCs w:val="24"/>
      <w:lang w:val="ru-RU" w:eastAsia="ru-RU"/>
    </w:rPr>
  </w:style>
  <w:style w:type="paragraph" w:styleId="20">
    <w:name w:val="Body Text 2"/>
    <w:basedOn w:val="a0"/>
    <w:rsid w:val="004572C2"/>
    <w:pPr>
      <w:spacing w:after="120" w:line="480" w:lineRule="auto"/>
    </w:pPr>
    <w:rPr>
      <w:lang w:val="ru-RU" w:eastAsia="ru-RU"/>
    </w:rPr>
  </w:style>
  <w:style w:type="paragraph" w:styleId="21">
    <w:name w:val="Body Text Indent 2"/>
    <w:basedOn w:val="a0"/>
    <w:rsid w:val="004572C2"/>
    <w:pPr>
      <w:spacing w:after="120" w:line="480" w:lineRule="auto"/>
      <w:ind w:left="283"/>
    </w:pPr>
    <w:rPr>
      <w:lang w:val="ru-RU" w:eastAsia="ru-RU"/>
    </w:rPr>
  </w:style>
  <w:style w:type="character" w:styleId="ad">
    <w:name w:val="annotation reference"/>
    <w:semiHidden/>
    <w:rsid w:val="005D072E"/>
    <w:rPr>
      <w:sz w:val="16"/>
      <w:szCs w:val="16"/>
    </w:rPr>
  </w:style>
  <w:style w:type="paragraph" w:styleId="ae">
    <w:name w:val="annotation text"/>
    <w:basedOn w:val="a0"/>
    <w:semiHidden/>
    <w:rsid w:val="005D072E"/>
    <w:rPr>
      <w:rFonts w:eastAsia="MS Mincho"/>
    </w:rPr>
  </w:style>
  <w:style w:type="paragraph" w:customStyle="1" w:styleId="BodyBullet">
    <w:name w:val="BodyBullet"/>
    <w:basedOn w:val="a0"/>
    <w:rsid w:val="00EE1976"/>
    <w:pPr>
      <w:numPr>
        <w:numId w:val="1"/>
      </w:numPr>
      <w:jc w:val="both"/>
    </w:pPr>
    <w:rPr>
      <w:sz w:val="24"/>
      <w:szCs w:val="24"/>
      <w:lang w:val="ru-RU" w:eastAsia="ru-RU"/>
    </w:rPr>
  </w:style>
  <w:style w:type="paragraph" w:styleId="30">
    <w:name w:val="toc 3"/>
    <w:basedOn w:val="a0"/>
    <w:next w:val="a0"/>
    <w:autoRedefine/>
    <w:semiHidden/>
    <w:rsid w:val="00786AD9"/>
    <w:pPr>
      <w:ind w:left="400"/>
    </w:pPr>
  </w:style>
  <w:style w:type="paragraph" w:styleId="10">
    <w:name w:val="toc 1"/>
    <w:basedOn w:val="a0"/>
    <w:next w:val="a0"/>
    <w:autoRedefine/>
    <w:uiPriority w:val="39"/>
    <w:rsid w:val="00786AD9"/>
  </w:style>
  <w:style w:type="character" w:styleId="af">
    <w:name w:val="Hyperlink"/>
    <w:uiPriority w:val="99"/>
    <w:rsid w:val="00786AD9"/>
    <w:rPr>
      <w:color w:val="0000FF"/>
      <w:u w:val="single"/>
    </w:rPr>
  </w:style>
  <w:style w:type="paragraph" w:styleId="af0">
    <w:name w:val="annotation subject"/>
    <w:basedOn w:val="ae"/>
    <w:next w:val="ae"/>
    <w:semiHidden/>
    <w:rsid w:val="00181F8A"/>
    <w:rPr>
      <w:rFonts w:eastAsia="Times New Roman"/>
      <w:b/>
      <w:bCs/>
    </w:rPr>
  </w:style>
  <w:style w:type="paragraph" w:customStyle="1" w:styleId="ReportTextCharChar">
    <w:name w:val="Report Text Char Char"/>
    <w:basedOn w:val="a0"/>
    <w:link w:val="ReportTextCharCharChar"/>
    <w:rsid w:val="0039625C"/>
    <w:pPr>
      <w:spacing w:before="138"/>
      <w:ind w:left="1080"/>
    </w:pPr>
    <w:rPr>
      <w:rFonts w:ascii="Arial" w:eastAsia="MS Mincho" w:hAnsi="Arial"/>
      <w:lang w:val="en-GB"/>
    </w:rPr>
  </w:style>
  <w:style w:type="character" w:customStyle="1" w:styleId="ReportTextCharCharChar">
    <w:name w:val="Report Text Char Char Char"/>
    <w:link w:val="ReportTextCharChar"/>
    <w:rsid w:val="0039625C"/>
    <w:rPr>
      <w:rFonts w:ascii="Arial" w:eastAsia="MS Mincho" w:hAnsi="Arial"/>
      <w:lang w:val="en-GB" w:eastAsia="en-US" w:bidi="ar-SA"/>
    </w:rPr>
  </w:style>
  <w:style w:type="paragraph" w:customStyle="1" w:styleId="ReportLevel1">
    <w:name w:val="Report Level 1"/>
    <w:basedOn w:val="a0"/>
    <w:next w:val="ReportTextCharChar"/>
    <w:link w:val="ReportLevel1Char"/>
    <w:rsid w:val="0039625C"/>
    <w:pPr>
      <w:pageBreakBefore/>
      <w:numPr>
        <w:numId w:val="3"/>
      </w:numPr>
      <w:spacing w:before="60"/>
      <w:outlineLvl w:val="0"/>
    </w:pPr>
    <w:rPr>
      <w:rFonts w:ascii="Arial" w:eastAsia="MS Mincho" w:hAnsi="Arial"/>
      <w:b/>
      <w:caps/>
      <w:sz w:val="24"/>
      <w:lang w:val="en-GB"/>
    </w:rPr>
  </w:style>
  <w:style w:type="paragraph" w:customStyle="1" w:styleId="ReportLevel2">
    <w:name w:val="Report Level 2"/>
    <w:basedOn w:val="ReportLevel1"/>
    <w:next w:val="ReportTextCharChar"/>
    <w:link w:val="ReportLevel2Char1"/>
    <w:rsid w:val="0039625C"/>
    <w:pPr>
      <w:pageBreakBefore w:val="0"/>
      <w:numPr>
        <w:ilvl w:val="1"/>
      </w:numPr>
      <w:spacing w:before="240"/>
      <w:outlineLvl w:val="1"/>
    </w:pPr>
    <w:rPr>
      <w:caps w:val="0"/>
    </w:rPr>
  </w:style>
  <w:style w:type="paragraph" w:customStyle="1" w:styleId="ReportLevel3">
    <w:name w:val="Report Level 3"/>
    <w:basedOn w:val="ReportLevel1"/>
    <w:next w:val="ReportTextCharChar"/>
    <w:rsid w:val="0039625C"/>
    <w:pPr>
      <w:pageBreakBefore w:val="0"/>
      <w:numPr>
        <w:ilvl w:val="2"/>
      </w:numPr>
      <w:tabs>
        <w:tab w:val="left" w:pos="2160"/>
      </w:tabs>
      <w:spacing w:before="260"/>
      <w:outlineLvl w:val="2"/>
    </w:pPr>
    <w:rPr>
      <w:caps w:val="0"/>
      <w:sz w:val="20"/>
    </w:rPr>
  </w:style>
  <w:style w:type="paragraph" w:customStyle="1" w:styleId="ReportLevel4">
    <w:name w:val="Report Level 4"/>
    <w:basedOn w:val="ReportLevel3"/>
    <w:next w:val="ReportTextCharChar"/>
    <w:rsid w:val="0039625C"/>
    <w:pPr>
      <w:numPr>
        <w:ilvl w:val="3"/>
      </w:numPr>
      <w:outlineLvl w:val="3"/>
    </w:pPr>
  </w:style>
  <w:style w:type="character" w:customStyle="1" w:styleId="ReportLevel2Char1">
    <w:name w:val="Report Level 2 Char1"/>
    <w:link w:val="ReportLevel2"/>
    <w:rsid w:val="0039625C"/>
    <w:rPr>
      <w:rFonts w:ascii="Arial" w:eastAsia="MS Mincho" w:hAnsi="Arial"/>
      <w:b/>
      <w:sz w:val="24"/>
      <w:lang w:val="en-GB" w:eastAsia="en-US" w:bidi="ar-SA"/>
    </w:rPr>
  </w:style>
  <w:style w:type="paragraph" w:customStyle="1" w:styleId="ReportText">
    <w:name w:val="Report Text"/>
    <w:basedOn w:val="a0"/>
    <w:rsid w:val="00801965"/>
    <w:pPr>
      <w:spacing w:before="138"/>
    </w:pPr>
    <w:rPr>
      <w:sz w:val="22"/>
      <w:lang w:val="en-GB"/>
    </w:rPr>
  </w:style>
  <w:style w:type="paragraph" w:customStyle="1" w:styleId="af1">
    <w:name w:val="Текст ТЗ"/>
    <w:basedOn w:val="a0"/>
    <w:rsid w:val="003951C4"/>
    <w:pPr>
      <w:spacing w:before="120"/>
      <w:ind w:firstLine="680"/>
      <w:jc w:val="both"/>
    </w:pPr>
    <w:rPr>
      <w:snapToGrid w:val="0"/>
      <w:sz w:val="26"/>
      <w:szCs w:val="26"/>
      <w:lang w:val="ru-RU" w:eastAsia="ru-RU"/>
    </w:rPr>
  </w:style>
  <w:style w:type="paragraph" w:styleId="af2">
    <w:name w:val="Body Text Indent"/>
    <w:basedOn w:val="a0"/>
    <w:rsid w:val="007C080C"/>
    <w:pPr>
      <w:spacing w:after="120"/>
      <w:ind w:left="283"/>
    </w:pPr>
  </w:style>
  <w:style w:type="paragraph" w:styleId="af3">
    <w:name w:val="Plain Text"/>
    <w:basedOn w:val="a0"/>
    <w:rsid w:val="00C4769C"/>
    <w:rPr>
      <w:rFonts w:ascii="Courier New" w:hAnsi="Courier New" w:cs="Courier New"/>
      <w:lang w:val="ru-RU" w:eastAsia="ru-RU"/>
    </w:rPr>
  </w:style>
  <w:style w:type="paragraph" w:customStyle="1" w:styleId="af4">
    <w:name w:val="Знак Знак"/>
    <w:basedOn w:val="a0"/>
    <w:rsid w:val="00581D0E"/>
    <w:pPr>
      <w:tabs>
        <w:tab w:val="left" w:pos="540"/>
        <w:tab w:val="left" w:pos="1260"/>
        <w:tab w:val="left" w:pos="1800"/>
      </w:tabs>
      <w:spacing w:before="240" w:after="160" w:line="240" w:lineRule="exact"/>
    </w:pPr>
    <w:rPr>
      <w:rFonts w:ascii="Verdana" w:hAnsi="Verdana"/>
      <w:sz w:val="24"/>
    </w:rPr>
  </w:style>
  <w:style w:type="paragraph" w:customStyle="1" w:styleId="SKbullet">
    <w:name w:val="_SK_bullet"/>
    <w:basedOn w:val="a0"/>
    <w:rsid w:val="00F02C0A"/>
    <w:pPr>
      <w:numPr>
        <w:numId w:val="4"/>
      </w:numPr>
    </w:pPr>
    <w:rPr>
      <w:rFonts w:ascii="Arial" w:hAnsi="Arial"/>
    </w:rPr>
  </w:style>
  <w:style w:type="paragraph" w:customStyle="1" w:styleId="ReportLevel2Char">
    <w:name w:val="Report Level 2 Char"/>
    <w:basedOn w:val="ReportLevel1"/>
    <w:next w:val="a0"/>
    <w:link w:val="ReportLevel2CharChar"/>
    <w:rsid w:val="004E1F08"/>
    <w:pPr>
      <w:pageBreakBefore w:val="0"/>
      <w:numPr>
        <w:numId w:val="0"/>
      </w:numPr>
      <w:tabs>
        <w:tab w:val="num" w:pos="1080"/>
      </w:tabs>
      <w:spacing w:before="240"/>
      <w:ind w:left="1077" w:hanging="1077"/>
      <w:outlineLvl w:val="1"/>
    </w:pPr>
    <w:rPr>
      <w:caps w:val="0"/>
    </w:rPr>
  </w:style>
  <w:style w:type="character" w:customStyle="1" w:styleId="ReportLevel2CharChar">
    <w:name w:val="Report Level 2 Char Char"/>
    <w:link w:val="ReportLevel2Char"/>
    <w:rsid w:val="004E1F08"/>
    <w:rPr>
      <w:rFonts w:ascii="Arial" w:eastAsia="MS Mincho" w:hAnsi="Arial"/>
      <w:b/>
      <w:sz w:val="24"/>
      <w:lang w:val="en-GB" w:eastAsia="en-US" w:bidi="ar-SA"/>
    </w:rPr>
  </w:style>
  <w:style w:type="character" w:customStyle="1" w:styleId="ReportLevel1Char">
    <w:name w:val="Report Level 1 Char"/>
    <w:link w:val="ReportLevel1"/>
    <w:rsid w:val="004E1F08"/>
    <w:rPr>
      <w:rFonts w:ascii="Arial" w:eastAsia="MS Mincho" w:hAnsi="Arial"/>
      <w:b/>
      <w:caps/>
      <w:sz w:val="24"/>
      <w:lang w:val="en-GB" w:eastAsia="en-US" w:bidi="ar-SA"/>
    </w:rPr>
  </w:style>
  <w:style w:type="paragraph" w:customStyle="1" w:styleId="a">
    <w:name w:val="Список нум."/>
    <w:basedOn w:val="a0"/>
    <w:rsid w:val="00195D5A"/>
    <w:pPr>
      <w:keepNext/>
      <w:numPr>
        <w:numId w:val="17"/>
      </w:numPr>
      <w:tabs>
        <w:tab w:val="left" w:pos="1701"/>
      </w:tabs>
      <w:spacing w:before="120" w:after="120" w:line="360" w:lineRule="auto"/>
    </w:pPr>
    <w:rPr>
      <w:rFonts w:ascii="Arial" w:hAnsi="Arial"/>
      <w:sz w:val="24"/>
      <w:lang w:val="ru-RU"/>
    </w:rPr>
  </w:style>
  <w:style w:type="paragraph" w:customStyle="1" w:styleId="Normal1">
    <w:name w:val="Normal1"/>
    <w:rsid w:val="00B43E9E"/>
    <w:pPr>
      <w:jc w:val="both"/>
    </w:pPr>
    <w:rPr>
      <w:b/>
      <w:snapToGrid w:val="0"/>
      <w:sz w:val="22"/>
    </w:rPr>
  </w:style>
  <w:style w:type="paragraph" w:customStyle="1" w:styleId="af5">
    <w:name w:val="Отступ"/>
    <w:basedOn w:val="a0"/>
    <w:rsid w:val="00B43E9E"/>
    <w:pPr>
      <w:spacing w:before="120"/>
      <w:ind w:left="3119" w:hanging="3119"/>
    </w:pPr>
    <w:rPr>
      <w:sz w:val="22"/>
      <w:lang w:val="ru-RU" w:eastAsia="ru-RU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Normal2">
    <w:name w:val="Normal2"/>
    <w:rsid w:val="008219FA"/>
    <w:pPr>
      <w:spacing w:before="100" w:after="100"/>
    </w:pPr>
    <w:rPr>
      <w:snapToGrid w:val="0"/>
      <w:sz w:val="24"/>
      <w:szCs w:val="24"/>
    </w:rPr>
  </w:style>
  <w:style w:type="paragraph" w:styleId="22">
    <w:name w:val="toc 2"/>
    <w:basedOn w:val="a0"/>
    <w:next w:val="a0"/>
    <w:autoRedefine/>
    <w:uiPriority w:val="39"/>
    <w:rsid w:val="00B44348"/>
    <w:pPr>
      <w:ind w:left="200"/>
    </w:pPr>
  </w:style>
  <w:style w:type="character" w:customStyle="1" w:styleId="11">
    <w:name w:val="Неразрешенное упоминание1"/>
    <w:uiPriority w:val="99"/>
    <w:semiHidden/>
    <w:unhideWhenUsed/>
    <w:rsid w:val="00BF7653"/>
    <w:rPr>
      <w:color w:val="605E5C"/>
      <w:shd w:val="clear" w:color="auto" w:fill="E1DFDD"/>
    </w:rPr>
  </w:style>
  <w:style w:type="character" w:customStyle="1" w:styleId="a8">
    <w:name w:val="Нижний колонтитул Знак"/>
    <w:link w:val="a7"/>
    <w:uiPriority w:val="99"/>
    <w:rsid w:val="003D29C4"/>
    <w:rPr>
      <w:lang w:val="en-US" w:eastAsia="en-US"/>
    </w:rPr>
  </w:style>
  <w:style w:type="character" w:customStyle="1" w:styleId="a6">
    <w:name w:val="Верхний колонтитул Знак"/>
    <w:link w:val="a5"/>
    <w:uiPriority w:val="99"/>
    <w:rsid w:val="00EF7ABF"/>
    <w:rPr>
      <w:lang w:val="en-GB" w:eastAsia="en-US"/>
    </w:rPr>
  </w:style>
  <w:style w:type="character" w:customStyle="1" w:styleId="23">
    <w:name w:val="Неразрешенное упоминание2"/>
    <w:basedOn w:val="a1"/>
    <w:uiPriority w:val="99"/>
    <w:semiHidden/>
    <w:unhideWhenUsed/>
    <w:rsid w:val="001D6C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6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35</Pages>
  <Words>7839</Words>
  <Characters>44687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Microsoft Word - Tenants Manual Final DRAFT under revision for issue _2_.doc</vt:lpstr>
      <vt:lpstr>Microsoft Word - Tenants Manual Final DRAFT under revision for issue _2_.doc</vt:lpstr>
    </vt:vector>
  </TitlesOfParts>
  <Company>IDA International Ltd</Company>
  <LinksUpToDate>false</LinksUpToDate>
  <CharactersWithSpaces>52422</CharactersWithSpaces>
  <SharedDoc>false</SharedDoc>
  <HLinks>
    <vt:vector size="42" baseType="variant">
      <vt:variant>
        <vt:i4>1179689</vt:i4>
      </vt:variant>
      <vt:variant>
        <vt:i4>33</vt:i4>
      </vt:variant>
      <vt:variant>
        <vt:i4>0</vt:i4>
      </vt:variant>
      <vt:variant>
        <vt:i4>5</vt:i4>
      </vt:variant>
      <vt:variant>
        <vt:lpwstr>https://alfabank.st/files/office/TZ_pril-2.pdf</vt:lpwstr>
      </vt:variant>
      <vt:variant>
        <vt:lpwstr/>
      </vt:variant>
      <vt:variant>
        <vt:i4>1114153</vt:i4>
      </vt:variant>
      <vt:variant>
        <vt:i4>30</vt:i4>
      </vt:variant>
      <vt:variant>
        <vt:i4>0</vt:i4>
      </vt:variant>
      <vt:variant>
        <vt:i4>5</vt:i4>
      </vt:variant>
      <vt:variant>
        <vt:lpwstr>https://alfabank.st/files/office/TZ_pril-1.pdf</vt:lpwstr>
      </vt:variant>
      <vt:variant>
        <vt:lpwstr/>
      </vt:variant>
      <vt:variant>
        <vt:i4>3997735</vt:i4>
      </vt:variant>
      <vt:variant>
        <vt:i4>27</vt:i4>
      </vt:variant>
      <vt:variant>
        <vt:i4>0</vt:i4>
      </vt:variant>
      <vt:variant>
        <vt:i4>5</vt:i4>
      </vt:variant>
      <vt:variant>
        <vt:lpwstr>https://alfabank.st/files/office/TZ.pdf</vt:lpwstr>
      </vt:variant>
      <vt:variant>
        <vt:lpwstr/>
      </vt:variant>
      <vt:variant>
        <vt:i4>1441851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_Toc77855112</vt:lpwstr>
      </vt:variant>
      <vt:variant>
        <vt:i4>1376315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_Toc77855111</vt:lpwstr>
      </vt:variant>
      <vt:variant>
        <vt:i4>1310779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_Toc77855110</vt:lpwstr>
      </vt:variant>
      <vt:variant>
        <vt:i4>1900602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_Toc77855109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Tenants Manual Final DRAFT under revision for issue _2_.doc</dc:title>
  <dc:subject/>
  <dc:creator>egorushkov</dc:creator>
  <cp:keywords/>
  <dc:description/>
  <cp:lastModifiedBy>ALI</cp:lastModifiedBy>
  <cp:revision>11</cp:revision>
  <cp:lastPrinted>2010-03-22T11:21:00Z</cp:lastPrinted>
  <dcterms:created xsi:type="dcterms:W3CDTF">2026-08-19T09:37:00Z</dcterms:created>
  <dcterms:modified xsi:type="dcterms:W3CDTF">2026-08-20T12:01:00Z</dcterms:modified>
</cp:coreProperties>
</file>