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22B61" w14:textId="77777777" w:rsidR="000907A4" w:rsidRPr="008B7AFB" w:rsidRDefault="00B95364" w:rsidP="002A31E8">
      <w:pPr>
        <w:pStyle w:val="1"/>
        <w:rPr>
          <w:sz w:val="24"/>
          <w:szCs w:val="24"/>
        </w:rPr>
      </w:pPr>
      <w:bookmarkStart w:id="0" w:name="_Toc167014725"/>
      <w:bookmarkStart w:id="1" w:name="_Toc167015936"/>
      <w:bookmarkStart w:id="2" w:name="_Toc167016099"/>
      <w:bookmarkStart w:id="3" w:name="_Toc167017371"/>
      <w:bookmarkStart w:id="4" w:name="_Toc176260306"/>
      <w:bookmarkStart w:id="5" w:name="_Toc208050220"/>
      <w:bookmarkStart w:id="6" w:name="_Toc208301291"/>
      <w:bookmarkStart w:id="7" w:name="_Toc208306114"/>
      <w:bookmarkStart w:id="8" w:name="_Toc208314213"/>
      <w:bookmarkStart w:id="9" w:name="_Toc210452707"/>
      <w:bookmarkStart w:id="10" w:name="_Toc210458792"/>
      <w:bookmarkStart w:id="11" w:name="_Toc211341542"/>
      <w:bookmarkStart w:id="12" w:name="_Toc217461655"/>
      <w:bookmarkStart w:id="13" w:name="_Toc231046560"/>
      <w:bookmarkStart w:id="14" w:name="_Toc231046715"/>
      <w:bookmarkStart w:id="15" w:name="_Toc231046875"/>
      <w:bookmarkStart w:id="16" w:name="_Toc245804972"/>
      <w:bookmarkStart w:id="17" w:name="_Toc245896302"/>
      <w:bookmarkStart w:id="18" w:name="_Toc245896415"/>
      <w:r>
        <w:rPr>
          <w:sz w:val="24"/>
          <w:szCs w:val="24"/>
        </w:rPr>
        <w:t xml:space="preserve">ТРЕБОВАНИЯ К </w:t>
      </w:r>
      <w:r w:rsidR="0070034F">
        <w:rPr>
          <w:sz w:val="24"/>
          <w:szCs w:val="24"/>
        </w:rPr>
        <w:t>ИНЖЕНЕРНЫМ СИСТЕМАМ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p w14:paraId="4B355C13" w14:textId="0FC1FB8A" w:rsidR="0044052D" w:rsidRDefault="0044052D" w:rsidP="0044052D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4E1F08">
        <w:rPr>
          <w:rFonts w:ascii="Arial" w:hAnsi="Arial" w:cs="Arial"/>
          <w:color w:val="000000"/>
          <w:sz w:val="20"/>
          <w:lang w:val="ru-RU"/>
        </w:rPr>
        <w:t xml:space="preserve">В данном </w:t>
      </w:r>
      <w:r w:rsidR="00644E79">
        <w:rPr>
          <w:rFonts w:ascii="Arial" w:hAnsi="Arial" w:cs="Arial"/>
          <w:color w:val="000000"/>
          <w:sz w:val="20"/>
          <w:lang w:val="ru-RU"/>
        </w:rPr>
        <w:t>Приложении</w:t>
      </w:r>
      <w:r w:rsidRPr="004E1F08">
        <w:rPr>
          <w:rFonts w:ascii="Arial" w:hAnsi="Arial" w:cs="Arial"/>
          <w:color w:val="000000"/>
          <w:sz w:val="20"/>
          <w:lang w:val="ru-RU"/>
        </w:rPr>
        <w:t xml:space="preserve"> изложены требования к </w:t>
      </w:r>
      <w:r w:rsidR="00644E79">
        <w:rPr>
          <w:rFonts w:ascii="Arial" w:hAnsi="Arial" w:cs="Arial"/>
          <w:color w:val="000000"/>
          <w:sz w:val="20"/>
          <w:lang w:val="ru-RU"/>
        </w:rPr>
        <w:t xml:space="preserve">проектированию и монтажу </w:t>
      </w:r>
      <w:r w:rsidRPr="004E1F08">
        <w:rPr>
          <w:rFonts w:ascii="Arial" w:hAnsi="Arial" w:cs="Arial"/>
          <w:color w:val="000000"/>
          <w:sz w:val="20"/>
          <w:lang w:val="ru-RU"/>
        </w:rPr>
        <w:t>инженерны</w:t>
      </w:r>
      <w:r w:rsidR="00644E79">
        <w:rPr>
          <w:rFonts w:ascii="Arial" w:hAnsi="Arial" w:cs="Arial"/>
          <w:color w:val="000000"/>
          <w:sz w:val="20"/>
          <w:lang w:val="ru-RU"/>
        </w:rPr>
        <w:t>х</w:t>
      </w:r>
      <w:r w:rsidRPr="004E1F08">
        <w:rPr>
          <w:rFonts w:ascii="Arial" w:hAnsi="Arial" w:cs="Arial"/>
          <w:color w:val="000000"/>
          <w:sz w:val="20"/>
          <w:lang w:val="ru-RU"/>
        </w:rPr>
        <w:t xml:space="preserve"> систем </w:t>
      </w:r>
      <w:r w:rsidR="00E56369">
        <w:rPr>
          <w:rFonts w:ascii="Arial" w:hAnsi="Arial" w:cs="Arial"/>
          <w:color w:val="000000"/>
          <w:sz w:val="20"/>
          <w:lang w:val="ru-RU"/>
        </w:rPr>
        <w:t>для кредитно-кассового офиса Банка</w:t>
      </w:r>
      <w:r w:rsidRPr="004E1F08">
        <w:rPr>
          <w:rFonts w:ascii="Arial" w:hAnsi="Arial" w:cs="Arial"/>
          <w:color w:val="000000"/>
          <w:sz w:val="20"/>
          <w:lang w:val="ru-RU"/>
        </w:rPr>
        <w:t>.</w:t>
      </w:r>
    </w:p>
    <w:p w14:paraId="1FDB9FBF" w14:textId="413EBD74" w:rsidR="003A1AD5" w:rsidRDefault="003A1AD5" w:rsidP="0044052D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При проектировании необходимо учитывать, что в</w:t>
      </w:r>
      <w:r w:rsidRPr="003A1AD5">
        <w:rPr>
          <w:rFonts w:ascii="Arial" w:hAnsi="Arial" w:cs="Arial"/>
          <w:color w:val="000000"/>
          <w:sz w:val="20"/>
          <w:lang w:val="ru-RU"/>
        </w:rPr>
        <w:t>се коммуникации (трубопроводы, кабели, воздуховоды и т.п.) должны прокладываться скрытно за обшивкой стен, потолков или в специально смонтированных коробах. В случае прокладки коммуникаций под потолком (скрыто или открыто), они должны быть максимально прижаты к перекрытию и по высоте не превышать 300 мм. В оперзале кабели, трубопроводы должны прокладываться в лотках металлических неперфорированных. В случае невыполнения данного условия, каждый такой случай должен быть отдельно согласован Заказчиком.</w:t>
      </w:r>
    </w:p>
    <w:p w14:paraId="1EF6F4A4" w14:textId="20305CD5" w:rsidR="008D4153" w:rsidRPr="004A62C7" w:rsidRDefault="008D4153" w:rsidP="0044052D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Все разделы проекта должны быть согласованы с Заказчиком и Собственником здания.</w:t>
      </w:r>
    </w:p>
    <w:p w14:paraId="6ED838AF" w14:textId="62C486FB" w:rsidR="0044052D" w:rsidRPr="00097B41" w:rsidRDefault="0044052D" w:rsidP="0044052D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19" w:name="_Toc56378892"/>
      <w:r w:rsidRPr="00097B41">
        <w:rPr>
          <w:bCs/>
          <w:color w:val="000000"/>
          <w:sz w:val="20"/>
          <w:lang w:val="ru-RU"/>
        </w:rPr>
        <w:lastRenderedPageBreak/>
        <w:t xml:space="preserve">Водоснабжение </w:t>
      </w:r>
      <w:r>
        <w:rPr>
          <w:bCs/>
          <w:color w:val="000000"/>
          <w:sz w:val="20"/>
          <w:lang w:val="ru-RU"/>
        </w:rPr>
        <w:t xml:space="preserve">и </w:t>
      </w:r>
      <w:bookmarkEnd w:id="19"/>
      <w:r w:rsidR="00FD62AF">
        <w:rPr>
          <w:bCs/>
          <w:color w:val="000000"/>
          <w:sz w:val="20"/>
          <w:lang w:val="ru-RU"/>
        </w:rPr>
        <w:t>ВОДООТВЕДЕНИЕ</w:t>
      </w:r>
    </w:p>
    <w:p w14:paraId="7803943F" w14:textId="55B7238B" w:rsidR="0044052D" w:rsidRPr="009F0BC2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20" w:name="_Toc56378893"/>
      <w:r w:rsidRPr="009F0BC2">
        <w:rPr>
          <w:bCs/>
          <w:color w:val="000000"/>
          <w:sz w:val="20"/>
          <w:lang w:val="ru-RU" w:eastAsia="ja-JP"/>
        </w:rPr>
        <w:t xml:space="preserve">Общие </w:t>
      </w:r>
      <w:bookmarkEnd w:id="20"/>
      <w:r w:rsidR="00AC0F1B">
        <w:rPr>
          <w:bCs/>
          <w:color w:val="000000"/>
          <w:sz w:val="20"/>
          <w:lang w:val="ru-RU" w:eastAsia="ja-JP"/>
        </w:rPr>
        <w:t>положения</w:t>
      </w:r>
    </w:p>
    <w:p w14:paraId="371652AF" w14:textId="2BE07DD4" w:rsidR="006D1DF1" w:rsidRPr="006629B8" w:rsidRDefault="006D1DF1" w:rsidP="00132D9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6629B8">
        <w:rPr>
          <w:b w:val="0"/>
          <w:color w:val="000000"/>
          <w:sz w:val="20"/>
          <w:lang w:val="ru-RU" w:eastAsia="ja-JP"/>
        </w:rPr>
        <w:t>Проектная документация раздела Водоснабжение и Водоотведение (далее ВВ) должна быть разработана в соответствии со следующими нормативными документами:</w:t>
      </w:r>
    </w:p>
    <w:p w14:paraId="6E6EDA57" w14:textId="4E6F0761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Федеральный закон от 22 июля 2008 г. N 123-ФЗ Технический регламент о требованиях пожарной безопасности;</w:t>
      </w:r>
    </w:p>
    <w:p w14:paraId="2DBB227C" w14:textId="3BA6F93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7F26B1A8" w14:textId="0FB27318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30.13330.2020 Внутренний водопровод и канализация зданий;</w:t>
      </w:r>
    </w:p>
    <w:p w14:paraId="0A7A663B" w14:textId="147AECBB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40-102-2000 Проектирование и монтаж трубопроводов систем водоснабжения и канализации из полимерных материалов. Общие требования;</w:t>
      </w:r>
    </w:p>
    <w:p w14:paraId="14B0A400" w14:textId="393FE2DD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40-107-2003 Проектирование, монтаж и эксплуатация систем внутренней канализации из полипропиленовых труб;</w:t>
      </w:r>
    </w:p>
    <w:p w14:paraId="5790612D" w14:textId="62EF114C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58ECD8A2" w14:textId="087788B9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61.13330.2012 Тепловая изоляция оборудования и трубопроводов;</w:t>
      </w:r>
    </w:p>
    <w:p w14:paraId="113F9E2A" w14:textId="6CC4DB33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73.13330.2016 Внутренние санитарно-технические системы зданий;</w:t>
      </w:r>
    </w:p>
    <w:p w14:paraId="50A36688" w14:textId="571A23FE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27A14EDE" w14:textId="20E3B9D7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 xml:space="preserve">СП </w:t>
      </w:r>
      <w:ins w:id="21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118.13330.2022</w:t>
        </w:r>
      </w:ins>
      <w:del w:id="22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118.13330.2012</w:delText>
        </w:r>
      </w:del>
      <w:r w:rsidRPr="006D1DF1">
        <w:rPr>
          <w:rFonts w:ascii="Arial" w:hAnsi="Arial" w:cs="Arial"/>
          <w:color w:val="000000"/>
          <w:sz w:val="20"/>
          <w:lang w:val="ru-RU"/>
        </w:rPr>
        <w:t xml:space="preserve"> Общественные здания и сооружения;</w:t>
      </w:r>
    </w:p>
    <w:p w14:paraId="725B5DDB" w14:textId="22E7F59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Р 21.101-2020 Система проектной̆ документации для строительства. Основные требования к проектной и рабочей документации;</w:t>
      </w:r>
    </w:p>
    <w:p w14:paraId="362C9824" w14:textId="2CF1A7FB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21.601-2011 Система проектной документации для строительства. Правила выполнения рабочей документации внутренних систем водоснабжения и канализации;</w:t>
      </w:r>
    </w:p>
    <w:p w14:paraId="67D56109" w14:textId="41094069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commentRangeStart w:id="23"/>
      <w:r>
        <w:rPr>
          <w:rFonts w:ascii="Arial" w:hAnsi="Arial" w:cs="Arial"/>
          <w:color w:val="000000"/>
          <w:sz w:val="20"/>
          <w:lang w:val="ru-RU"/>
        </w:rPr>
        <w:t>ГОСТ 3262-75</w:t>
      </w:r>
      <w:commentRangeEnd w:id="23"/>
      <w:r>
        <w:rPr>
          <w:rFonts w:eastAsia="MS Mincho"/>
        </w:rPr>
        <w:commentReference w:id="23"/>
      </w:r>
      <w:r w:rsidRPr="006D1DF1">
        <w:rPr>
          <w:rFonts w:ascii="Arial" w:hAnsi="Arial" w:cs="Arial"/>
          <w:color w:val="000000"/>
          <w:sz w:val="20"/>
          <w:lang w:val="ru-RU"/>
        </w:rPr>
        <w:t xml:space="preserve"> Трубы стальные водогазопроводные. Технические условия;</w:t>
      </w:r>
    </w:p>
    <w:p w14:paraId="7FF88CCD" w14:textId="5541CCB8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10705-80 Трубы стальные электросварные. Технические условия;</w:t>
      </w:r>
    </w:p>
    <w:p w14:paraId="7D3EA24F" w14:textId="350BC63E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commentRangeStart w:id="24"/>
      <w:r>
        <w:rPr>
          <w:rFonts w:ascii="Arial" w:hAnsi="Arial" w:cs="Arial"/>
          <w:color w:val="000000"/>
          <w:sz w:val="20"/>
          <w:lang w:val="ru-RU"/>
        </w:rPr>
        <w:t>ГОСТ 10704-91</w:t>
      </w:r>
      <w:commentRangeEnd w:id="24"/>
      <w:r>
        <w:rPr>
          <w:rFonts w:eastAsia="MS Mincho"/>
        </w:rPr>
        <w:commentReference w:id="24"/>
      </w:r>
      <w:r w:rsidRPr="006D1DF1">
        <w:rPr>
          <w:rFonts w:ascii="Arial" w:hAnsi="Arial" w:cs="Arial"/>
          <w:color w:val="000000"/>
          <w:sz w:val="20"/>
          <w:lang w:val="ru-RU"/>
        </w:rPr>
        <w:t xml:space="preserve"> Трубы стальные электросварные прямошовные. Сортамент;</w:t>
      </w:r>
    </w:p>
    <w:p w14:paraId="66E5AB0E" w14:textId="4AA5A595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26996-86 Полипропилен и сополимеры пропилена. Технические условия;</w:t>
      </w:r>
    </w:p>
    <w:p w14:paraId="13E029C1" w14:textId="328DC716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ГОСТ 32414-2013 Трубы и фасонные части из полипропилена для систем внутренней канализации. Технические условия;</w:t>
      </w:r>
    </w:p>
    <w:p w14:paraId="19AE99A6" w14:textId="2C8AC421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25" w:author="Claude" w:date="2026-08-20T06:33:00Z">
        <w:r>
          <w:rPr>
            <w:rFonts w:ascii="Arial" w:hAnsi="Arial" w:cs="Arial"/>
            <w:color w:val="000000"/>
            <w:sz w:val="20"/>
            <w:lang w:val="ru-RU"/>
          </w:rPr>
          <w:t>СанПиН 1.2.3685-21</w:t>
        </w:r>
      </w:ins>
      <w:del w:id="26" w:author="Claude" w:date="2026-08-20T06:33:00Z">
        <w:r w:rsidRPr="006D1DF1">
          <w:rPr>
            <w:rFonts w:ascii="Arial" w:hAnsi="Arial" w:cs="Arial"/>
            <w:color w:val="000000"/>
            <w:sz w:val="20"/>
            <w:lang w:val="ru-RU"/>
          </w:rPr>
          <w:delText>СанПиН 2.1.4.2496-09</w:delText>
        </w:r>
      </w:del>
      <w:r w:rsidRPr="006D1DF1">
        <w:rPr>
          <w:rFonts w:ascii="Arial" w:hAnsi="Arial" w:cs="Arial"/>
          <w:color w:val="000000"/>
          <w:sz w:val="20"/>
          <w:lang w:val="ru-RU"/>
        </w:rPr>
        <w:t xml:space="preserve"> Гигиенические требования к обеспечению безопасности систем горя-чего водоснабжения;</w:t>
      </w:r>
    </w:p>
    <w:p w14:paraId="5A49222F" w14:textId="4AD88944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27" w:author="Claude" w:date="2026-08-20T06:33:00Z">
        <w:r>
          <w:rPr>
            <w:rFonts w:ascii="Arial" w:hAnsi="Arial" w:cs="Arial"/>
            <w:color w:val="000000"/>
            <w:sz w:val="20"/>
            <w:lang w:val="ru-RU"/>
          </w:rPr>
          <w:t>СанПиН 1.2.3685-21</w:t>
        </w:r>
      </w:ins>
      <w:del w:id="28" w:author="Claude" w:date="2026-08-20T06:33:00Z">
        <w:r w:rsidRPr="006D1DF1">
          <w:rPr>
            <w:rFonts w:ascii="Arial" w:hAnsi="Arial" w:cs="Arial"/>
            <w:color w:val="000000"/>
            <w:sz w:val="20"/>
            <w:lang w:val="ru-RU"/>
          </w:rPr>
          <w:delText>СанПиН 2.1.4.1074-01</w:delText>
        </w:r>
      </w:del>
      <w:r w:rsidRPr="006D1DF1">
        <w:rPr>
          <w:rFonts w:ascii="Arial" w:hAnsi="Arial" w:cs="Arial"/>
          <w:color w:val="000000"/>
          <w:sz w:val="20"/>
          <w:lang w:val="ru-RU"/>
        </w:rPr>
        <w:t xml:space="preserve"> Питьевая вода. Гигиенические требования к качеству воды централизованных систем питьевого водоснабжения. Контроль качества. Гигиенические требования к обеспечению безопасности систем горячего водоснабжения;</w:t>
      </w:r>
    </w:p>
    <w:p w14:paraId="42B15DB5" w14:textId="2E4CF80B" w:rsidR="006D1DF1" w:rsidRPr="006D1DF1" w:rsidRDefault="006D1DF1" w:rsidP="006D1DF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 xml:space="preserve">а также другими документами, в соответствии с </w:t>
      </w:r>
      <w:r>
        <w:rPr>
          <w:rFonts w:ascii="Arial" w:hAnsi="Arial" w:cs="Arial"/>
          <w:color w:val="000000"/>
          <w:sz w:val="20"/>
          <w:lang w:val="ru-RU"/>
        </w:rPr>
        <w:t>Общей частью</w:t>
      </w:r>
      <w:r w:rsidRPr="006D1DF1">
        <w:rPr>
          <w:rFonts w:ascii="Arial" w:hAnsi="Arial" w:cs="Arial"/>
          <w:color w:val="000000"/>
          <w:sz w:val="20"/>
          <w:lang w:val="ru-RU"/>
        </w:rPr>
        <w:t xml:space="preserve"> данного ТЗ.</w:t>
      </w:r>
    </w:p>
    <w:p w14:paraId="2964D387" w14:textId="59D492AA" w:rsidR="006D1DF1" w:rsidRPr="006629B8" w:rsidRDefault="006D1DF1" w:rsidP="006629B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6629B8">
        <w:rPr>
          <w:b w:val="0"/>
          <w:color w:val="000000"/>
          <w:sz w:val="20"/>
          <w:lang w:val="ru-RU" w:eastAsia="ja-JP"/>
        </w:rPr>
        <w:t>В состав проектной документации раздела ВВ должны входить:</w:t>
      </w:r>
    </w:p>
    <w:p w14:paraId="1C13B5AA" w14:textId="6ABBC592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3B2D0982" w14:textId="6A4DBE9F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листы общих данных с указанием исходных данных, принципиальных решений, применяемого оборудования и материалов, способов прокладки трубопроводов;</w:t>
      </w:r>
    </w:p>
    <w:p w14:paraId="49D29665" w14:textId="0B1E0276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lastRenderedPageBreak/>
        <w:t>планы сетей ВВ с условными обозначениями, привязками, размерами и обозначениями проектируемого и существующего оборудования и сетей ВВ, регулирующей и запорной арматуры, прочисток и ревизий;</w:t>
      </w:r>
    </w:p>
    <w:p w14:paraId="2EE07630" w14:textId="578B2FB5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аксонометрические схемы сетей ВВ с условными обозначениями, высотными отметками и указанием подключаемого оборудования, регулирующей и запорной арматуры, прочисток и ревизий;</w:t>
      </w:r>
    </w:p>
    <w:p w14:paraId="7422CC93" w14:textId="34352A51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узлы нетиповых конструкций, соединений, установки сантехнического оборудования и инсталляций;</w:t>
      </w:r>
    </w:p>
    <w:p w14:paraId="760F2BFE" w14:textId="76A523B0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характеристиках;</w:t>
      </w:r>
    </w:p>
    <w:p w14:paraId="3F17B492" w14:textId="7FCC35A6" w:rsidR="006D1DF1" w:rsidRPr="006D1DF1" w:rsidRDefault="006D1DF1" w:rsidP="00171736">
      <w:pPr>
        <w:pStyle w:val="ReportText"/>
        <w:numPr>
          <w:ilvl w:val="0"/>
          <w:numId w:val="5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6D1DF1">
        <w:rPr>
          <w:rFonts w:ascii="Arial" w:hAnsi="Arial" w:cs="Arial"/>
          <w:color w:val="000000"/>
          <w:sz w:val="20"/>
          <w:lang w:val="ru-RU"/>
        </w:rPr>
        <w:t>расчёты расходов на хозяйственно-питьевые нужды, горячий водопровод, водоотведение, расчёты толщины изоляции трубопроводов.</w:t>
      </w:r>
    </w:p>
    <w:p w14:paraId="136D2A4C" w14:textId="6C3C9E38" w:rsidR="006D1DF1" w:rsidRPr="00C573D3" w:rsidRDefault="006D1DF1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ins w:id="29" w:author="Claude" w:date="2026-08-20T06:27:00Z">
        <w:r>
          <w:rPr>
            <w:b w:val="0"/>
            <w:color w:val="000000"/>
            <w:sz w:val="20"/>
            <w:lang w:val="ru-RU" w:eastAsia="ja-JP"/>
          </w:rPr>
          <w:t>1</w:t>
        </w:r>
      </w:ins>
      <w:del w:id="30" w:author="Claude" w:date="2026-08-20T06:27:00Z">
        <w:r w:rsidR="00540D3D" w:rsidRPr="00C573D3">
          <w:rPr>
            <w:b w:val="0"/>
            <w:color w:val="000000"/>
            <w:sz w:val="20"/>
            <w:lang w:val="ru-RU" w:eastAsia="ja-JP"/>
          </w:rPr>
          <w:delText>3</w:delText>
        </w:r>
      </w:del>
      <w:r w:rsidRPr="00C573D3">
        <w:rPr>
          <w:b w:val="0"/>
          <w:color w:val="000000"/>
          <w:sz w:val="20"/>
          <w:lang w:val="ru-RU" w:eastAsia="ja-JP"/>
        </w:rPr>
        <w:t>.</w:t>
      </w:r>
    </w:p>
    <w:p w14:paraId="2C166277" w14:textId="24CD76EA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Все оборудование и материалы согласовываются с </w:t>
      </w:r>
      <w:r w:rsidR="00980534" w:rsidRPr="00C573D3">
        <w:rPr>
          <w:b w:val="0"/>
          <w:color w:val="000000"/>
          <w:sz w:val="20"/>
          <w:lang w:val="ru-RU" w:eastAsia="ja-JP"/>
        </w:rPr>
        <w:t>Заказчиком и Собственником здания</w:t>
      </w:r>
      <w:r w:rsidRPr="00C573D3">
        <w:rPr>
          <w:b w:val="0"/>
          <w:color w:val="000000"/>
          <w:sz w:val="20"/>
          <w:lang w:val="ru-RU" w:eastAsia="ja-JP"/>
        </w:rPr>
        <w:t>.</w:t>
      </w:r>
    </w:p>
    <w:p w14:paraId="71CC38E2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Оборудования и материалы должны иметь требуемые сертификаты и быть рекомендованы к применению в соответствии с действующими  в РФ Нормами и Правилами.</w:t>
      </w:r>
    </w:p>
    <w:p w14:paraId="42AF2525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Оборудование для внутренних санитарно-технических систем должно отвечать требованиям обеспечения повышенной эксплуатационной надежности, энергосбережения, минимальным эксплуатационным затратам, минимальной площади размещения.</w:t>
      </w:r>
    </w:p>
    <w:p w14:paraId="5430DDC6" w14:textId="0ED457DD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При разработке проектной документации должны быть учтены противопожарные требования, требования техники безопасности и охраны труда.</w:t>
      </w:r>
    </w:p>
    <w:p w14:paraId="71B8CCE5" w14:textId="77777777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31" w:name="_Toc56378894"/>
      <w:r w:rsidRPr="00097B41">
        <w:rPr>
          <w:bCs/>
          <w:color w:val="000000"/>
          <w:sz w:val="20"/>
          <w:lang w:val="ru-RU" w:eastAsia="ja-JP"/>
        </w:rPr>
        <w:t>Хозяйственно-питьевое</w:t>
      </w:r>
      <w:r>
        <w:rPr>
          <w:bCs/>
          <w:color w:val="000000"/>
          <w:sz w:val="20"/>
          <w:lang w:val="ru-RU" w:eastAsia="ja-JP"/>
        </w:rPr>
        <w:t xml:space="preserve"> холодное и горячее</w:t>
      </w:r>
      <w:r w:rsidRPr="00097B41">
        <w:rPr>
          <w:bCs/>
          <w:color w:val="000000"/>
          <w:sz w:val="20"/>
          <w:lang w:val="ru-RU" w:eastAsia="ja-JP"/>
        </w:rPr>
        <w:t xml:space="preserve"> водоснабжение</w:t>
      </w:r>
      <w:bookmarkEnd w:id="31"/>
    </w:p>
    <w:p w14:paraId="59995078" w14:textId="65A0AD83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Источником хозяйственно-питьевого </w:t>
      </w:r>
      <w:r w:rsidR="00804E4C">
        <w:rPr>
          <w:b w:val="0"/>
          <w:color w:val="000000"/>
          <w:sz w:val="20"/>
          <w:lang w:val="ru-RU" w:eastAsia="ja-JP"/>
        </w:rPr>
        <w:t xml:space="preserve">горячего и холодного </w:t>
      </w:r>
      <w:r w:rsidRPr="00C573D3">
        <w:rPr>
          <w:b w:val="0"/>
          <w:color w:val="000000"/>
          <w:sz w:val="20"/>
          <w:lang w:val="ru-RU" w:eastAsia="ja-JP"/>
        </w:rPr>
        <w:t xml:space="preserve">водоснабжения являются существующие сети здания. </w:t>
      </w:r>
      <w:r w:rsidR="00044C74" w:rsidRPr="00044C74">
        <w:rPr>
          <w:b w:val="0"/>
          <w:color w:val="000000"/>
          <w:sz w:val="20"/>
          <w:lang w:val="ru-RU" w:eastAsia="ja-JP"/>
        </w:rPr>
        <w:t xml:space="preserve">Качество воды, используемой для технологических и хозяйственно питьевых целей, должно отвечать требованиям Сан ПиН </w:t>
      </w:r>
      <w:ins w:id="32" w:author="Claude" w:date="2026-08-20T06:33:00Z">
        <w:r>
          <w:rPr>
            <w:b w:val="0"/>
            <w:color w:val="000000"/>
            <w:sz w:val="20"/>
            <w:lang w:val="ru-RU" w:eastAsia="ja-JP"/>
          </w:rPr>
          <w:t>1.2.3685-21</w:t>
        </w:r>
      </w:ins>
      <w:del w:id="33" w:author="Claude" w:date="2026-08-20T06:33:00Z">
        <w:r>
          <w:rPr>
            <w:b w:val="0"/>
            <w:color w:val="000000"/>
            <w:sz w:val="20"/>
            <w:lang w:val="ru-RU" w:eastAsia="ja-JP"/>
          </w:rPr>
          <w:delText>2.1.4.1074-01</w:delText>
        </w:r>
      </w:del>
      <w:r w:rsidR="00044C74" w:rsidRPr="00044C74">
        <w:rPr>
          <w:b w:val="0"/>
          <w:color w:val="000000"/>
          <w:sz w:val="20"/>
          <w:lang w:val="ru-RU" w:eastAsia="ja-JP"/>
        </w:rPr>
        <w:t xml:space="preserve"> "Вода питьевая". Температура на вводе 5 град</w:t>
      </w:r>
      <w:r w:rsidR="006603B2">
        <w:rPr>
          <w:b w:val="0"/>
          <w:color w:val="000000"/>
          <w:sz w:val="20"/>
          <w:lang w:val="ru-RU" w:eastAsia="ja-JP"/>
        </w:rPr>
        <w:t>.</w:t>
      </w:r>
      <w:r w:rsidR="00044C74" w:rsidRPr="00044C74">
        <w:rPr>
          <w:b w:val="0"/>
          <w:color w:val="000000"/>
          <w:sz w:val="20"/>
          <w:lang w:val="ru-RU" w:eastAsia="ja-JP"/>
        </w:rPr>
        <w:t xml:space="preserve"> </w:t>
      </w:r>
      <w:r w:rsidRPr="00C573D3">
        <w:rPr>
          <w:b w:val="0"/>
          <w:color w:val="000000"/>
          <w:sz w:val="20"/>
          <w:lang w:val="ru-RU" w:eastAsia="ja-JP"/>
        </w:rPr>
        <w:t>Запроектировать систему хозяйственно-питьевого водопровода для подвода воды к санитарно-техническому оборудованию санузлов и кухонь.</w:t>
      </w:r>
    </w:p>
    <w:p w14:paraId="69B0FF5B" w14:textId="602D56A9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Расчетные расходы на хозяйственно-питьевые нужды определить согласно нормативным документам. Количество постоянных сотрудников и временных посетителей принять по чертежам архитектурного проекта. </w:t>
      </w:r>
    </w:p>
    <w:p w14:paraId="0EDE0446" w14:textId="29820C81" w:rsidR="0018495A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Необходимо выполнить сбор нагрузок на хозяйственно-бытовые нужды в соответствии с измененным функциональным назначением здания и новыми архитектурно-планировочными решениями на соответствие существующим нагрузкам.</w:t>
      </w:r>
    </w:p>
    <w:p w14:paraId="6D648519" w14:textId="2F94D422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 xml:space="preserve"> </w:t>
      </w:r>
      <w:r w:rsidR="0018495A" w:rsidRPr="00ED5E0D">
        <w:rPr>
          <w:b w:val="0"/>
          <w:color w:val="000000"/>
          <w:sz w:val="20"/>
          <w:lang w:val="ru-RU" w:eastAsia="ja-JP"/>
        </w:rPr>
        <w:t>Циркуляцию горячего водоснабжения предусмотреть по основным магистралям и стоякам.</w:t>
      </w:r>
    </w:p>
    <w:p w14:paraId="4452FD8D" w14:textId="33B1AC49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Разводку трубопроводов в санузлах и т.п. запроектировать из труб из полипропилена.</w:t>
      </w:r>
    </w:p>
    <w:p w14:paraId="3ED5F299" w14:textId="422B4DB4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 xml:space="preserve">Предусмотреть устройство тепловой изоляции типа «K-flex ST» или аналог. </w:t>
      </w:r>
    </w:p>
    <w:p w14:paraId="30C8B265" w14:textId="7DA017F5" w:rsidR="00ED5E0D" w:rsidRP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Запорная и балансировочная арматура – импортного производства.</w:t>
      </w:r>
    </w:p>
    <w:p w14:paraId="266721EF" w14:textId="01C3FB22" w:rsidR="00ED5E0D" w:rsidRDefault="00ED5E0D" w:rsidP="00ED5E0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D5E0D">
        <w:rPr>
          <w:b w:val="0"/>
          <w:color w:val="000000"/>
          <w:sz w:val="20"/>
          <w:lang w:val="ru-RU" w:eastAsia="ja-JP"/>
        </w:rPr>
        <w:t>В системах водоснабжения использовать современную водосберегающую арматуру</w:t>
      </w:r>
      <w:r w:rsidR="00FA548F">
        <w:rPr>
          <w:b w:val="0"/>
          <w:color w:val="000000"/>
          <w:sz w:val="20"/>
          <w:lang w:val="ru-RU" w:eastAsia="ja-JP"/>
        </w:rPr>
        <w:t>.</w:t>
      </w:r>
    </w:p>
    <w:p w14:paraId="4F17C232" w14:textId="53E8D603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Внутренние системы водопровода запроектировать из сшитого полиэтилена производства Uponor (или аналог) </w:t>
      </w:r>
    </w:p>
    <w:p w14:paraId="5D81D4EC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lastRenderedPageBreak/>
        <w:t xml:space="preserve">Предусмотреть устройство тепловой изоляции типа «K-flex ST» или аналог. </w:t>
      </w:r>
    </w:p>
    <w:p w14:paraId="58D25CFD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Запорная арматура – шаровая, импортного производства, из цветных металлов.</w:t>
      </w:r>
    </w:p>
    <w:p w14:paraId="19464E66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В системах водоснабжения использовать водосберегающую арматуру, обеспечивающую уменьшение непроизводительных расходов и исключающую утечку воды. </w:t>
      </w:r>
    </w:p>
    <w:p w14:paraId="393A5587" w14:textId="00D7F676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Трубопроводы и подводки к приборам прокладывать скрыто в полу, в перегородках, в фальшпотолке, в увеличенном плинтусе. </w:t>
      </w:r>
      <w:r w:rsidR="00AB3B2B" w:rsidRPr="00AB3B2B">
        <w:rPr>
          <w:b w:val="0"/>
          <w:color w:val="000000"/>
          <w:sz w:val="20"/>
          <w:lang w:val="ru-RU" w:eastAsia="ja-JP"/>
        </w:rPr>
        <w:t>Подвод к супершкафу допускается осуществлять по перекрытию/потолку, далее подводиться за шкаф, по задней стене. Предусмотреть устройство лючков размером не менее 300х400 мм для доступа к новой запорной и балансировочной арматуре</w:t>
      </w:r>
      <w:r w:rsidR="00AB3B2B">
        <w:rPr>
          <w:b w:val="0"/>
          <w:color w:val="000000"/>
          <w:sz w:val="20"/>
          <w:lang w:val="ru-RU" w:eastAsia="ja-JP"/>
        </w:rPr>
        <w:t>.</w:t>
      </w:r>
    </w:p>
    <w:p w14:paraId="0DEFF7E9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Необходимо организовать доступ персонала эксплуатирующей компании к запорной арматуре всех систем.</w:t>
      </w:r>
    </w:p>
    <w:p w14:paraId="4A064D48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Обеспечить подачу воды от врезок существующих стояков к сантехническому оборудованию санузлов, мини-кухонь и пр. в соответствии с архитектурными планировками. На вводах запроектировать водомерные устройства.  </w:t>
      </w:r>
    </w:p>
    <w:p w14:paraId="6ECFA05D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Горячее водоснабжение осуществить от существующих стояков горячего и циркуляционного водоснабжения с установкой водомеров.</w:t>
      </w:r>
    </w:p>
    <w:p w14:paraId="2E480E7E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Если требуется подогрев воды на нужды горячего водоснабжения на период ремонтных отключений, предусмотреть установку местных электрических накопительных водонагревателей для туалетов и мини-кухонь. </w:t>
      </w:r>
    </w:p>
    <w:p w14:paraId="1D60B13F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Необходимо организовать доступ персонала эксплуатирующей компании к запорной арматуре всех систем.</w:t>
      </w:r>
    </w:p>
    <w:p w14:paraId="217C7D94" w14:textId="77777777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34" w:name="_Toc245896345"/>
      <w:bookmarkStart w:id="35" w:name="_Toc245896440"/>
      <w:bookmarkStart w:id="36" w:name="_Toc56378895"/>
      <w:bookmarkEnd w:id="34"/>
      <w:bookmarkEnd w:id="35"/>
      <w:r w:rsidRPr="00097B41">
        <w:rPr>
          <w:bCs/>
          <w:color w:val="000000"/>
          <w:sz w:val="20"/>
          <w:lang w:val="ru-RU" w:eastAsia="ja-JP"/>
        </w:rPr>
        <w:t>Канализация  и дренаж</w:t>
      </w:r>
      <w:bookmarkEnd w:id="36"/>
      <w:r w:rsidRPr="00097B41">
        <w:rPr>
          <w:bCs/>
          <w:color w:val="000000"/>
          <w:sz w:val="20"/>
          <w:lang w:val="ru-RU" w:eastAsia="ja-JP"/>
        </w:rPr>
        <w:t xml:space="preserve"> </w:t>
      </w:r>
    </w:p>
    <w:p w14:paraId="3FEA5961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Запроектировать систему бытовой канализации, предназначенную для отвода стоков от сантехнических приборов санузлов и бытовых помещений, в соответствии с архитектурными планировками. Осуществить подключение к существующим стоякам. Расчетные расходы стоков определить в соответствии с действующими нормами. </w:t>
      </w:r>
    </w:p>
    <w:p w14:paraId="1C73A413" w14:textId="707EF4FB" w:rsidR="0044052D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Канализационные трубопроводы подключить к выпускам существующих стояков внутренней канализационной системы здания. Подключения к стоякам осуществить в полу этажа, напорные - под потолком этажа или в полу.</w:t>
      </w:r>
    </w:p>
    <w:p w14:paraId="0595D37A" w14:textId="2FB1008E" w:rsidR="00CF6DCB" w:rsidRPr="00CF6DCB" w:rsidRDefault="0038747D" w:rsidP="00CF6DC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>
        <w:rPr>
          <w:b w:val="0"/>
          <w:color w:val="000000"/>
          <w:sz w:val="20"/>
          <w:lang w:val="ru-RU" w:eastAsia="ja-JP"/>
        </w:rPr>
        <w:t>В разделе «Отопление, вентиляция и кондиционирование» п</w:t>
      </w:r>
      <w:r w:rsidR="00CF6DCB" w:rsidRPr="00CF6DCB">
        <w:rPr>
          <w:b w:val="0"/>
          <w:color w:val="000000"/>
          <w:sz w:val="20"/>
          <w:lang w:val="ru-RU" w:eastAsia="ja-JP"/>
        </w:rPr>
        <w:t>редусмотреть систему отвода дренажных вод от кондиционеров с последующим подключением к сети бытовой канализации через гидрозатвор и разрыв струи.</w:t>
      </w:r>
    </w:p>
    <w:p w14:paraId="518941FC" w14:textId="3D26AF06" w:rsidR="00CF6DCB" w:rsidRPr="00CF6DCB" w:rsidRDefault="00CF6DCB" w:rsidP="00CF6DC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F6DCB">
        <w:rPr>
          <w:b w:val="0"/>
          <w:color w:val="000000"/>
          <w:sz w:val="20"/>
          <w:lang w:val="ru-RU" w:eastAsia="ja-JP"/>
        </w:rPr>
        <w:t>Для отвода стоков от систем бытовой канализации в наружную сеть использовать существующие выпуски.</w:t>
      </w:r>
    </w:p>
    <w:p w14:paraId="1B6A2B78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Трубопроводы и подводки к приборам прокладывать скрыто в полу, в стенах, в увеличенном плинтусе. </w:t>
      </w:r>
    </w:p>
    <w:p w14:paraId="531267C5" w14:textId="2189A46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Канализование сан. узлов и миникухонь по возможности осуществлять самотеком. </w:t>
      </w:r>
      <w:r w:rsidR="007A4977" w:rsidRPr="007A4977">
        <w:rPr>
          <w:b w:val="0"/>
          <w:color w:val="000000"/>
          <w:sz w:val="20"/>
          <w:lang w:val="ru-RU" w:eastAsia="ja-JP"/>
        </w:rPr>
        <w:t>При необходимости, предусмотреть канализационные насосные установки типа «Sololift» и дренажные насосы фирмы «Grundfos»</w:t>
      </w:r>
      <w:r w:rsidRPr="00C573D3">
        <w:rPr>
          <w:b w:val="0"/>
          <w:color w:val="000000"/>
          <w:sz w:val="20"/>
          <w:lang w:val="ru-RU" w:eastAsia="ja-JP"/>
        </w:rPr>
        <w:t>.</w:t>
      </w:r>
    </w:p>
    <w:p w14:paraId="542017CE" w14:textId="74CC0609" w:rsidR="00CF6DCB" w:rsidRPr="00577100" w:rsidRDefault="00CF6DCB" w:rsidP="00577100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77100">
        <w:rPr>
          <w:b w:val="0"/>
          <w:color w:val="000000"/>
          <w:sz w:val="20"/>
          <w:lang w:val="ru-RU" w:eastAsia="ja-JP"/>
        </w:rPr>
        <w:t>При необходимости стояки, отводящие трубопроводы от санитарных приборов, фасонные части систем канализации принять из полиэтиленовых труб импортного производства.</w:t>
      </w:r>
    </w:p>
    <w:p w14:paraId="6C9D0380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lastRenderedPageBreak/>
        <w:t>Прокладку трубопроводов произвести скрыто в перегородках, завалинках, полах, подвесном потолке, пр.</w:t>
      </w:r>
    </w:p>
    <w:p w14:paraId="5E9C4780" w14:textId="4E5C18A9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Сети внутренней канализации необходимо оборудовать ревизиями, прочистками, водоприемными устройствами.</w:t>
      </w:r>
      <w:r w:rsidR="00137DB8" w:rsidRPr="00137DB8">
        <w:rPr>
          <w:lang w:val="ru-RU"/>
        </w:rPr>
        <w:t xml:space="preserve"> </w:t>
      </w:r>
      <w:r w:rsidR="00137DB8" w:rsidRPr="00137DB8">
        <w:rPr>
          <w:b w:val="0"/>
          <w:color w:val="000000"/>
          <w:sz w:val="20"/>
          <w:lang w:val="ru-RU" w:eastAsia="ja-JP"/>
        </w:rPr>
        <w:t>Напротив новых прочисток необходимо предусмотреть лючки размерами не менее 300х400 мм.</w:t>
      </w:r>
    </w:p>
    <w:p w14:paraId="2C6FD909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Дренаж от кондиционеров вывести в отдельную систему дренажа для фанкойлов через капельные воронки с разрывом струи либо сифонов.</w:t>
      </w:r>
    </w:p>
    <w:p w14:paraId="59E5F873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 xml:space="preserve">Разводку трубопроводов дренажа по этажам предусмотреть из пластиковых труб по жесткому основанию с необходимым количеством ревизий для обслуживания. </w:t>
      </w:r>
    </w:p>
    <w:p w14:paraId="667926DF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Предусмотреть шумоизоляцию для отводного трубопровода напорной сети канализации.</w:t>
      </w:r>
    </w:p>
    <w:p w14:paraId="50D523B5" w14:textId="77777777" w:rsidR="0044052D" w:rsidRPr="00C573D3" w:rsidRDefault="0044052D" w:rsidP="00C573D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573D3">
        <w:rPr>
          <w:b w:val="0"/>
          <w:color w:val="000000"/>
          <w:sz w:val="20"/>
          <w:lang w:val="ru-RU" w:eastAsia="ja-JP"/>
        </w:rPr>
        <w:t>Трубопроводы для отвода конденсата проложить с уклоном не менее 0,005.</w:t>
      </w:r>
    </w:p>
    <w:p w14:paraId="79A7E455" w14:textId="415EDD56" w:rsidR="0044052D" w:rsidRPr="00493A0A" w:rsidRDefault="00493A0A" w:rsidP="0044052D">
      <w:pPr>
        <w:pStyle w:val="ReportLevel1"/>
        <w:numPr>
          <w:ilvl w:val="0"/>
          <w:numId w:val="2"/>
        </w:numPr>
        <w:jc w:val="both"/>
        <w:rPr>
          <w:sz w:val="20"/>
          <w:lang w:val="ru-RU"/>
        </w:rPr>
      </w:pPr>
      <w:bookmarkStart w:id="37" w:name="_Toc56378896"/>
      <w:r w:rsidRPr="00493A0A">
        <w:rPr>
          <w:bCs/>
          <w:color w:val="000000"/>
          <w:sz w:val="20"/>
          <w:lang w:val="ru-RU"/>
        </w:rPr>
        <w:lastRenderedPageBreak/>
        <w:t>АВТОМАТИЧЕСКАЯ УСТАНОВКА ВОДЯНОГО ПОЖАРОТУШЕНИЯ, ВНУТРЕННИЙ ПРОТИ-ВОПОЖАРНЫЙ ВОДОПРОВОД</w:t>
      </w:r>
      <w:bookmarkEnd w:id="37"/>
    </w:p>
    <w:p w14:paraId="38EF8671" w14:textId="3E5AB1DC" w:rsidR="0044052D" w:rsidRPr="003F4865" w:rsidRDefault="00493A0A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>
        <w:rPr>
          <w:bCs/>
          <w:color w:val="000000"/>
          <w:sz w:val="20"/>
          <w:lang w:val="ru-RU" w:eastAsia="ja-JP"/>
        </w:rPr>
        <w:t>Общие положения</w:t>
      </w:r>
    </w:p>
    <w:p w14:paraId="580576BD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Федеральный закон «Технический регламент о требованиях пожарной безопасности» от 22.07.2008 N 123-ФЗ;</w:t>
      </w:r>
    </w:p>
    <w:p w14:paraId="64A91AC2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Федеральный закон «Технический регламент о безопасности зданий и сооружений» от 30.12.2009 N 384-ФЗ;</w:t>
      </w:r>
    </w:p>
    <w:p w14:paraId="4674661C" w14:textId="21AA60A9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10.13130.</w:t>
      </w:r>
      <w:r w:rsidR="000612F6">
        <w:rPr>
          <w:rFonts w:ascii="Arial" w:hAnsi="Arial" w:cs="Arial"/>
          <w:color w:val="000000"/>
          <w:sz w:val="20"/>
          <w:lang w:val="ru-RU"/>
        </w:rPr>
        <w:t>2020</w:t>
      </w:r>
      <w:r w:rsidRPr="004B57D1">
        <w:rPr>
          <w:rFonts w:ascii="Arial" w:hAnsi="Arial" w:cs="Arial"/>
          <w:color w:val="000000"/>
          <w:sz w:val="20"/>
          <w:lang w:val="ru-RU"/>
        </w:rPr>
        <w:t xml:space="preserve"> «Внутренний противопожарный водопровод»;</w:t>
      </w:r>
    </w:p>
    <w:p w14:paraId="7A7E0DA5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73.13330.2016 «Внутренние санитарно-технические системы»;</w:t>
      </w:r>
    </w:p>
    <w:p w14:paraId="50DE6C1A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>СП 44.13330.2011 «Административные и бытовые здания»;</w:t>
      </w:r>
    </w:p>
    <w:p w14:paraId="7FE5F057" w14:textId="77777777" w:rsidR="0044052D" w:rsidRPr="004B57D1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4B57D1">
        <w:rPr>
          <w:rFonts w:ascii="Arial" w:hAnsi="Arial" w:cs="Arial"/>
          <w:color w:val="000000"/>
          <w:sz w:val="20"/>
          <w:lang w:val="ru-RU"/>
        </w:rPr>
        <w:t xml:space="preserve">СП </w:t>
      </w:r>
      <w:ins w:id="38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118.13330.2022</w:t>
        </w:r>
      </w:ins>
      <w:del w:id="39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118.13330.2012</w:delText>
        </w:r>
      </w:del>
      <w:r w:rsidRPr="004B57D1">
        <w:rPr>
          <w:rFonts w:ascii="Arial" w:hAnsi="Arial" w:cs="Arial"/>
          <w:color w:val="000000"/>
          <w:sz w:val="20"/>
          <w:lang w:val="ru-RU"/>
        </w:rPr>
        <w:t xml:space="preserve"> «Общественные здания и сооружения»;</w:t>
      </w:r>
    </w:p>
    <w:p w14:paraId="33424413" w14:textId="77777777" w:rsidR="0044052D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40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СП 112.13330.2011 «Пожарная безопасность зданий и сооружений»</w:t>
        </w:r>
      </w:ins>
      <w:del w:id="41" w:author="Claude" w:date="2026-08-20T06:27:00Z">
        <w:r w:rsidRPr="004B57D1">
          <w:rPr>
            <w:rFonts w:ascii="Arial" w:hAnsi="Arial" w:cs="Arial"/>
            <w:color w:val="000000"/>
            <w:sz w:val="20"/>
            <w:lang w:val="ru-RU"/>
          </w:rPr>
          <w:delText>СНиП 21-01-97 «Пожарная безопасность зданий и сооружений»</w:delText>
        </w:r>
      </w:del>
      <w:r>
        <w:rPr>
          <w:rFonts w:ascii="Arial" w:hAnsi="Arial" w:cs="Arial"/>
          <w:color w:val="000000"/>
          <w:sz w:val="20"/>
          <w:lang w:val="ru-RU"/>
        </w:rPr>
        <w:t>;</w:t>
      </w:r>
    </w:p>
    <w:p w14:paraId="103A5A28" w14:textId="77777777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СП 3.13130.2009 «Системы противопожарной защиты. Система оповещения и управления эвакуацией людей при пожаре. Требования пожарной безопасности»;</w:t>
      </w:r>
    </w:p>
    <w:p w14:paraId="3116006C" w14:textId="45900DCC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СП 6.13130.</w:t>
      </w:r>
      <w:r w:rsidR="000612F6" w:rsidRPr="001F6A1C">
        <w:rPr>
          <w:rFonts w:ascii="Arial" w:hAnsi="Arial" w:cs="Arial"/>
          <w:color w:val="000000"/>
          <w:sz w:val="20"/>
          <w:lang w:val="ru-RU"/>
        </w:rPr>
        <w:t>20</w:t>
      </w:r>
      <w:r w:rsidR="000612F6">
        <w:rPr>
          <w:rFonts w:ascii="Arial" w:hAnsi="Arial" w:cs="Arial"/>
          <w:color w:val="000000"/>
          <w:sz w:val="20"/>
          <w:lang w:val="ru-RU"/>
        </w:rPr>
        <w:t>21</w:t>
      </w:r>
      <w:r w:rsidR="000612F6" w:rsidRPr="001F6A1C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1F6A1C">
        <w:rPr>
          <w:rFonts w:ascii="Arial" w:hAnsi="Arial" w:cs="Arial"/>
          <w:color w:val="000000"/>
          <w:sz w:val="20"/>
          <w:lang w:val="ru-RU"/>
        </w:rPr>
        <w:t xml:space="preserve">«Системы противопожарной защиты. </w:t>
      </w:r>
      <w:ins w:id="42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Электроустановки низковольтные</w:t>
        </w:r>
      </w:ins>
      <w:del w:id="43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Электрооборудование</w:delText>
        </w:r>
      </w:del>
      <w:r w:rsidRPr="001F6A1C">
        <w:rPr>
          <w:rFonts w:ascii="Arial" w:hAnsi="Arial" w:cs="Arial"/>
          <w:color w:val="000000"/>
          <w:sz w:val="20"/>
          <w:lang w:val="ru-RU"/>
        </w:rPr>
        <w:t>. Требования пожарной безопасности»;</w:t>
      </w:r>
    </w:p>
    <w:p w14:paraId="341B0B3F" w14:textId="77777777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commentRangeStart w:id="44"/>
      <w:r>
        <w:rPr>
          <w:rFonts w:ascii="Arial" w:hAnsi="Arial" w:cs="Arial"/>
          <w:color w:val="000000"/>
          <w:sz w:val="20"/>
          <w:lang w:val="ru-RU"/>
        </w:rPr>
        <w:t>РД 78.145-93 «Системы и комплексы охранной, пожарной и охранно-пожарной сигнализации. Правила производства и приемки работ»</w:t>
      </w:r>
      <w:commentRangeEnd w:id="44"/>
      <w:r>
        <w:rPr>
          <w:rFonts w:eastAsia="MS Mincho"/>
        </w:rPr>
        <w:commentReference w:id="44"/>
      </w:r>
      <w:r w:rsidRPr="001F6A1C">
        <w:rPr>
          <w:rFonts w:ascii="Arial" w:hAnsi="Arial" w:cs="Arial"/>
          <w:color w:val="000000"/>
          <w:sz w:val="20"/>
          <w:lang w:val="ru-RU"/>
        </w:rPr>
        <w:t>;</w:t>
      </w:r>
    </w:p>
    <w:p w14:paraId="0C8B4BD4" w14:textId="77777777" w:rsidR="0044052D" w:rsidRPr="001F6A1C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РД 25.953-90 «Системы автоматические пожаротушения, пожарной, охранной и охранно-пожарной сигнализации. Обозначения условные графические элементов связи»;</w:t>
      </w:r>
    </w:p>
    <w:p w14:paraId="56E8B29F" w14:textId="4D573D13" w:rsidR="0044052D" w:rsidRDefault="0044052D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F6A1C">
        <w:rPr>
          <w:rFonts w:ascii="Arial" w:hAnsi="Arial" w:cs="Arial"/>
          <w:color w:val="000000"/>
          <w:sz w:val="20"/>
          <w:lang w:val="ru-RU"/>
        </w:rPr>
        <w:t>ПУЭ «Правила устройства электроустановок»</w:t>
      </w:r>
      <w:r w:rsidRPr="004B57D1">
        <w:rPr>
          <w:rFonts w:ascii="Arial" w:hAnsi="Arial" w:cs="Arial"/>
          <w:color w:val="000000"/>
          <w:sz w:val="20"/>
          <w:lang w:val="ru-RU"/>
        </w:rPr>
        <w:t>.</w:t>
      </w:r>
    </w:p>
    <w:p w14:paraId="09CE5F15" w14:textId="0E5F412D" w:rsidR="00C32FE3" w:rsidRPr="00C32FE3" w:rsidRDefault="00C32FE3" w:rsidP="00C32FE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32FE3">
        <w:rPr>
          <w:b w:val="0"/>
          <w:color w:val="000000"/>
          <w:sz w:val="20"/>
          <w:lang w:val="ru-RU" w:eastAsia="ja-JP"/>
        </w:rPr>
        <w:t>Проектная документация раздела Автоматическая Установка Водяного Пожаротушения, Внут</w:t>
      </w:r>
      <w:del w:id="45" w:author="ALI" w:date="2026-08-20T12:30:00Z">
        <w:r w:rsidRPr="00C32FE3" w:rsidDel="00F70680">
          <w:rPr>
            <w:b w:val="0"/>
            <w:color w:val="000000"/>
            <w:sz w:val="20"/>
            <w:lang w:val="ru-RU" w:eastAsia="ja-JP"/>
          </w:rPr>
          <w:delText>-</w:delText>
        </w:r>
      </w:del>
      <w:r w:rsidRPr="00C32FE3">
        <w:rPr>
          <w:b w:val="0"/>
          <w:color w:val="000000"/>
          <w:sz w:val="20"/>
          <w:lang w:val="ru-RU" w:eastAsia="ja-JP"/>
        </w:rPr>
        <w:t>ренний Противопожарный Водопровод (далее АУВП) должна быть разработана в соответ</w:t>
      </w:r>
      <w:del w:id="46" w:author="ALI" w:date="2026-08-20T12:30:00Z">
        <w:r w:rsidRPr="00C32FE3" w:rsidDel="00F70680">
          <w:rPr>
            <w:b w:val="0"/>
            <w:color w:val="000000"/>
            <w:sz w:val="20"/>
            <w:lang w:val="ru-RU" w:eastAsia="ja-JP"/>
          </w:rPr>
          <w:delText>-</w:delText>
        </w:r>
      </w:del>
      <w:r w:rsidRPr="00C32FE3">
        <w:rPr>
          <w:b w:val="0"/>
          <w:color w:val="000000"/>
          <w:sz w:val="20"/>
          <w:lang w:val="ru-RU" w:eastAsia="ja-JP"/>
        </w:rPr>
        <w:t>ствии со следующими нормативными документами:</w:t>
      </w:r>
    </w:p>
    <w:p w14:paraId="4D225656" w14:textId="1BC6A7D4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Федеральный закон от 22 июля 2008 г. N 123-ФЗ Технический регламент о требованиях по</w:t>
      </w:r>
      <w:del w:id="47" w:author="ALI" w:date="2026-08-20T12:30:00Z">
        <w:r w:rsidRPr="00C32FE3" w:rsidDel="00F70680">
          <w:rPr>
            <w:rFonts w:ascii="Arial" w:hAnsi="Arial" w:cs="Arial"/>
            <w:color w:val="000000"/>
            <w:sz w:val="20"/>
            <w:lang w:val="ru-RU"/>
          </w:rPr>
          <w:delText>-</w:delText>
        </w:r>
      </w:del>
      <w:r w:rsidRPr="00C32FE3">
        <w:rPr>
          <w:rFonts w:ascii="Arial" w:hAnsi="Arial" w:cs="Arial"/>
          <w:color w:val="000000"/>
          <w:sz w:val="20"/>
          <w:lang w:val="ru-RU"/>
        </w:rPr>
        <w:t>жарной безопасности;</w:t>
      </w:r>
    </w:p>
    <w:p w14:paraId="3956F370" w14:textId="2495135F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57C5F37E" w14:textId="6AD5BF11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commentRangeStart w:id="48"/>
      <w:r>
        <w:rPr>
          <w:rFonts w:ascii="Arial" w:hAnsi="Arial" w:cs="Arial"/>
          <w:color w:val="000000"/>
          <w:sz w:val="20"/>
          <w:lang w:val="ru-RU"/>
        </w:rPr>
        <w:t>СП 10.13130.2020</w:t>
      </w:r>
      <w:commentRangeEnd w:id="48"/>
      <w:r>
        <w:rPr>
          <w:rFonts w:eastAsia="MS Mincho"/>
        </w:rPr>
        <w:commentReference w:id="48"/>
      </w:r>
      <w:r w:rsidRPr="00C32FE3">
        <w:rPr>
          <w:rFonts w:ascii="Arial" w:hAnsi="Arial" w:cs="Arial"/>
          <w:color w:val="000000"/>
          <w:sz w:val="20"/>
          <w:lang w:val="ru-RU"/>
        </w:rPr>
        <w:t xml:space="preserve"> Системы противопожарной защиты. Внутренний противопожарный водо-провод. Требования пожарной безопасности;</w:t>
      </w:r>
    </w:p>
    <w:p w14:paraId="601B0083" w14:textId="6F2E5042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30.13330.2020 Внутренний водопровод и канализация зданий;</w:t>
      </w:r>
    </w:p>
    <w:p w14:paraId="06EF9655" w14:textId="7FEF30FA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3066EE35" w14:textId="50D9DF10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73.13330.2016 Внутренние санитарно-технические системы зданий;</w:t>
      </w:r>
    </w:p>
    <w:p w14:paraId="77CD2AFC" w14:textId="6C8B467F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14F70D8B" w14:textId="7A7F3599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 xml:space="preserve">СП </w:t>
      </w:r>
      <w:ins w:id="49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118.13330.2022</w:t>
        </w:r>
      </w:ins>
      <w:del w:id="50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118.13330.2012</w:delText>
        </w:r>
      </w:del>
      <w:r w:rsidRPr="00C32FE3">
        <w:rPr>
          <w:rFonts w:ascii="Arial" w:hAnsi="Arial" w:cs="Arial"/>
          <w:color w:val="000000"/>
          <w:sz w:val="20"/>
          <w:lang w:val="ru-RU"/>
        </w:rPr>
        <w:t xml:space="preserve"> Общественные здания и сооружения;</w:t>
      </w:r>
    </w:p>
    <w:p w14:paraId="64CF5B0C" w14:textId="093AEF67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485.1311500.2020 Установки пожаротушения автоматические. Нормы и правила проекти</w:t>
      </w:r>
      <w:del w:id="51" w:author="ALI" w:date="2026-08-20T12:30:00Z">
        <w:r w:rsidRPr="00C32FE3" w:rsidDel="00F70680">
          <w:rPr>
            <w:rFonts w:ascii="Arial" w:hAnsi="Arial" w:cs="Arial"/>
            <w:color w:val="000000"/>
            <w:sz w:val="20"/>
            <w:lang w:val="ru-RU"/>
          </w:rPr>
          <w:delText>-</w:delText>
        </w:r>
      </w:del>
      <w:r w:rsidRPr="00C32FE3">
        <w:rPr>
          <w:rFonts w:ascii="Arial" w:hAnsi="Arial" w:cs="Arial"/>
          <w:color w:val="000000"/>
          <w:sz w:val="20"/>
          <w:lang w:val="ru-RU"/>
        </w:rPr>
        <w:t>рования;</w:t>
      </w:r>
    </w:p>
    <w:p w14:paraId="01E4B521" w14:textId="4FD3DEC3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 486.1311500.2020 Перечень зданий, сооружений, помещений и оборудования, подлежа</w:t>
      </w:r>
      <w:del w:id="52" w:author="ALI" w:date="2026-08-20T12:30:00Z">
        <w:r w:rsidRPr="00C32FE3" w:rsidDel="00F70680">
          <w:rPr>
            <w:rFonts w:ascii="Arial" w:hAnsi="Arial" w:cs="Arial"/>
            <w:color w:val="000000"/>
            <w:sz w:val="20"/>
            <w:lang w:val="ru-RU"/>
          </w:rPr>
          <w:delText>-</w:delText>
        </w:r>
      </w:del>
      <w:r w:rsidRPr="00C32FE3">
        <w:rPr>
          <w:rFonts w:ascii="Arial" w:hAnsi="Arial" w:cs="Arial"/>
          <w:color w:val="000000"/>
          <w:sz w:val="20"/>
          <w:lang w:val="ru-RU"/>
        </w:rPr>
        <w:t>щих защите автоматическими установками пожаротушения и системами пожарной сигнали</w:t>
      </w:r>
      <w:del w:id="53" w:author="ALI" w:date="2026-08-20T12:30:00Z">
        <w:r w:rsidRPr="00C32FE3" w:rsidDel="00F70680">
          <w:rPr>
            <w:rFonts w:ascii="Arial" w:hAnsi="Arial" w:cs="Arial"/>
            <w:color w:val="000000"/>
            <w:sz w:val="20"/>
            <w:lang w:val="ru-RU"/>
          </w:rPr>
          <w:delText>-</w:delText>
        </w:r>
      </w:del>
      <w:r w:rsidRPr="00C32FE3">
        <w:rPr>
          <w:rFonts w:ascii="Arial" w:hAnsi="Arial" w:cs="Arial"/>
          <w:color w:val="000000"/>
          <w:sz w:val="20"/>
          <w:lang w:val="ru-RU"/>
        </w:rPr>
        <w:t xml:space="preserve">зации; </w:t>
      </w:r>
    </w:p>
    <w:p w14:paraId="3E055754" w14:textId="34FEE9C2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lastRenderedPageBreak/>
        <w:t>ГОСТ Р 21.101-2020 Система проектной̆ документации для строительства. Основные требо</w:t>
      </w:r>
      <w:del w:id="54" w:author="ALI" w:date="2026-08-20T12:30:00Z">
        <w:r w:rsidRPr="00C32FE3" w:rsidDel="00F70680">
          <w:rPr>
            <w:rFonts w:ascii="Arial" w:hAnsi="Arial" w:cs="Arial"/>
            <w:color w:val="000000"/>
            <w:sz w:val="20"/>
            <w:lang w:val="ru-RU"/>
          </w:rPr>
          <w:delText>-</w:delText>
        </w:r>
      </w:del>
      <w:r w:rsidRPr="00C32FE3">
        <w:rPr>
          <w:rFonts w:ascii="Arial" w:hAnsi="Arial" w:cs="Arial"/>
          <w:color w:val="000000"/>
          <w:sz w:val="20"/>
          <w:lang w:val="ru-RU"/>
        </w:rPr>
        <w:t>вания к проектной и рабочей документации;</w:t>
      </w:r>
    </w:p>
    <w:p w14:paraId="6DF40F07" w14:textId="4E6D73A0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ГОСТ 3262-75 Трубы стальные водогазопроводные. Технические условия;</w:t>
      </w:r>
    </w:p>
    <w:p w14:paraId="46F16465" w14:textId="1ECBDB1E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ГОСТ 10705-80 Трубы стальные электросварные. Технические условия;</w:t>
      </w:r>
    </w:p>
    <w:p w14:paraId="35A5636A" w14:textId="1604FDB1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ГОСТ 10704-91 Трубы стальные электросварные прямошовные. Сортамент.</w:t>
      </w:r>
    </w:p>
    <w:p w14:paraId="24E3A27D" w14:textId="1422290B" w:rsidR="00C32FE3" w:rsidRPr="00EE12C4" w:rsidRDefault="00C32FE3" w:rsidP="00EE12C4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E12C4">
        <w:rPr>
          <w:b w:val="0"/>
          <w:color w:val="000000"/>
          <w:sz w:val="20"/>
          <w:lang w:val="ru-RU" w:eastAsia="ja-JP"/>
        </w:rPr>
        <w:t>В состав проектной документации раздела АУВП должны входить:</w:t>
      </w:r>
    </w:p>
    <w:p w14:paraId="4BDD6C1A" w14:textId="569594B0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0889015B" w14:textId="23196FFF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листы общих данных с описанием принципиальных решений, оборудования и способов прокладки трубопроводов;</w:t>
      </w:r>
    </w:p>
    <w:p w14:paraId="0B05C6B8" w14:textId="3789D5E8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планы сетей АУВП с картами орошения, условными обозначениями, размерами и указанием подключаемого проектируемого и существующего оборудования;</w:t>
      </w:r>
    </w:p>
    <w:p w14:paraId="77A53F55" w14:textId="55B29547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аксонометрические схемы сетей АУВП с условными обозначениями, высотными отметками, указанием подключаемого проектируемого и существующего оборудования, сигнальной и запорной арматуры;</w:t>
      </w:r>
    </w:p>
    <w:p w14:paraId="197B8C74" w14:textId="4A200961" w:rsidR="00C32FE3" w:rsidRPr="00C32FE3" w:rsidRDefault="00C32FE3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32FE3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характеристиках.</w:t>
      </w:r>
    </w:p>
    <w:p w14:paraId="26CECFE8" w14:textId="0D54675B" w:rsidR="00C32FE3" w:rsidRPr="00EE12C4" w:rsidRDefault="00C32FE3" w:rsidP="00EE12C4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E12C4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ins w:id="55" w:author="Claude" w:date="2026-08-20T06:27:00Z">
        <w:r>
          <w:rPr>
            <w:b w:val="0"/>
            <w:color w:val="000000"/>
            <w:sz w:val="20"/>
            <w:lang w:val="ru-RU" w:eastAsia="ja-JP"/>
          </w:rPr>
          <w:t>1</w:t>
        </w:r>
      </w:ins>
      <w:del w:id="56" w:author="Claude" w:date="2026-08-20T06:27:00Z">
        <w:r w:rsidR="00EE12C4" w:rsidRPr="00EE12C4">
          <w:rPr>
            <w:b w:val="0"/>
            <w:color w:val="000000"/>
            <w:sz w:val="20"/>
            <w:lang w:val="ru-RU" w:eastAsia="ja-JP"/>
          </w:rPr>
          <w:delText>3</w:delText>
        </w:r>
      </w:del>
      <w:r w:rsidR="00D65DC5">
        <w:rPr>
          <w:b w:val="0"/>
          <w:color w:val="000000"/>
          <w:sz w:val="20"/>
          <w:lang w:val="ru-RU" w:eastAsia="ja-JP"/>
        </w:rPr>
        <w:t>.</w:t>
      </w:r>
    </w:p>
    <w:p w14:paraId="381956DA" w14:textId="77777777" w:rsidR="0044052D" w:rsidRPr="000B1DE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57" w:name="_Toc56378898"/>
      <w:r w:rsidRPr="000B1DE1">
        <w:rPr>
          <w:bCs/>
          <w:color w:val="000000"/>
          <w:sz w:val="20"/>
          <w:lang w:val="ru-RU" w:eastAsia="ja-JP"/>
        </w:rPr>
        <w:t>Общие данные</w:t>
      </w:r>
      <w:bookmarkEnd w:id="57"/>
      <w:r w:rsidRPr="000B1DE1">
        <w:rPr>
          <w:bCs/>
          <w:color w:val="000000"/>
          <w:sz w:val="20"/>
          <w:lang w:val="ru-RU" w:eastAsia="ja-JP"/>
        </w:rPr>
        <w:t xml:space="preserve"> </w:t>
      </w:r>
    </w:p>
    <w:p w14:paraId="3F25C1E9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Источником водоснабжения являются существующие сети  здания, которые обеспечивают необходимый расход и напор в системах пожаротушения.</w:t>
      </w:r>
    </w:p>
    <w:p w14:paraId="060F1F96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Внутреннюю сеть противопожарных систем на этажах здания смонтировать из стальных электросварных труб по ГОСТ 10704-91 на сварке с покраской масляной краской зеленого цвета за 2 раза по грунтовке.</w:t>
      </w:r>
    </w:p>
    <w:p w14:paraId="0D3B5FBD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Обеспечить уклон для спуска воды из системы.</w:t>
      </w:r>
    </w:p>
    <w:p w14:paraId="3ECDD24C" w14:textId="71C1B609" w:rsidR="0044052D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проекте применить оборудование, выпускаемое серийно и имеющее сертификаты соответствия, а также сертификаты пожарной безопасности для оборудования, включенного в перечень оборудования, подлежащего обязательной сертификации в области пожарной безопасности</w:t>
      </w:r>
      <w:r w:rsidR="00A369B8" w:rsidRPr="00BB0BAE">
        <w:rPr>
          <w:b w:val="0"/>
          <w:color w:val="000000"/>
          <w:sz w:val="20"/>
          <w:lang w:val="ru-RU" w:eastAsia="ja-JP"/>
        </w:rPr>
        <w:t>.</w:t>
      </w:r>
    </w:p>
    <w:p w14:paraId="74CD0C9C" w14:textId="4BFEDF60" w:rsidR="004E0F61" w:rsidRPr="004E0F61" w:rsidRDefault="004E0F61" w:rsidP="004E0F61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4E0F61">
        <w:rPr>
          <w:b w:val="0"/>
          <w:color w:val="000000"/>
          <w:sz w:val="20"/>
          <w:lang w:val="ru-RU" w:eastAsia="ja-JP"/>
        </w:rPr>
        <w:t>В</w:t>
      </w:r>
      <w:r w:rsidR="009B69E5">
        <w:rPr>
          <w:b w:val="0"/>
          <w:color w:val="000000"/>
          <w:sz w:val="20"/>
          <w:lang w:val="ru-RU" w:eastAsia="ja-JP"/>
        </w:rPr>
        <w:t xml:space="preserve"> соответствии с Постановлением Правительства РФ от 30 ноября 2021 г №2106</w:t>
      </w:r>
      <w:r w:rsidR="008115D3">
        <w:rPr>
          <w:b w:val="0"/>
          <w:color w:val="000000"/>
          <w:sz w:val="20"/>
          <w:lang w:val="ru-RU" w:eastAsia="ja-JP"/>
        </w:rPr>
        <w:t xml:space="preserve"> «О порядке аттестации физических лиц на право проектирования средств обеспечения пожарной безопасности</w:t>
      </w:r>
      <w:r w:rsidR="00981B99">
        <w:rPr>
          <w:b w:val="0"/>
          <w:color w:val="000000"/>
          <w:sz w:val="20"/>
          <w:lang w:val="ru-RU" w:eastAsia="ja-JP"/>
        </w:rPr>
        <w:t xml:space="preserve"> зданий и сооружений, которые введены в эксплуатацию</w:t>
      </w:r>
      <w:r w:rsidR="008115D3">
        <w:rPr>
          <w:b w:val="0"/>
          <w:color w:val="000000"/>
          <w:sz w:val="20"/>
          <w:lang w:val="ru-RU" w:eastAsia="ja-JP"/>
        </w:rPr>
        <w:t>»</w:t>
      </w:r>
      <w:r w:rsidR="00981B99">
        <w:rPr>
          <w:b w:val="0"/>
          <w:color w:val="000000"/>
          <w:sz w:val="20"/>
          <w:lang w:val="ru-RU" w:eastAsia="ja-JP"/>
        </w:rPr>
        <w:t xml:space="preserve"> в</w:t>
      </w:r>
      <w:r w:rsidRPr="004E0F61">
        <w:rPr>
          <w:b w:val="0"/>
          <w:color w:val="000000"/>
          <w:sz w:val="20"/>
          <w:lang w:val="ru-RU" w:eastAsia="ja-JP"/>
        </w:rPr>
        <w:t xml:space="preserve"> проекте указ</w:t>
      </w:r>
      <w:r w:rsidR="00FF0EC4">
        <w:rPr>
          <w:b w:val="0"/>
          <w:color w:val="000000"/>
          <w:sz w:val="20"/>
          <w:lang w:val="ru-RU" w:eastAsia="ja-JP"/>
        </w:rPr>
        <w:t xml:space="preserve">ывается </w:t>
      </w:r>
      <w:r w:rsidRPr="004E0F61">
        <w:rPr>
          <w:b w:val="0"/>
          <w:color w:val="000000"/>
          <w:sz w:val="20"/>
          <w:lang w:val="ru-RU" w:eastAsia="ja-JP"/>
        </w:rPr>
        <w:t>вс</w:t>
      </w:r>
      <w:r w:rsidR="00FF0EC4"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информаци</w:t>
      </w:r>
      <w:r w:rsidR="00FF0EC4"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по</w:t>
      </w:r>
      <w:r w:rsidR="003E3D2C">
        <w:rPr>
          <w:b w:val="0"/>
          <w:color w:val="000000"/>
          <w:sz w:val="20"/>
          <w:lang w:val="ru-RU" w:eastAsia="ja-JP"/>
        </w:rPr>
        <w:t xml:space="preserve"> </w:t>
      </w:r>
      <w:r w:rsidR="00EC55B6">
        <w:rPr>
          <w:b w:val="0"/>
          <w:color w:val="000000"/>
          <w:sz w:val="20"/>
          <w:lang w:val="ru-RU" w:eastAsia="ja-JP"/>
        </w:rPr>
        <w:t>исполнителю проекта,</w:t>
      </w:r>
      <w:r w:rsidRPr="004E0F61">
        <w:rPr>
          <w:b w:val="0"/>
          <w:color w:val="000000"/>
          <w:sz w:val="20"/>
          <w:lang w:val="ru-RU" w:eastAsia="ja-JP"/>
        </w:rPr>
        <w:t xml:space="preserve"> аттестованному на право проектирования средств обеспечения пожарной безопасности зданий и сооружений, которые введены в эксплуатацию. В проекте </w:t>
      </w:r>
      <w:r w:rsidR="00FF0EC4">
        <w:rPr>
          <w:b w:val="0"/>
          <w:color w:val="000000"/>
          <w:sz w:val="20"/>
          <w:lang w:val="ru-RU" w:eastAsia="ja-JP"/>
        </w:rPr>
        <w:t xml:space="preserve">дается </w:t>
      </w:r>
      <w:r w:rsidRPr="004E0F61">
        <w:rPr>
          <w:b w:val="0"/>
          <w:color w:val="000000"/>
          <w:sz w:val="20"/>
          <w:lang w:val="ru-RU" w:eastAsia="ja-JP"/>
        </w:rPr>
        <w:t>ссылку на реестр, в котором выполнена запись об удовлетворительном прохождении претендентом квалификационного экзамена в реестр лиц, аттестованных на право проектирования средств обеспечения пожарной безопасности зданий и сооружений, которые введены в эксплуатацию.</w:t>
      </w:r>
    </w:p>
    <w:p w14:paraId="2F7166B0" w14:textId="13152360" w:rsidR="004E0F61" w:rsidRPr="004E0F61" w:rsidRDefault="004E0F61" w:rsidP="004E0F61">
      <w:pPr>
        <w:rPr>
          <w:lang w:val="ru-RU" w:eastAsia="ja-JP"/>
        </w:rPr>
      </w:pPr>
    </w:p>
    <w:p w14:paraId="73D1E18E" w14:textId="77777777" w:rsidR="00BB0BAE" w:rsidRPr="000B1DE1" w:rsidRDefault="00BB0BAE" w:rsidP="00BB0BAE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58" w:name="_Toc56378900"/>
      <w:r w:rsidRPr="000B1DE1">
        <w:rPr>
          <w:bCs/>
          <w:color w:val="000000"/>
          <w:sz w:val="20"/>
          <w:lang w:val="ru-RU" w:eastAsia="ja-JP"/>
        </w:rPr>
        <w:t>Внутренний противопожарный водопровод</w:t>
      </w:r>
      <w:bookmarkEnd w:id="58"/>
    </w:p>
    <w:p w14:paraId="55C706BC" w14:textId="5D8216BA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 xml:space="preserve">Оборудовать </w:t>
      </w:r>
      <w:r w:rsidR="009F410C">
        <w:rPr>
          <w:b w:val="0"/>
          <w:color w:val="000000"/>
          <w:sz w:val="20"/>
          <w:lang w:val="ru-RU" w:eastAsia="ja-JP"/>
        </w:rPr>
        <w:t>помещения</w:t>
      </w:r>
      <w:r w:rsidRPr="00BB0BAE">
        <w:rPr>
          <w:b w:val="0"/>
          <w:color w:val="000000"/>
          <w:sz w:val="20"/>
          <w:lang w:val="ru-RU" w:eastAsia="ja-JP"/>
        </w:rPr>
        <w:t xml:space="preserve"> внутренним противопожарным водопроводом, в соответствии с требованиями СП 10.13130</w:t>
      </w:r>
      <w:r w:rsidR="000D33BB">
        <w:rPr>
          <w:b w:val="0"/>
          <w:color w:val="000000"/>
          <w:sz w:val="20"/>
          <w:lang w:val="ru-RU" w:eastAsia="ja-JP"/>
        </w:rPr>
        <w:t>.2020</w:t>
      </w:r>
      <w:r w:rsidRPr="00BB0BAE">
        <w:rPr>
          <w:b w:val="0"/>
          <w:color w:val="000000"/>
          <w:sz w:val="20"/>
          <w:lang w:val="ru-RU" w:eastAsia="ja-JP"/>
        </w:rPr>
        <w:t xml:space="preserve"> «Внутренний противопожарный водопровод»</w:t>
      </w:r>
      <w:r w:rsidR="00995060">
        <w:rPr>
          <w:b w:val="0"/>
          <w:color w:val="000000"/>
          <w:sz w:val="20"/>
          <w:lang w:val="ru-RU" w:eastAsia="ja-JP"/>
        </w:rPr>
        <w:t>. Противопожарный водопровод</w:t>
      </w:r>
      <w:r w:rsidRPr="00BB0BAE">
        <w:rPr>
          <w:b w:val="0"/>
          <w:color w:val="000000"/>
          <w:sz w:val="20"/>
          <w:lang w:val="ru-RU" w:eastAsia="ja-JP"/>
        </w:rPr>
        <w:t xml:space="preserve"> должен обеспечивать нормативный расход воды для тушения пожаров в зданиях и </w:t>
      </w:r>
      <w:r w:rsidRPr="00BB0BAE">
        <w:rPr>
          <w:b w:val="0"/>
          <w:color w:val="000000"/>
          <w:sz w:val="20"/>
          <w:lang w:val="ru-RU" w:eastAsia="ja-JP"/>
        </w:rPr>
        <w:lastRenderedPageBreak/>
        <w:t>сооружениях. Внутренние ПК допускается размещать на водяной спринклерной сети после узлов управления на трубопроводах диаметром DN-65 и более.</w:t>
      </w:r>
    </w:p>
    <w:p w14:paraId="4F5A47C4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Гидростатическое давление в системе хозяйственно-противопожарного водопровода на отметке наиболее низко расположенного санитарно-технического прибора не должно превышать 0,45 МПа. Гидростатическое давление в системе раздельного противопожарного водопровода на отметке наиболее низко расположенного пожарного крана не должно превышать 0,9 МПа. При расчётном давлении в сети противопожарного водопровода, превышающем 0,45 МПа, необходимо предусматривать устройство раздельной сети противопожарного водопровода.</w:t>
      </w:r>
    </w:p>
    <w:p w14:paraId="55801281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При давлении у ПК более 0,4 МПа между пожарным клапаном и соединительной головкой следует предусматривать установку диафрагм и регуляторов давления, снижающих избыточное давление. Допускается устанавливать диафрагмы с одинаковым диаметром отверстий.</w:t>
      </w:r>
    </w:p>
    <w:p w14:paraId="2D52B2B6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При определении мест размещения и числа пожарных стояков и пожарных кранов в зданиях необходимо учитывать, что каждую точку помещения следует орошать двумя струями - по одной струе из 2 соседних стояков (разных ПК).</w:t>
      </w:r>
    </w:p>
    <w:p w14:paraId="589EAD68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Пожарные краны следует устанавливать таким образом, чтобы отвод, на котором он расположен, находился на высоте (1,35±0,15) м над полом помещения, и размещать в пожарных шкафах, имеющих отверстия для проветривания, приспособленных для их опломбирования. Спаренные ПК допускается устанавливать один над другим, при этом второй ПК должен быть установлен на высоте не менее 1 м от пола.</w:t>
      </w:r>
    </w:p>
    <w:p w14:paraId="5A6F5EF3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пожарных шкафах предусмотреть возможность размещения переносных огнетушителей.</w:t>
      </w:r>
    </w:p>
    <w:p w14:paraId="7D9A66E4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Шкафы пожарных кранов должны иметь соответствующее обозначение и порядковую нумерацию, нанесенную на дверцах.</w:t>
      </w:r>
    </w:p>
    <w:p w14:paraId="276A3822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На вводе хозяйственно-противопожарного водопровода (в месте установки водомера) выполнить обводную линию с электрофицированной задвижкой, открывающейся от сигнала автоматической пожарной сигнализации или автоматического, дистанционного пуска пожарных насосов или открытием клапана пожарного крана.</w:t>
      </w:r>
    </w:p>
    <w:p w14:paraId="30F83B35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Внутренние пожарные краны устанавливать в пожарных шкафах преимущественно у входов, в вестибюлях, коридорах, проходах и других наиболее доступных местах (при этом их расположение не должно мешать эвакуации людей).</w:t>
      </w:r>
    </w:p>
    <w:p w14:paraId="3E042557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При проектировании учитывать существующие места прокладки стояков и места установки пожарных шкафов и их типы. Трубопроводы прокладывать скрыто.</w:t>
      </w:r>
    </w:p>
    <w:p w14:paraId="40194037" w14:textId="77777777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связи с перепланировкой доработать план существующих пожарных кранов с учетом орошения каждой точки  помещения  в соответствии с нормами.</w:t>
      </w:r>
    </w:p>
    <w:p w14:paraId="78E6EF07" w14:textId="23C14E02" w:rsidR="00BB0BAE" w:rsidRPr="00BB0BAE" w:rsidRDefault="00BB0BAE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В пожарных шкафах при необходимости установить кнопки дистанционного пуска противопожарных насосов в соответствии с требованиями проектной документации здания.</w:t>
      </w:r>
    </w:p>
    <w:p w14:paraId="79098E1D" w14:textId="77777777" w:rsidR="0044052D" w:rsidRPr="000B1DE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59" w:name="_Toc245896351"/>
      <w:bookmarkStart w:id="60" w:name="_Toc245896446"/>
      <w:bookmarkStart w:id="61" w:name="_Toc56378899"/>
      <w:bookmarkEnd w:id="59"/>
      <w:bookmarkEnd w:id="60"/>
      <w:r w:rsidRPr="000B1DE1">
        <w:rPr>
          <w:bCs/>
          <w:color w:val="000000"/>
          <w:sz w:val="20"/>
          <w:lang w:val="ru-RU" w:eastAsia="ja-JP"/>
        </w:rPr>
        <w:t>Автоматическое водяное пожаротушение</w:t>
      </w:r>
      <w:bookmarkEnd w:id="61"/>
      <w:r w:rsidRPr="000B1DE1">
        <w:rPr>
          <w:bCs/>
          <w:color w:val="000000"/>
          <w:sz w:val="20"/>
          <w:lang w:val="ru-RU" w:eastAsia="ja-JP"/>
        </w:rPr>
        <w:t xml:space="preserve"> </w:t>
      </w:r>
    </w:p>
    <w:p w14:paraId="7E9DECF0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Установку автоматической спринклерной системы пожаротушения (АУПТ) запроектировать для раннего обнаружения пожара, автоматического тушения и его локализации. Необходимо запроектировать разводку системы АУПТ в соответствии с архитектурными планировками и в соответствии с требованиями проектной документации здания (том «Противопожарные мероприятия»).</w:t>
      </w:r>
    </w:p>
    <w:p w14:paraId="0B979D84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>Оросители установить розеткой вниз. Оросители устанавливаются во всех помещениях, кроме помещений с мокрыми процессами (душевые, санузлы и т.п.).</w:t>
      </w:r>
    </w:p>
    <w:p w14:paraId="52827AD6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lastRenderedPageBreak/>
        <w:t xml:space="preserve">В верхних точках сети трубопроводов предусмотреть установку кранов в качестве устройств для выпуска воздуха. </w:t>
      </w:r>
    </w:p>
    <w:p w14:paraId="72AF522F" w14:textId="77777777" w:rsidR="0044052D" w:rsidRPr="00BB0BAE" w:rsidRDefault="0044052D" w:rsidP="00BB0BA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B0BAE">
        <w:rPr>
          <w:b w:val="0"/>
          <w:color w:val="000000"/>
          <w:sz w:val="20"/>
          <w:lang w:val="ru-RU" w:eastAsia="ja-JP"/>
        </w:rPr>
        <w:t xml:space="preserve">Трубопроводы оборудовать промывочными кранами с диаметром условного прохода не менее 50 мм. Установку крана запроектировать в конце участка. </w:t>
      </w:r>
    </w:p>
    <w:p w14:paraId="680E3A63" w14:textId="2D5E90DF" w:rsidR="0044052D" w:rsidRPr="00BD1F15" w:rsidRDefault="0044052D" w:rsidP="004A2C41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D1F15">
        <w:rPr>
          <w:b w:val="0"/>
          <w:color w:val="000000"/>
          <w:sz w:val="20"/>
          <w:lang w:val="ru-RU" w:eastAsia="ja-JP"/>
        </w:rPr>
        <w:t>Трубопроводы заложить из стальных электросварных труб по ГОСТ 10704-91 с уклоном для спуска воды из системы.</w:t>
      </w:r>
    </w:p>
    <w:p w14:paraId="360487AE" w14:textId="77777777" w:rsidR="00557FBE" w:rsidRDefault="00557FBE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EAD16D4" w14:textId="77777777" w:rsidR="0044052D" w:rsidRPr="009449C0" w:rsidRDefault="0044052D" w:rsidP="0044052D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62" w:name="_Toc56378874"/>
      <w:r>
        <w:rPr>
          <w:bCs/>
          <w:color w:val="000000"/>
          <w:sz w:val="20"/>
          <w:lang w:val="ru-RU"/>
        </w:rPr>
        <w:lastRenderedPageBreak/>
        <w:t>Отопление, вентиляция и кондиционирование</w:t>
      </w:r>
      <w:bookmarkEnd w:id="62"/>
    </w:p>
    <w:p w14:paraId="415185ED" w14:textId="2FAB3A61" w:rsidR="0044052D" w:rsidRPr="00195D5A" w:rsidRDefault="00DE5A88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>
        <w:rPr>
          <w:bCs/>
          <w:color w:val="000000"/>
          <w:sz w:val="20"/>
          <w:lang w:val="ru-RU" w:eastAsia="ja-JP"/>
        </w:rPr>
        <w:t>Общие положения</w:t>
      </w:r>
    </w:p>
    <w:p w14:paraId="60AF98C9" w14:textId="24601598" w:rsidR="00864946" w:rsidRPr="00864946" w:rsidRDefault="00864946" w:rsidP="008649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64946">
        <w:rPr>
          <w:b w:val="0"/>
          <w:color w:val="000000"/>
          <w:sz w:val="20"/>
          <w:lang w:val="ru-RU" w:eastAsia="ja-JP"/>
        </w:rPr>
        <w:t>Проектная документация раздела Отопление, Вентиляция и Кондиционирование (далее ОВиК) должна быть разработана в соответствии со следующими нормативными документами:</w:t>
      </w:r>
    </w:p>
    <w:p w14:paraId="4B854504" w14:textId="03AB948A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Федеральный закон от 22 июля 2008 г. N 123-ФЗ Технический регламент о требованиях пожарной безопасности;</w:t>
      </w:r>
    </w:p>
    <w:p w14:paraId="52B576CE" w14:textId="2777A726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169B9A33" w14:textId="1A689028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7.13130.2013 Отопление, вентиляция и кондиционирование. Требования пожарной без-опасности;</w:t>
      </w:r>
    </w:p>
    <w:p w14:paraId="6A775670" w14:textId="15ACD867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7F3C0490" w14:textId="698FD5A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51.13330.2011 Защита от шума;</w:t>
      </w:r>
    </w:p>
    <w:p w14:paraId="3C880E82" w14:textId="00F648DC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60.13330.2020 Отопление, вентиляция и кондиционирование воздуха;</w:t>
      </w:r>
    </w:p>
    <w:p w14:paraId="4AA1775A" w14:textId="0FA9F59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61.13330.2012 Тепловая изоляция оборудования и трубопроводов;</w:t>
      </w:r>
    </w:p>
    <w:p w14:paraId="2F6CA7A4" w14:textId="30D28DD1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73.13330.2016 Внутренние санитарно-технические системы зданий;</w:t>
      </w:r>
    </w:p>
    <w:p w14:paraId="7668004A" w14:textId="7EE1DC6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0EDFFC30" w14:textId="15BEDF8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СП </w:t>
      </w:r>
      <w:ins w:id="63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118.13330.2022</w:t>
        </w:r>
      </w:ins>
      <w:del w:id="64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118.13330.2012</w:delText>
        </w:r>
      </w:del>
      <w:r w:rsidRPr="00864946">
        <w:rPr>
          <w:rFonts w:ascii="Arial" w:hAnsi="Arial" w:cs="Arial"/>
          <w:color w:val="000000"/>
          <w:sz w:val="20"/>
          <w:lang w:val="ru-RU"/>
        </w:rPr>
        <w:t xml:space="preserve"> Общественные здания и сооружения;</w:t>
      </w:r>
    </w:p>
    <w:p w14:paraId="41DA8718" w14:textId="23F752CD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СП </w:t>
      </w:r>
      <w:ins w:id="65" w:author="Claude" w:date="2026-08-20T06:33:00Z">
        <w:r>
          <w:rPr>
            <w:rFonts w:ascii="Arial" w:hAnsi="Arial" w:cs="Arial"/>
            <w:color w:val="000000"/>
            <w:sz w:val="20"/>
            <w:lang w:val="ru-RU"/>
          </w:rPr>
          <w:t>131.13330.2025</w:t>
        </w:r>
      </w:ins>
      <w:del w:id="66" w:author="Claude" w:date="2026-08-20T06:33:00Z">
        <w:r>
          <w:rPr>
            <w:rFonts w:ascii="Arial" w:hAnsi="Arial" w:cs="Arial"/>
            <w:color w:val="000000"/>
            <w:sz w:val="20"/>
            <w:lang w:val="ru-RU"/>
          </w:rPr>
          <w:delText>131.13330.2020</w:delText>
        </w:r>
      </w:del>
      <w:r w:rsidRPr="00864946">
        <w:rPr>
          <w:rFonts w:ascii="Arial" w:hAnsi="Arial" w:cs="Arial"/>
          <w:color w:val="000000"/>
          <w:sz w:val="20"/>
          <w:lang w:val="ru-RU"/>
        </w:rPr>
        <w:t xml:space="preserve"> Строительная климатология;</w:t>
      </w:r>
    </w:p>
    <w:p w14:paraId="777D6C65" w14:textId="6E500892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Р 21.101-2020 Система проектной̆ документации для строительства. Основные требования к проектной и рабочей документации;</w:t>
      </w:r>
    </w:p>
    <w:p w14:paraId="21B4663D" w14:textId="4F649B94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21.602-2016 Система проектной документации для строительства (СПДС). Правила выполнения рабочей документации систем отопления, вентиляции и кондиционирования;</w:t>
      </w:r>
    </w:p>
    <w:p w14:paraId="20C2FC44" w14:textId="6DE0CC9F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30494-2011 Здания жилые и общественные. Параметры микроклимата в помещениях;</w:t>
      </w:r>
    </w:p>
    <w:p w14:paraId="735488D4" w14:textId="5CB922A7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3262-75 Трубы стальные водогазопроводные. Технические условия;</w:t>
      </w:r>
    </w:p>
    <w:p w14:paraId="0D121BD7" w14:textId="752A4A43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10705-80 Трубы стальные электросварные. Технические условия;</w:t>
      </w:r>
    </w:p>
    <w:p w14:paraId="0AC2AD19" w14:textId="469C72AA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10704-91 Трубы стальные электросварные прямошовные. Сортамент;</w:t>
      </w:r>
    </w:p>
    <w:p w14:paraId="69774F14" w14:textId="28F3D626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ГОСТ 26996-86 Полипропилен и сополимеры пропилена. Технические условия;</w:t>
      </w:r>
    </w:p>
    <w:p w14:paraId="2121988C" w14:textId="08F1430D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67" w:author="Claude" w:date="2026-08-20T06:33:00Z">
        <w:r>
          <w:rPr>
            <w:rFonts w:ascii="Arial" w:hAnsi="Arial" w:cs="Arial"/>
            <w:color w:val="000000"/>
            <w:sz w:val="20"/>
            <w:lang w:val="ru-RU"/>
          </w:rPr>
          <w:t>СанПиН 1.2.3685-21</w:t>
        </w:r>
      </w:ins>
      <w:del w:id="68" w:author="Claude" w:date="2026-08-20T06:33:00Z">
        <w:r w:rsidRPr="00864946">
          <w:rPr>
            <w:rFonts w:ascii="Arial" w:hAnsi="Arial" w:cs="Arial"/>
            <w:color w:val="000000"/>
            <w:sz w:val="20"/>
            <w:lang w:val="ru-RU"/>
          </w:rPr>
          <w:delText>СанПиН 2.2.4.548-96</w:delText>
        </w:r>
      </w:del>
      <w:r w:rsidRPr="00864946">
        <w:rPr>
          <w:rFonts w:ascii="Arial" w:hAnsi="Arial" w:cs="Arial"/>
          <w:color w:val="000000"/>
          <w:sz w:val="20"/>
          <w:lang w:val="ru-RU"/>
        </w:rPr>
        <w:t xml:space="preserve"> Гигиенические требования к микроклимату производственных помещений</w:t>
      </w:r>
    </w:p>
    <w:p w14:paraId="20E5E404" w14:textId="0D386EC9" w:rsidR="00864946" w:rsidRPr="00864946" w:rsidRDefault="00864946" w:rsidP="00864946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 xml:space="preserve">а также другими документами, в соответствии с </w:t>
      </w:r>
      <w:r w:rsidR="00D72746">
        <w:rPr>
          <w:rFonts w:ascii="Arial" w:hAnsi="Arial" w:cs="Arial"/>
          <w:color w:val="000000"/>
          <w:sz w:val="20"/>
          <w:lang w:val="ru-RU"/>
        </w:rPr>
        <w:t>Общей частью</w:t>
      </w:r>
      <w:r w:rsidRPr="00864946">
        <w:rPr>
          <w:rFonts w:ascii="Arial" w:hAnsi="Arial" w:cs="Arial"/>
          <w:color w:val="000000"/>
          <w:sz w:val="20"/>
          <w:lang w:val="ru-RU"/>
        </w:rPr>
        <w:t xml:space="preserve"> данного ТЗ.</w:t>
      </w:r>
    </w:p>
    <w:p w14:paraId="2E6926ED" w14:textId="64544235" w:rsidR="00864946" w:rsidRPr="00864946" w:rsidRDefault="00864946" w:rsidP="00864946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864946">
        <w:rPr>
          <w:b w:val="0"/>
          <w:color w:val="000000"/>
          <w:sz w:val="20"/>
          <w:lang w:val="ru-RU" w:eastAsia="ja-JP"/>
        </w:rPr>
        <w:t>В состав проектной документации раздела ОВиК должны входить:</w:t>
      </w:r>
    </w:p>
    <w:p w14:paraId="130711CA" w14:textId="41402B48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114234FF" w14:textId="7016CC8B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листы общих данных с описанием оборудования и указанием исходных данных, принципиальных решений и способов прокладки коммуникаций;</w:t>
      </w:r>
    </w:p>
    <w:p w14:paraId="33F7E079" w14:textId="502202DA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планы сетей ОВиК и дренажа с условными обозначениями, размерами и обозначениями подключаемого проектируемого и существующего оборудования, трубопроводов, воздуховодов (с указанием кол-ва воздуха), воздухораспределителей (с указанием кол</w:t>
      </w:r>
      <w:r w:rsidR="00F70680">
        <w:rPr>
          <w:rFonts w:ascii="Arial" w:hAnsi="Arial" w:cs="Arial"/>
          <w:color w:val="000000"/>
          <w:sz w:val="20"/>
          <w:lang w:val="ru-RU"/>
        </w:rPr>
        <w:t>ичест</w:t>
      </w:r>
      <w:r w:rsidRPr="00864946">
        <w:rPr>
          <w:rFonts w:ascii="Arial" w:hAnsi="Arial" w:cs="Arial"/>
          <w:color w:val="000000"/>
          <w:sz w:val="20"/>
          <w:lang w:val="ru-RU"/>
        </w:rPr>
        <w:t>ва воздуха), регулирующей и запорной арматуры;</w:t>
      </w:r>
    </w:p>
    <w:p w14:paraId="476B4086" w14:textId="6DF983EB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lastRenderedPageBreak/>
        <w:t>аксонометрические схемы сетей ОВиК и дренажа с условными обозначениями, высотными отметками, расходами (в м3/ч для воды и воздуха), уставками балансировочных клапанов и указанием подключаемого оборудования, воздухораспределителей, регулирующей и запорной арматуры;</w:t>
      </w:r>
    </w:p>
    <w:p w14:paraId="789721DA" w14:textId="60B95379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узлы нетиповых конструкций, установки оборудования и т.д.;</w:t>
      </w:r>
    </w:p>
    <w:p w14:paraId="58FAABD8" w14:textId="6425F981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характеристиках;</w:t>
      </w:r>
    </w:p>
    <w:p w14:paraId="239F5CDB" w14:textId="1C2C2746" w:rsidR="00864946" w:rsidRPr="00864946" w:rsidRDefault="00864946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864946">
        <w:rPr>
          <w:rFonts w:ascii="Arial" w:hAnsi="Arial" w:cs="Arial"/>
          <w:color w:val="000000"/>
          <w:sz w:val="20"/>
          <w:lang w:val="ru-RU"/>
        </w:rPr>
        <w:t>расчёт теплопоступлений, аэродинамический расчёт воздуховодов, расчёт скорости воздуха в рабочей зоне для выбранных типов воздухораспределителей, гидравлический расчёт трубопроводов тепло-холодоснабжения, расчёты толщины изоляции трубопроводов, таблица воздухообмена.</w:t>
      </w:r>
    </w:p>
    <w:p w14:paraId="33B9F9CD" w14:textId="7D03DAA5" w:rsidR="00864946" w:rsidRPr="00864946" w:rsidRDefault="00864946" w:rsidP="008649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64946">
        <w:rPr>
          <w:b w:val="0"/>
          <w:color w:val="000000"/>
          <w:sz w:val="20"/>
          <w:lang w:val="ru-RU" w:eastAsia="ja-JP"/>
        </w:rPr>
        <w:t xml:space="preserve">Расчетные параметры наружного воздуха для проектирования принять в соответствии с СП </w:t>
      </w:r>
      <w:ins w:id="69" w:author="Claude" w:date="2026-08-20T06:33:00Z">
        <w:r>
          <w:rPr>
            <w:b w:val="0"/>
            <w:color w:val="000000"/>
            <w:sz w:val="20"/>
            <w:lang w:val="ru-RU" w:eastAsia="ja-JP"/>
          </w:rPr>
          <w:t>131.13330.2025</w:t>
        </w:r>
      </w:ins>
      <w:del w:id="70" w:author="Claude" w:date="2026-08-20T06:33:00Z">
        <w:r>
          <w:rPr>
            <w:b w:val="0"/>
            <w:color w:val="000000"/>
            <w:sz w:val="20"/>
            <w:lang w:val="ru-RU" w:eastAsia="ja-JP"/>
          </w:rPr>
          <w:delText>131.13330.2020</w:delText>
        </w:r>
      </w:del>
      <w:r w:rsidRPr="00864946">
        <w:rPr>
          <w:b w:val="0"/>
          <w:color w:val="000000"/>
          <w:sz w:val="20"/>
          <w:lang w:val="ru-RU" w:eastAsia="ja-JP"/>
        </w:rPr>
        <w:t xml:space="preserve"> Строительная климатология. Температуру наружного воздуха в летний период для подбора оборудования центрального оборудования систем кондиционирования принять +35°С.</w:t>
      </w:r>
    </w:p>
    <w:p w14:paraId="0C246620" w14:textId="06311DFE" w:rsidR="00864946" w:rsidRPr="00D72746" w:rsidRDefault="00864946" w:rsidP="00D727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D72746">
        <w:rPr>
          <w:b w:val="0"/>
          <w:color w:val="000000"/>
          <w:sz w:val="20"/>
          <w:lang w:val="ru-RU" w:eastAsia="ja-JP"/>
        </w:rPr>
        <w:t>Уровень шума в помещениях от работающего инженерного оборудования не должен превышать 45 дБА. Уровень шума для остальных типов помещений принять согласно СП 51.13330.2011.</w:t>
      </w:r>
    </w:p>
    <w:p w14:paraId="04DBF23E" w14:textId="0C7F8C8C" w:rsidR="0044052D" w:rsidRDefault="00864946" w:rsidP="00D7274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D72746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ins w:id="71" w:author="Claude" w:date="2026-08-20T06:27:00Z">
        <w:r>
          <w:rPr>
            <w:b w:val="0"/>
            <w:color w:val="000000"/>
            <w:sz w:val="20"/>
            <w:lang w:val="ru-RU" w:eastAsia="ja-JP"/>
          </w:rPr>
          <w:t>1</w:t>
        </w:r>
      </w:ins>
      <w:del w:id="72" w:author="Claude" w:date="2026-08-20T06:27:00Z">
        <w:r w:rsidR="00B6345C" w:rsidRPr="00D72746">
          <w:rPr>
            <w:b w:val="0"/>
            <w:color w:val="000000"/>
            <w:sz w:val="20"/>
            <w:lang w:val="ru-RU" w:eastAsia="ja-JP"/>
          </w:rPr>
          <w:delText>3</w:delText>
        </w:r>
      </w:del>
      <w:bookmarkStart w:id="73" w:name="_Toc131909186"/>
      <w:r w:rsidR="0044052D" w:rsidRPr="00D72746">
        <w:rPr>
          <w:b w:val="0"/>
          <w:color w:val="000000"/>
          <w:sz w:val="20"/>
          <w:lang w:val="ru-RU" w:eastAsia="ja-JP"/>
        </w:rPr>
        <w:t>.</w:t>
      </w:r>
    </w:p>
    <w:p w14:paraId="143F84A5" w14:textId="622C1C2D" w:rsidR="0042659A" w:rsidRPr="00CE3DF0" w:rsidRDefault="00CE3DF0" w:rsidP="00CE3DF0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4E0F61">
        <w:rPr>
          <w:b w:val="0"/>
          <w:color w:val="000000"/>
          <w:sz w:val="20"/>
          <w:lang w:val="ru-RU" w:eastAsia="ja-JP"/>
        </w:rPr>
        <w:t>В</w:t>
      </w:r>
      <w:r>
        <w:rPr>
          <w:b w:val="0"/>
          <w:color w:val="000000"/>
          <w:sz w:val="20"/>
          <w:lang w:val="ru-RU" w:eastAsia="ja-JP"/>
        </w:rPr>
        <w:t xml:space="preserve"> соответствии с Постановлением Правительства РФ от 30 ноября 2021 г №2106 «О порядке аттестации физических лиц на право проектирования средств обеспечения пожарной безопасности зданий и сооружений, которые введены в эксплуатацию» в</w:t>
      </w:r>
      <w:r w:rsidRPr="004E0F61">
        <w:rPr>
          <w:b w:val="0"/>
          <w:color w:val="000000"/>
          <w:sz w:val="20"/>
          <w:lang w:val="ru-RU" w:eastAsia="ja-JP"/>
        </w:rPr>
        <w:t xml:space="preserve"> проекте указ</w:t>
      </w:r>
      <w:r>
        <w:rPr>
          <w:b w:val="0"/>
          <w:color w:val="000000"/>
          <w:sz w:val="20"/>
          <w:lang w:val="ru-RU" w:eastAsia="ja-JP"/>
        </w:rPr>
        <w:t xml:space="preserve">ывается </w:t>
      </w:r>
      <w:r w:rsidRPr="004E0F61">
        <w:rPr>
          <w:b w:val="0"/>
          <w:color w:val="000000"/>
          <w:sz w:val="20"/>
          <w:lang w:val="ru-RU" w:eastAsia="ja-JP"/>
        </w:rPr>
        <w:t>вс</w:t>
      </w:r>
      <w:r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информаци</w:t>
      </w:r>
      <w:r>
        <w:rPr>
          <w:b w:val="0"/>
          <w:color w:val="000000"/>
          <w:sz w:val="20"/>
          <w:lang w:val="ru-RU" w:eastAsia="ja-JP"/>
        </w:rPr>
        <w:t>я</w:t>
      </w:r>
      <w:r w:rsidRPr="004E0F61">
        <w:rPr>
          <w:b w:val="0"/>
          <w:color w:val="000000"/>
          <w:sz w:val="20"/>
          <w:lang w:val="ru-RU" w:eastAsia="ja-JP"/>
        </w:rPr>
        <w:t xml:space="preserve"> по</w:t>
      </w:r>
      <w:r>
        <w:rPr>
          <w:b w:val="0"/>
          <w:color w:val="000000"/>
          <w:sz w:val="20"/>
          <w:lang w:val="ru-RU" w:eastAsia="ja-JP"/>
        </w:rPr>
        <w:t xml:space="preserve"> исполнителю проекта,</w:t>
      </w:r>
      <w:r w:rsidRPr="004E0F61">
        <w:rPr>
          <w:b w:val="0"/>
          <w:color w:val="000000"/>
          <w:sz w:val="20"/>
          <w:lang w:val="ru-RU" w:eastAsia="ja-JP"/>
        </w:rPr>
        <w:t xml:space="preserve"> аттестованному на право проектирования средств обеспечения пожарной безопасности зданий и сооружений, которые введены в эксплуатацию. В проекте </w:t>
      </w:r>
      <w:r>
        <w:rPr>
          <w:b w:val="0"/>
          <w:color w:val="000000"/>
          <w:sz w:val="20"/>
          <w:lang w:val="ru-RU" w:eastAsia="ja-JP"/>
        </w:rPr>
        <w:t xml:space="preserve">дается </w:t>
      </w:r>
      <w:r w:rsidRPr="004E0F61">
        <w:rPr>
          <w:b w:val="0"/>
          <w:color w:val="000000"/>
          <w:sz w:val="20"/>
          <w:lang w:val="ru-RU" w:eastAsia="ja-JP"/>
        </w:rPr>
        <w:t>ссылку на реестр, в котором выполнена запись об удовлетворительном прохождении претендентом квалификационного экзамена в реестр лиц, аттестованных на право проектирования средств обеспечения пожарной безопасности зданий и сооружений, которые введены в эксплуатацию.</w:t>
      </w:r>
    </w:p>
    <w:p w14:paraId="04E8D8DE" w14:textId="77777777" w:rsidR="0044052D" w:rsidRPr="001C72B0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74" w:name="_Toc56378877"/>
      <w:bookmarkEnd w:id="73"/>
      <w:r w:rsidRPr="001C72B0">
        <w:rPr>
          <w:bCs/>
          <w:color w:val="000000"/>
          <w:sz w:val="20"/>
          <w:lang w:val="ru-RU" w:eastAsia="ja-JP"/>
        </w:rPr>
        <w:t>Отопление</w:t>
      </w:r>
      <w:bookmarkEnd w:id="74"/>
    </w:p>
    <w:p w14:paraId="7BFA96C7" w14:textId="1D45981A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При проектировании системы отопления руководствоваться нормативной документацией РФ, а также ТУ на здание.</w:t>
      </w:r>
    </w:p>
    <w:p w14:paraId="57774987" w14:textId="11E8E3F5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Система отопления с местными отопительными приборами (радиаторами и конвекторами) является основной, приборы отопления подобрать на поддержание температуры воздуха в помещениях 22°С.</w:t>
      </w:r>
    </w:p>
    <w:p w14:paraId="164C95FD" w14:textId="2E7DDE8F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Предусмотреть двухтрубную систему отопления с нижней разводкой, подающей и обратной магистралей. В верхних точках системы предусмотреть установку автоматических воздухоотводчиков. В нижних точках устройства для спуска воды.</w:t>
      </w:r>
    </w:p>
    <w:p w14:paraId="1322CB80" w14:textId="2DCFE267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Радиаторы устанавливаются открыто, экранами не закрываются.</w:t>
      </w:r>
    </w:p>
    <w:p w14:paraId="38E5B701" w14:textId="1B2D43B7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Предусмотреть установку байпасов на радиаторах батарей и термоголовок для регулировки подачи теплоносителя в радиаторы.</w:t>
      </w:r>
    </w:p>
    <w:p w14:paraId="5FAA8278" w14:textId="328B8319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Исключить систему водяного отопления в критических помещениях и транзитный проход трубопроводов через них.</w:t>
      </w:r>
    </w:p>
    <w:p w14:paraId="2B5C1F05" w14:textId="2D3111BA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Запорная и балансировочная арматура – импортного производства. Предусмотреть встроенные в стены шкафы для арматуры.</w:t>
      </w:r>
    </w:p>
    <w:p w14:paraId="081ECC1A" w14:textId="03F54980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Обеспечить теплоизоляцию трубопроводов в соответствии с сечением.</w:t>
      </w:r>
    </w:p>
    <w:p w14:paraId="56A19CCC" w14:textId="741158A9" w:rsidR="00814D82" w:rsidRPr="00123992" w:rsidRDefault="00814D82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lastRenderedPageBreak/>
        <w:t>В случае недостатка давления теплоносителя в системе обеспечить установку циркуляционного насоса (производительность определяется после гидравлического расчета и согласования схемы системы).</w:t>
      </w:r>
    </w:p>
    <w:p w14:paraId="53A17638" w14:textId="4FE2EC7F" w:rsidR="00D73470" w:rsidRPr="00123992" w:rsidRDefault="00D73470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Все оборудование и материалы в обязательном порядке требуют дополнительного согласования с Заказчиком.</w:t>
      </w:r>
    </w:p>
    <w:p w14:paraId="68651CD1" w14:textId="4081F81F" w:rsidR="00D73470" w:rsidRPr="00123992" w:rsidRDefault="00D73470" w:rsidP="0012399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123992">
        <w:rPr>
          <w:b w:val="0"/>
          <w:color w:val="000000"/>
          <w:sz w:val="20"/>
          <w:lang w:val="ru-RU" w:eastAsia="ja-JP"/>
        </w:rPr>
        <w:t>Подрядчик несет ответственность за детальное проектирование, монтажные работы и эффективную работу инженерных систем.</w:t>
      </w:r>
    </w:p>
    <w:p w14:paraId="48A677D3" w14:textId="68064237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75" w:name="_Toc56378881"/>
      <w:r w:rsidRPr="00097B41">
        <w:rPr>
          <w:bCs/>
          <w:color w:val="000000"/>
          <w:sz w:val="20"/>
          <w:lang w:val="ru-RU" w:eastAsia="ja-JP"/>
        </w:rPr>
        <w:t>Вентиляция</w:t>
      </w:r>
      <w:bookmarkEnd w:id="75"/>
      <w:r w:rsidR="00E93FBD">
        <w:rPr>
          <w:bCs/>
          <w:color w:val="000000"/>
          <w:sz w:val="20"/>
          <w:lang w:val="ru-RU" w:eastAsia="ja-JP"/>
        </w:rPr>
        <w:t xml:space="preserve"> и кондиционирование</w:t>
      </w:r>
    </w:p>
    <w:p w14:paraId="0970AB7C" w14:textId="575F79C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Разработать проект внутренней разводки и наружного размещения оборудования системы вентиляции и кондиционирования.</w:t>
      </w:r>
    </w:p>
    <w:p w14:paraId="426F56E4" w14:textId="04CED94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Система вентиляции должна включать в себя следующие установки:</w:t>
      </w:r>
    </w:p>
    <w:p w14:paraId="44652E10" w14:textId="4FB8ED2B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ПВ-1 – приточно-вытяжная установка обслуживает помещения банка. Производительность по расчету 60 м³/час на одного человека, но не менее двукратного в час (СП </w:t>
      </w:r>
      <w:ins w:id="76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118.13330.2022</w:t>
        </w:r>
      </w:ins>
      <w:del w:id="77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118.13330.2012</w:delText>
        </w:r>
      </w:del>
      <w:r w:rsidRPr="00557FBE">
        <w:rPr>
          <w:rFonts w:ascii="Arial" w:hAnsi="Arial" w:cs="Arial"/>
          <w:color w:val="000000"/>
          <w:sz w:val="20"/>
          <w:lang w:val="ru-RU"/>
        </w:rPr>
        <w:t>). Приточная установка должна иметь в своём составе очистку приточного воздуха, камеру смешения с регулировкой % рециркуляции (при возможности его установки), калорифер для подогрева воздуха в помещении в зимнее время не менее +18 ºС</w:t>
      </w:r>
      <w:r w:rsidR="00250184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557FBE">
        <w:rPr>
          <w:rFonts w:ascii="Arial" w:hAnsi="Arial" w:cs="Arial"/>
          <w:color w:val="000000"/>
          <w:sz w:val="20"/>
          <w:lang w:val="ru-RU"/>
        </w:rPr>
        <w:t>и шумоглушитель. Рециркуляцию осуществлять за счёт воздуха из оперзала. При воздушном отоплении мощность установки предусмотреть с учетом пятикратного воздухообмена и теплопотерь. Приточные воздухораспределители должны быть у наружных стен.</w:t>
      </w:r>
    </w:p>
    <w:p w14:paraId="78A4EF5B" w14:textId="52C7F285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В-2 – вытяжная установка, обслуживающая туалетные комнаты. Выброс от систем выполнить выше уровня кровли здания +1,0 м.</w:t>
      </w:r>
    </w:p>
    <w:p w14:paraId="6A7F6433" w14:textId="7E389B5D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В-3 – вытяжная установка, обслуживающая комнату персонала.</w:t>
      </w:r>
    </w:p>
    <w:p w14:paraId="48F0EE92" w14:textId="61B36E8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Выбросы воздуха в атмосферу следует размещать, согласно СП 60.13330.2012. На вентиляторах предусмотреть гибкие вставки с двух сторон. </w:t>
      </w:r>
    </w:p>
    <w:p w14:paraId="5DFD35D2" w14:textId="571C467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Исключить подключение вентиляционного оборудования к теплоносителю через гибкую подводку.</w:t>
      </w:r>
    </w:p>
    <w:p w14:paraId="5606B0E0" w14:textId="72C7A0D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высоких помещений высотой более 5 м, предусмотреть установку дестратификаторов.</w:t>
      </w:r>
    </w:p>
    <w:p w14:paraId="59BC5751" w14:textId="6F7223A1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Подключение кондиционеров осуществлять в строгом соответствии с инструкцией производителя по монтажу конкретного типа кондиционеров.</w:t>
      </w:r>
    </w:p>
    <w:p w14:paraId="296EA561" w14:textId="3763DDD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Трубопроводы систем холодоснабжения изолировать по всей длине трубчатым теплоизоляционным материалом из вспененного полиэтилена фирмы «Energoflex», или «К-Флекс».</w:t>
      </w:r>
    </w:p>
    <w:p w14:paraId="14CB43BF" w14:textId="5C626CD7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Для подключения кондиционеров не допускается использование гибких сантехнических подводок (шлангов). </w:t>
      </w:r>
    </w:p>
    <w:p w14:paraId="54F2B121" w14:textId="46F64E7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Допускается покраска внутренних блоков кондиционеров. Для сохранения гарантийных обязательств поставщика кондиционеров покраска внутренних блоков должна осуществляться с соблюдением следующих условий:</w:t>
      </w:r>
    </w:p>
    <w:p w14:paraId="7D822869" w14:textId="57E7AA63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перед покраской кондиционер должен быть обесточен;</w:t>
      </w:r>
    </w:p>
    <w:p w14:paraId="055533CB" w14:textId="6D8085F5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покраска должна быть осуществлена аэрозольными красками (акрил/полиуретан);</w:t>
      </w:r>
    </w:p>
    <w:p w14:paraId="30B098BC" w14:textId="769FFAB7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при покраске необходимо избегать попадания краски внутрь кондиционера. Для этой цели желательно демонтировать декоративную панель, покрасить ее отдельно, высушить и затем вновь смонтировать (работы должны выполняться специалистом с соответствующей квалификацией);</w:t>
      </w:r>
    </w:p>
    <w:p w14:paraId="01E041A9" w14:textId="4EDD0060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lastRenderedPageBreak/>
        <w:t>не допускать попадания краски на движущиеся элементы, такие как жалюзи, клапаны регулирования подачи жидкости, дренажные насосы и т.д;</w:t>
      </w:r>
    </w:p>
    <w:p w14:paraId="1343B050" w14:textId="122F7907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перед покраской декоративной панели следует заклеить ИК-приемник и световую индикацию малярным скотчем.</w:t>
      </w:r>
    </w:p>
    <w:p w14:paraId="26CF9E38" w14:textId="25B6C1A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Запроектировать систему/системы комфортного кондиционирования на базе кондиционеров сплит систем или мульти сплит систем (исходя из планировочного решения помещения, формата размещения, типа и конструкции здания, климатических особенностей региона)</w:t>
      </w:r>
    </w:p>
    <w:p w14:paraId="05F59AD2" w14:textId="6F30802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помещениях СОКР предусмотреть установку кондиционеров с «зимним комплектом».</w:t>
      </w:r>
    </w:p>
    <w:p w14:paraId="3A4120EA" w14:textId="32B2545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Вид внутреннего блока и производительность определяется исходя из планировки помещения и теплопритоков.</w:t>
      </w:r>
    </w:p>
    <w:p w14:paraId="6F987471" w14:textId="7E5AF36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 необходимости запроектировать разгружающую конструкцию (раму) для наружных блоков кондиционеров или парка кондиционеров (необходимость определяется проектным решением).</w:t>
      </w:r>
    </w:p>
    <w:p w14:paraId="46B7FF2C" w14:textId="0238E08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Наружные блоки кондиционеров устанавливаются с учетом их доступности для обслуживания.</w:t>
      </w:r>
    </w:p>
    <w:p w14:paraId="1BC51906" w14:textId="5B099B4A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Над наружными блоками предусмотреть защитный козырек (установленный козырек не должен мешать демонтажу передней панели блока).</w:t>
      </w:r>
    </w:p>
    <w:p w14:paraId="735DAD14" w14:textId="1A974B57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случае установки защитной антивандальной сетки, конструкция должна позволять производить ее разборку и последующую сборку для проведения профилактических и ремонтных работ.</w:t>
      </w:r>
    </w:p>
    <w:p w14:paraId="6BC5D76B" w14:textId="393210D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 наличии на фреоновых трубопроводах паек или мест установки рефнетов, об этом делается отметка с указанием мест паек на чертеже. Фреоновые трубопроводы в обязательном порядке укладывать в отдельный лоток.</w:t>
      </w:r>
    </w:p>
    <w:p w14:paraId="1FE60727" w14:textId="50BCBF7A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Не допускается (без согласования с Заказчиком) места паяных соединений закладывать в недоступные для контроля места (например: отверстия в стене, штробы).</w:t>
      </w:r>
    </w:p>
    <w:p w14:paraId="56AD3091" w14:textId="740A8E1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Кондиционер для малых серверных (до 20кВт), коммутационных комнатах, мониторных должен быть оборудован «зимним комплектом» и обеспечивать в помещении температурный режим 22 ± 2°С бесперебойно 7х24 круглый год (использовать оборудование только Mitsubishi Heavy или Daikin). Подключение осуществить от разных лучей и оборудовать кондиционеры блоком ротации.</w:t>
      </w:r>
    </w:p>
    <w:p w14:paraId="4D2D1CDE" w14:textId="53F9582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офисных помещений использовать только кондиционеры MDV и HAIER (тип внутреннего блока определяется исходя из планировочного решения и теплопритоков).</w:t>
      </w:r>
    </w:p>
    <w:p w14:paraId="56B94398" w14:textId="1FB8982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Вентиляционные установки должны быть оборудованы пультами управления. Пульт управления должен быть оснащен функциональными кнопками, индикаторами рабочего режима и аварии, дисплеем с подсветкой и недельным таймером, позволяющим задать программу работы агрегата. Класс защиты пульта должен быть не менее IP 40.</w:t>
      </w:r>
    </w:p>
    <w:p w14:paraId="1C62FAFC" w14:textId="07B1056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 сдаче предоставить результаты замеров по воздухообмену и паспорта на системы. Для более полного регулирования потока воздуха дополнительно к регулируемым решеткам (металлическим диффузорам) предусмотреть установку задвижек (дросселей), разбив всю систему на отдельные участки.</w:t>
      </w:r>
    </w:p>
    <w:p w14:paraId="08BD2117" w14:textId="46F67A26" w:rsidR="00674B8B" w:rsidRPr="00674B8B" w:rsidRDefault="00EA182B" w:rsidP="00674B8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Воздуховоды в полном объеме до нагревателя должны теплоизолироваться из негорючих материалов, имеющих сертификаты.</w:t>
      </w:r>
      <w:r w:rsidR="00674B8B" w:rsidRPr="00674B8B">
        <w:rPr>
          <w:b w:val="0"/>
          <w:color w:val="000000"/>
          <w:sz w:val="20"/>
          <w:lang w:val="ru-RU" w:eastAsia="ja-JP"/>
        </w:rPr>
        <w:t xml:space="preserve"> </w:t>
      </w:r>
    </w:p>
    <w:p w14:paraId="1C434414" w14:textId="6A28DD43" w:rsidR="00EA182B" w:rsidRPr="00590468" w:rsidRDefault="002C18B6" w:rsidP="00D92F1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674B8B">
        <w:rPr>
          <w:b w:val="0"/>
          <w:color w:val="000000"/>
          <w:sz w:val="20"/>
          <w:lang w:val="ru-RU" w:eastAsia="ja-JP"/>
        </w:rPr>
        <w:t xml:space="preserve">При устройстве вентиляции с охлаждением, приток после ПВУ теплоизолируется, вытяжка после ПВУ   теплоизоляция в случае, если такая необходимость подтверждается расчетом на конденсацию влаги. Если по результатам расчета теплоизоляция не требуется, то оклейку не </w:t>
      </w:r>
      <w:r w:rsidRPr="00674B8B">
        <w:rPr>
          <w:b w:val="0"/>
          <w:color w:val="000000"/>
          <w:sz w:val="20"/>
          <w:lang w:val="ru-RU" w:eastAsia="ja-JP"/>
        </w:rPr>
        <w:lastRenderedPageBreak/>
        <w:t>производить. При устройстве вентиляции без охлаждения - оклейка воздуховодов после ПВУ подтверждается расчетом на конденсацию влаги. При отсутствии влаги по расчетам- оклейка не требуется. Марка</w:t>
      </w:r>
      <w:r w:rsidRPr="0092770F">
        <w:rPr>
          <w:b w:val="0"/>
          <w:color w:val="000000"/>
          <w:sz w:val="20"/>
          <w:lang w:val="ru-RU" w:eastAsia="ja-JP"/>
        </w:rPr>
        <w:t xml:space="preserve"> </w:t>
      </w:r>
      <w:r w:rsidRPr="00674B8B">
        <w:rPr>
          <w:b w:val="0"/>
          <w:color w:val="000000"/>
          <w:sz w:val="20"/>
          <w:lang w:val="ru-RU" w:eastAsia="ja-JP"/>
        </w:rPr>
        <w:t>изоляцией K-Flex или</w:t>
      </w:r>
      <w:r w:rsidR="00DE44EF">
        <w:rPr>
          <w:b w:val="0"/>
          <w:color w:val="000000"/>
          <w:sz w:val="20"/>
          <w:lang w:val="ru-RU" w:eastAsia="ja-JP"/>
        </w:rPr>
        <w:t xml:space="preserve"> </w:t>
      </w:r>
      <w:r w:rsidRPr="00674B8B">
        <w:rPr>
          <w:b w:val="0"/>
          <w:color w:val="000000"/>
          <w:sz w:val="20"/>
          <w:lang w:val="ru-RU" w:eastAsia="ja-JP"/>
        </w:rPr>
        <w:t xml:space="preserve">Энергофлекс. Оклейка воздуховодов производить по технологии производителя теплоизоляции (см. </w:t>
      </w:r>
      <w:r>
        <w:rPr>
          <w:b w:val="0"/>
          <w:color w:val="000000"/>
          <w:sz w:val="20"/>
          <w:lang w:val="ru-RU" w:eastAsia="ja-JP"/>
        </w:rPr>
        <w:t>Приложение 9</w:t>
      </w:r>
      <w:r w:rsidRPr="00674B8B">
        <w:rPr>
          <w:b w:val="0"/>
          <w:color w:val="000000"/>
          <w:sz w:val="20"/>
          <w:lang w:val="ru-RU" w:eastAsia="ja-JP"/>
        </w:rPr>
        <w:t>)</w:t>
      </w:r>
    </w:p>
    <w:p w14:paraId="5B978563" w14:textId="1A96C20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Воздуховоды системы вентиляции следует проектировать из негорючих материалов с ненормируемым пределом огнестойкости.</w:t>
      </w:r>
    </w:p>
    <w:p w14:paraId="5EE503CD" w14:textId="249E830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Воздухораспределительные устройства систем вентиляции принять:</w:t>
      </w:r>
    </w:p>
    <w:p w14:paraId="12CFAB56" w14:textId="21EFF90E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металлические диффузоры. Высота установки воздухораспределительных устройств в оперзале должна быть выше уровня освещения;</w:t>
      </w:r>
    </w:p>
    <w:p w14:paraId="43ECD03E" w14:textId="303B4332" w:rsidR="00EA182B" w:rsidRPr="00557FBE" w:rsidRDefault="00EA182B" w:rsidP="00171736">
      <w:pPr>
        <w:pStyle w:val="ReportText"/>
        <w:numPr>
          <w:ilvl w:val="0"/>
          <w:numId w:val="7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наружные вентиляционные решётки алюминиевые для наружного размещения. Исполнение и цвет  согласовать с Заказчиком.</w:t>
      </w:r>
    </w:p>
    <w:p w14:paraId="6EFDB7BB" w14:textId="43B6EA2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 вентиляционных установках с водяным подогревом воздуха необходимо применение защиты от размораживания «по воздуху», «по воде» и электроприводов с возвратной пружиной (на приточных клапанах). На этапе проектирования системы вентиляции ознакомиться с техническими условиями объекта (расположение, конструктивные особенности) и предложить оптимальное решение. При малой температуре теплоносителя в системе отопления рассмотреть возможность применения системы с промежуточным теплообменником (пропиленгликоль/этиленгликоль). Оборудовать систему вентиляции необходимыми Контрольно</w:t>
      </w:r>
      <w:r w:rsidR="00DE44EF">
        <w:rPr>
          <w:b w:val="0"/>
          <w:color w:val="000000"/>
          <w:sz w:val="20"/>
          <w:lang w:val="ru-RU" w:eastAsia="ja-JP"/>
        </w:rPr>
        <w:t xml:space="preserve"> </w:t>
      </w:r>
      <w:r w:rsidRPr="00590468">
        <w:rPr>
          <w:b w:val="0"/>
          <w:color w:val="000000"/>
          <w:sz w:val="20"/>
          <w:lang w:val="ru-RU" w:eastAsia="ja-JP"/>
        </w:rPr>
        <w:t xml:space="preserve">Измерительными Приборами (манометры/термометры). Управление включением (щит управления, контроллер управления) расположить в служебных помещениях. </w:t>
      </w:r>
    </w:p>
    <w:p w14:paraId="167E7FA4" w14:textId="090026C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Фильтры приточной вентиляции и кондиционеров устанавливаются таким образом, чтобы их можно было беспрепятственно СНЯТЬ (для промывки и проведения профилактических работ с испарителем).</w:t>
      </w:r>
    </w:p>
    <w:p w14:paraId="0DF3700D" w14:textId="65DD0DE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Не допускать в помещениях с нормируемой кратностью воздухообмена по приточному и вытяжному воздуху устройства только притока или только вытяжки.</w:t>
      </w:r>
    </w:p>
    <w:p w14:paraId="4F1E6269" w14:textId="6C6ABCF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Оборудование должно располагаться в местах доступных для обслуживания и ремонта (в случае установки оборудования в недоступных местах, в зоне расположения оборудования делается технологический люк достаточных размеров для производства ремонтных работ размеров). Не допускается расположение оборудования в зонах обслуживания клиентов, над банковским оборудованием.</w:t>
      </w:r>
    </w:p>
    <w:p w14:paraId="5BB23F1E" w14:textId="55E13BF5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 размещении Банка во встроенно-пристроенных помещениях вентоборудование должно быть в шумоизолированном корпусе, с шумоглушителями и гибкими вставками с двух сторон вентилятора, виброопорами (вентустановки и воздуховоды).</w:t>
      </w:r>
    </w:p>
    <w:p w14:paraId="602C4E18" w14:textId="3CC5FE3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Отключение кондиционеров и вентиляции предусмотреть в нескольких случаях пожаров (1-пожар в помещении серверной, 2-пожар во всех остальных помещениях). По завершению отладки подрядными организациями установленного ими оборудования и систем (вентиляции, кондиционирования, электрики, пожарной сигнализации) составить совместный акт о работоспособности пульта управления огнезадерживающими клапанами, а также по отключению вентиляции и кондиционирования при пожаре. </w:t>
      </w:r>
    </w:p>
    <w:p w14:paraId="1EBCD3A6" w14:textId="12B595F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устройство пожарных клапанов и клапанов ОЗК с электроприводом «Belimo» и возвратной пружиной в местах пересечения стен и перегородок между помещениями с различной степенью пожарной опасности.</w:t>
      </w:r>
    </w:p>
    <w:p w14:paraId="4D10547B" w14:textId="5B47CBDF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Электропитание пожарных клапанов и клапанов ОЗК выполнить огнестойкой кабельной линией. Электроснабжение огнезадерживающих клапанов выполняет подрядная организация по РСР. </w:t>
      </w:r>
      <w:r w:rsidRPr="00590468">
        <w:rPr>
          <w:b w:val="0"/>
          <w:color w:val="000000"/>
          <w:sz w:val="20"/>
          <w:lang w:val="ru-RU" w:eastAsia="ja-JP"/>
        </w:rPr>
        <w:lastRenderedPageBreak/>
        <w:t xml:space="preserve">Управление огнезадерживающими клапанами предусмотреть от противопожарного поста Здания с учетом противопожарных систем Объекта.  </w:t>
      </w:r>
    </w:p>
    <w:p w14:paraId="0685CFF9" w14:textId="6C65165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отключение вентиляции, кондиционирования (за исключением серверных), воздушного отопления и закрытие огнезадерживающих клапанов в случае пожара.</w:t>
      </w:r>
    </w:p>
    <w:p w14:paraId="56883C67" w14:textId="7D1793E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Необходимо составить инструкцию и предусмотреть автоматические устройства по взведению клапанов в исходное положение после их срабатывания и снятия сигнала о пожаре.   </w:t>
      </w:r>
    </w:p>
    <w:p w14:paraId="4382170E" w14:textId="0C92B01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Все коммуникации систем вентиляции и кондиционирования в местах преград убирать в сертифицированные проходки.</w:t>
      </w:r>
    </w:p>
    <w:p w14:paraId="70BB538B" w14:textId="727AE0E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Допускается устанавливать общий огнезадерживающий клапан на транзитном сборном воздуховоде (на расстоянии не более 1 м от ближайшего к вентилятору ответвления), обслуживающем группу помещений общей площадью не более 300 кв.м. в пределах одного этажа с выходами в общий коридор. Представить паспорта и сертификаты Пожарной безопасности.</w:t>
      </w:r>
    </w:p>
    <w:p w14:paraId="5D80E512" w14:textId="6F123F93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систему вентиляции для помещений депозитариев, денежных хранилищ согласно требованиям нормативных документов, учитывая спец средства.</w:t>
      </w:r>
    </w:p>
    <w:p w14:paraId="34E0BAD5" w14:textId="2A1DE5D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Предусмотреть устройство тепловой завесы (или большего количества в зависимости от размера прохода/проема) на входной группе и эвакуационных выходах.</w:t>
      </w:r>
    </w:p>
    <w:p w14:paraId="25550F9A" w14:textId="5777992F" w:rsidR="00EA182B" w:rsidRPr="000318C0" w:rsidRDefault="00EA182B" w:rsidP="000318C0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0318C0">
        <w:rPr>
          <w:bCs/>
          <w:color w:val="000000"/>
          <w:sz w:val="20"/>
          <w:lang w:val="ru-RU" w:eastAsia="ja-JP"/>
        </w:rPr>
        <w:t>Дренаж</w:t>
      </w:r>
      <w:r w:rsidR="000318C0" w:rsidRPr="000318C0">
        <w:rPr>
          <w:bCs/>
          <w:color w:val="000000"/>
          <w:sz w:val="20"/>
          <w:lang w:val="ru-RU" w:eastAsia="ja-JP"/>
        </w:rPr>
        <w:t xml:space="preserve"> кондиционеров</w:t>
      </w:r>
    </w:p>
    <w:p w14:paraId="17D7A0FD" w14:textId="44FF458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обеспечения движения конденсата трубопроводы системы дренажа выполнить с уклоном не менее 3º (трех градусов).</w:t>
      </w:r>
    </w:p>
    <w:p w14:paraId="4647D177" w14:textId="101BACE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Диаметр дренажной трубы не менее диаметра штатного патрубка у оборудования.</w:t>
      </w:r>
    </w:p>
    <w:p w14:paraId="4C3BADFA" w14:textId="10C4F7B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Дренажная система выполняется из жесткой (полиэтиленовой) трубы с организацией крепежа, предотвращающего прогиб трубы (применение гибкого шланга допускается после согласования с Заказчиком).</w:t>
      </w:r>
    </w:p>
    <w:p w14:paraId="288E314E" w14:textId="6F60844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случае невозможности организации уклона в 3º (три градуса), применяется дренажная помпа.</w:t>
      </w:r>
    </w:p>
    <w:p w14:paraId="72063CDF" w14:textId="64C01666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Установка помпы в соответствии с инструкцией. В случае установки дренажной помпы в запотолочном пространстве, предусмотреть для нее пластиковый короб (кабель - канал).</w:t>
      </w:r>
    </w:p>
    <w:p w14:paraId="745A3869" w14:textId="3828294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 случае применения дренажной помпы необходимо обеспечить свободный доступ к самой помпе и датчику уровня воды. </w:t>
      </w:r>
    </w:p>
    <w:p w14:paraId="443308A8" w14:textId="77C4B46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Подключение дренажа предусмотреть в систему канализации через запахозапирающие сифоны HL21 или аналогичные подходящие по производительности.</w:t>
      </w:r>
    </w:p>
    <w:p w14:paraId="74E00040" w14:textId="5048C56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Место подключения дренажа в канализационный стояк должно быть доступным для обслуживания. </w:t>
      </w:r>
    </w:p>
    <w:p w14:paraId="507694AE" w14:textId="12CADEDC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Систему дренажа выполнить на основе полипропиленовых труб. </w:t>
      </w:r>
    </w:p>
    <w:p w14:paraId="64268CBD" w14:textId="6E54446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Применение гибких гофрированных шлангов допускается только в месте соединения внутреннего блока с трубопроводом.</w:t>
      </w:r>
    </w:p>
    <w:p w14:paraId="35F20D4C" w14:textId="31D1B01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Подвес дренажных труб выполнить с помощью металлических лотков, в которые уложить дренажные трассы. </w:t>
      </w:r>
    </w:p>
    <w:p w14:paraId="72D59B3D" w14:textId="545E0A1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Не допускать вывод дренажа в ливневую канализацию.</w:t>
      </w:r>
    </w:p>
    <w:p w14:paraId="50C1F614" w14:textId="3F666B6C" w:rsidR="00EA182B" w:rsidRPr="00EA182B" w:rsidRDefault="00EA182B" w:rsidP="00EA182B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EA182B">
        <w:rPr>
          <w:bCs/>
          <w:color w:val="000000"/>
          <w:sz w:val="20"/>
          <w:lang w:val="ru-RU" w:eastAsia="ja-JP"/>
        </w:rPr>
        <w:lastRenderedPageBreak/>
        <w:t>Противодымная вентиляция</w:t>
      </w:r>
    </w:p>
    <w:p w14:paraId="3C0A4484" w14:textId="77777777" w:rsidR="00EA182B" w:rsidRPr="00557FBE" w:rsidRDefault="00EA182B" w:rsidP="00EA182B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0F36154" w14:textId="35939A32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Для обеспечения эвакуации людей в случае возникновения пожара в здании должны быть запроектированы система противодымной вентиляции и подпор воздуха в соответствии с действующей на территории РФ нормативной документацией.</w:t>
      </w:r>
    </w:p>
    <w:p w14:paraId="43E9CA80" w14:textId="7A8F31B9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зависимости от объемно-планировочных и конструктивных решений системы приточно-вытяжной противодымной вентиляции зданий и сооружений должны выполняться с естественным или механическим способом побуждения. Независимо от способа побуждения система приточно-вытяжной противодымной вентиляции должна иметь автоматический и дистанционный привод исполнительных механизмов и устройств противодымной вентиляции. Объемно-планировочные решения зданий и сооружений в совокупности с системой противодымной защиты должны обеспечивать предотвращение или ограничение распространения продуктов горения за пределы помещения и (или) пожарного отсека, секции для обеспечения безопасной эвакуации людей.</w:t>
      </w:r>
    </w:p>
    <w:p w14:paraId="7B0A7B6B" w14:textId="627383EF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Необходимость устройства приточно-вытяжной противодымной вентиляции в зданиях, количество и места установки огнезадерживающих клапанов, расход воздуха на обеспечение безопасной эвакуации людей из здания при пожаре следует определить в соответствии с СП 7.13130.2013 «Отопление, вентиляция и кондиционирование. Требования пожарной безопасности».</w:t>
      </w:r>
    </w:p>
    <w:p w14:paraId="5C2DBFCA" w14:textId="28A323F7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Оборудование, применяемое в системе противодымной вентиляции, подлежащее сертификации, должно иметь сертификаты пожарной безопасности.</w:t>
      </w:r>
    </w:p>
    <w:p w14:paraId="62239567" w14:textId="555540B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На этапе разработки Рабочей документации необходимо обязательно предусмотреть Кнопки включения/управления системой/клапанами дымоудаления, расположенных на стенах, рядом с клапанами/решётками дымоудаления.</w:t>
      </w:r>
    </w:p>
    <w:p w14:paraId="0A277546" w14:textId="42A18F0B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Обеспечить три типа запуска системы противодымной защиты здания: автоматический (от ПС), ручной на щите управления, ручной на пути эвакуации</w:t>
      </w:r>
    </w:p>
    <w:p w14:paraId="26CAC4A4" w14:textId="4AF9608D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 xml:space="preserve">В системах вытяжной противодымной вентиляции должны применяться каналы (воздуховоды) в исполнении, соответствующем классу «П», с пределом огнестойкости не менее 1,0 час (ЕI60). Дымовые клапаны этих систем должны быть оснащены автоматически и дистанционно ручным приводом исполнительных механизмов, а их предел огнестойкости - не менее чем пределы огнестойкости каналов, в которых они установлены. Вентиляторы данных систем должны быть специального исполнения с пределом огнестойкости 400 °С/2часа. </w:t>
      </w:r>
    </w:p>
    <w:p w14:paraId="4BE6829F" w14:textId="5BF9ECF8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 системах приточной противодымной вентиляции должны применяться каналы класса "П" с пределом огнестойкости не менее 1,0 часа (ЕI60). Нормально-закрытые противопожарные клапаны этих систем должны иметь пределы огнестойкости не менее 1,0 часа (ЕI60) и оснащаться автоматически и дистанционно управляемыми приводами. В качестве вентиляторов данных систем могут быть применены вентиляторы общего назначения.</w:t>
      </w:r>
    </w:p>
    <w:p w14:paraId="652DECB2" w14:textId="71CEEAD6" w:rsidR="00EA182B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Огнезадерживающие клапаны устанавливаются на поэтажных ответвлениях от общих вертикальных коллекторов, при пересечении противопожарных стен и на транзитных воздуховодах. Они должны управляться автоматически и дистанционно от пусковых элементов, расположенных у эвакуационных выходов и в помещениях пожарных постов или в помещениях диспетчерского персонала.</w:t>
      </w:r>
    </w:p>
    <w:p w14:paraId="2A1407CF" w14:textId="77777777" w:rsidR="00CC1D68" w:rsidRPr="00CC1D68" w:rsidRDefault="00CC1D68" w:rsidP="00CC1D68">
      <w:pPr>
        <w:rPr>
          <w:lang w:val="ru-RU" w:eastAsia="ja-JP"/>
        </w:rPr>
      </w:pPr>
    </w:p>
    <w:p w14:paraId="07616F93" w14:textId="342635B1" w:rsidR="00D35750" w:rsidRPr="00BF6577" w:rsidRDefault="00CC1D68" w:rsidP="00CC1D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BF6577">
        <w:rPr>
          <w:b w:val="0"/>
          <w:color w:val="000000"/>
          <w:sz w:val="20"/>
          <w:lang w:val="ru-RU" w:eastAsia="ja-JP"/>
        </w:rPr>
        <w:t>Для оперативного удаления ГОТВ после тушения пожара необходимо использовать общеобменную вентиляцию зданий, сооружений и помещений. Допускается для этой цели предусматривать передвижные вентиляционные установки.</w:t>
      </w:r>
    </w:p>
    <w:p w14:paraId="2DDE47D3" w14:textId="3869384E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lastRenderedPageBreak/>
        <w:t>Оборудование, применяемое в противодымной вентиляции (огнезащитное покрытие воздуховодов дымовые и противопожарные клапаны, вентиляторы дымоудаления) должно быть сертифицировано согласно системе противопожарного нормирования Российской Федерации.</w:t>
      </w:r>
    </w:p>
    <w:p w14:paraId="1CD4707A" w14:textId="37A1E360" w:rsidR="00EA182B" w:rsidRPr="00590468" w:rsidRDefault="00EA182B" w:rsidP="00590468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90468">
        <w:rPr>
          <w:b w:val="0"/>
          <w:color w:val="000000"/>
          <w:sz w:val="20"/>
          <w:lang w:val="ru-RU" w:eastAsia="ja-JP"/>
        </w:rPr>
        <w:t>Включение системы дымоудаления и приточной противодымной вентиляции, а также открытие дымовых клапанов должно производиться автоматически при извещении о возникновении пожара. Выключение всех систем общеобменной вентиляции должно производиться автоматически при поступлении сигнала от извещателей пожарных и пусковых элементов, расположенных у эвакуационных выходов на приёмно-контрольный прибор о возникновении пожара.</w:t>
      </w:r>
    </w:p>
    <w:p w14:paraId="2ECBD478" w14:textId="77777777" w:rsidR="0044052D" w:rsidRPr="008219FA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78" w:name="_Toc56378883"/>
      <w:r w:rsidRPr="008219FA">
        <w:rPr>
          <w:bCs/>
          <w:color w:val="000000"/>
          <w:sz w:val="20"/>
          <w:lang w:val="ru-RU" w:eastAsia="ja-JP"/>
        </w:rPr>
        <w:t>Мероприятия по снижению шума.</w:t>
      </w:r>
      <w:bookmarkEnd w:id="78"/>
    </w:p>
    <w:p w14:paraId="5CA2C62D" w14:textId="686EEF22" w:rsidR="0044052D" w:rsidRPr="00F55D17" w:rsidRDefault="0044052D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В проекте предусмотреть защиту от проникания шума и вибрации от работающего вентиляционного оборудования в помещения</w:t>
      </w:r>
      <w:r w:rsidR="002E7D0C" w:rsidRPr="00F55D17">
        <w:rPr>
          <w:b w:val="0"/>
          <w:color w:val="000000"/>
          <w:sz w:val="20"/>
          <w:lang w:val="ru-RU" w:eastAsia="ja-JP"/>
        </w:rPr>
        <w:t>х</w:t>
      </w:r>
      <w:r w:rsidRPr="00F55D17">
        <w:rPr>
          <w:b w:val="0"/>
          <w:color w:val="000000"/>
          <w:sz w:val="20"/>
          <w:lang w:val="ru-RU" w:eastAsia="ja-JP"/>
        </w:rPr>
        <w:t>.</w:t>
      </w:r>
    </w:p>
    <w:p w14:paraId="6B998A3B" w14:textId="77777777" w:rsidR="0044052D" w:rsidRPr="00F55D17" w:rsidRDefault="0044052D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Допустимые уровни звукового давления, создаваемые в помещениях установками систем воздушного кондиционирования, принимаются в соответствии со СП 51.13330.2011.</w:t>
      </w:r>
    </w:p>
    <w:p w14:paraId="56E15CFF" w14:textId="56895BFF" w:rsidR="00D73470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Для достижения в помещениях нормируемых уровней шума, создаваемого работающим оборудованием систем отопления, вентиляции и кондиционирования, теплоснабжения и холодоснабжения предусмотреть следующие мероприятия:</w:t>
      </w:r>
    </w:p>
    <w:p w14:paraId="1EB99834" w14:textId="0C809865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скорости движения воздуха по воздуховодам, в приточных и вытяжных воздухораспределителях общеобменной вентиляции принять в пределах, исключающих возможность генерации шума;</w:t>
      </w:r>
    </w:p>
    <w:p w14:paraId="5110B624" w14:textId="3F45D7BE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подбор климатического оборудования вести с учетом исключения возникновения шума, выше допустимого нормами и требованиями Заказчика;</w:t>
      </w:r>
    </w:p>
    <w:p w14:paraId="09286636" w14:textId="4032DCE0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предусмотреть использование шумоглушителей и вибропоглощающих опор и подвесов воздуховодов.</w:t>
      </w:r>
    </w:p>
    <w:p w14:paraId="6DE5E501" w14:textId="747CC9B0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предусмотреть использование вибропоглощающих опор при креплении наружных блоков кондиционеров;</w:t>
      </w:r>
    </w:p>
    <w:p w14:paraId="278F4AD4" w14:textId="77969F0C" w:rsid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скорости движения жидкости по трубопроводам отопления и холодоснабжения принять не более 1 м/с;</w:t>
      </w:r>
    </w:p>
    <w:p w14:paraId="2D8B3EBF" w14:textId="77777777" w:rsidR="002E7D0C" w:rsidRPr="002E7D0C" w:rsidRDefault="002E7D0C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2E7D0C">
        <w:rPr>
          <w:rFonts w:ascii="Arial" w:hAnsi="Arial" w:cs="Arial"/>
          <w:color w:val="000000"/>
          <w:sz w:val="20"/>
          <w:lang w:val="ru-RU"/>
        </w:rPr>
        <w:t>применение оборудования в шумоизолированном исполнении;</w:t>
      </w:r>
    </w:p>
    <w:p w14:paraId="68609242" w14:textId="51F2FFAD" w:rsidR="002E7D0C" w:rsidRPr="00D73470" w:rsidRDefault="002E7D0C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2E7D0C">
        <w:rPr>
          <w:rFonts w:ascii="Arial" w:hAnsi="Arial" w:cs="Arial"/>
          <w:color w:val="000000"/>
          <w:sz w:val="20"/>
          <w:lang w:val="ru-RU"/>
        </w:rPr>
        <w:t>исключить переход шума между помещениями по инженерным коммуникациям.</w:t>
      </w:r>
    </w:p>
    <w:p w14:paraId="3F367D69" w14:textId="52E2815B" w:rsidR="00D73470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Допустимый уровень шума:</w:t>
      </w:r>
    </w:p>
    <w:p w14:paraId="2875E92E" w14:textId="6E72FD56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Брендовая зона (помещения, доступные для внешних посетителей, предназначенные в т.ч. для представительских целей и формирующие имидж Банка)</w:t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>50 ДБа;</w:t>
      </w:r>
    </w:p>
    <w:p w14:paraId="4E7F60DA" w14:textId="6DADF65B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Отдельные кабинеты</w:t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>60 ДБа;</w:t>
      </w:r>
    </w:p>
    <w:p w14:paraId="07B36E8E" w14:textId="7B4A5A31" w:rsidR="00D73470" w:rsidRPr="00D73470" w:rsidRDefault="00D73470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D73470">
        <w:rPr>
          <w:rFonts w:ascii="Arial" w:hAnsi="Arial" w:cs="Arial"/>
          <w:color w:val="000000"/>
          <w:sz w:val="20"/>
          <w:lang w:val="ru-RU"/>
        </w:rPr>
        <w:t>Open space</w:t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="00A61A0F">
        <w:rPr>
          <w:rFonts w:ascii="Arial" w:hAnsi="Arial" w:cs="Arial"/>
          <w:color w:val="000000"/>
          <w:sz w:val="20"/>
          <w:lang w:val="ru-RU"/>
        </w:rPr>
        <w:tab/>
      </w:r>
      <w:r w:rsidRPr="00D73470">
        <w:rPr>
          <w:rFonts w:ascii="Arial" w:hAnsi="Arial" w:cs="Arial"/>
          <w:color w:val="000000"/>
          <w:sz w:val="20"/>
          <w:lang w:val="ru-RU"/>
        </w:rPr>
        <w:t>65 ДБа;</w:t>
      </w:r>
    </w:p>
    <w:p w14:paraId="16EC0E0F" w14:textId="5921B81D" w:rsidR="00D73470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 xml:space="preserve">При реконструкции (стройке) помещений Банка, находящихся в жилых зданиях, произвести акустический расчет инженерного оборудования систем ОВиК. Предоставить оригиналы в бумажном виде Заказчику.  </w:t>
      </w:r>
    </w:p>
    <w:p w14:paraId="07CC7E18" w14:textId="73385359" w:rsidR="00174867" w:rsidRPr="00F55D17" w:rsidRDefault="00D73470" w:rsidP="00F55D17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55D17">
        <w:rPr>
          <w:b w:val="0"/>
          <w:color w:val="000000"/>
          <w:sz w:val="20"/>
          <w:lang w:val="ru-RU" w:eastAsia="ja-JP"/>
        </w:rPr>
        <w:t>Точные параметры систем определяются после расчета по месту</w:t>
      </w:r>
      <w:r w:rsidR="00EA182B" w:rsidRPr="00F55D17">
        <w:rPr>
          <w:b w:val="0"/>
          <w:color w:val="000000"/>
          <w:sz w:val="20"/>
          <w:lang w:val="ru-RU" w:eastAsia="ja-JP"/>
        </w:rPr>
        <w:t>.</w:t>
      </w:r>
    </w:p>
    <w:p w14:paraId="44815F3E" w14:textId="685C3AEE" w:rsidR="00174867" w:rsidRPr="00557FBE" w:rsidRDefault="00174867" w:rsidP="0017486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D3B6098" w14:textId="77777777" w:rsidR="00174867" w:rsidRPr="008219FA" w:rsidRDefault="00174867" w:rsidP="0017486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9BE453D" w14:textId="77777777" w:rsidR="0044052D" w:rsidRPr="00097B41" w:rsidRDefault="0044052D" w:rsidP="0044052D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79" w:name="_Toc245896333"/>
      <w:bookmarkStart w:id="80" w:name="_Toc245896428"/>
      <w:bookmarkStart w:id="81" w:name="_Toc56378884"/>
      <w:bookmarkEnd w:id="79"/>
      <w:bookmarkEnd w:id="80"/>
      <w:r w:rsidRPr="00097B41">
        <w:rPr>
          <w:bCs/>
          <w:color w:val="000000"/>
          <w:sz w:val="20"/>
          <w:lang w:val="ru-RU"/>
        </w:rPr>
        <w:lastRenderedPageBreak/>
        <w:t>Электрооборудование</w:t>
      </w:r>
      <w:r>
        <w:rPr>
          <w:bCs/>
          <w:color w:val="000000"/>
          <w:sz w:val="20"/>
          <w:lang w:val="ru-RU"/>
        </w:rPr>
        <w:t>,</w:t>
      </w:r>
      <w:r w:rsidRPr="00097B41">
        <w:rPr>
          <w:bCs/>
          <w:color w:val="000000"/>
          <w:sz w:val="20"/>
          <w:lang w:val="ru-RU"/>
        </w:rPr>
        <w:t xml:space="preserve"> электроосвещение и заземление</w:t>
      </w:r>
      <w:bookmarkEnd w:id="81"/>
    </w:p>
    <w:p w14:paraId="2373161F" w14:textId="4C93BB5D" w:rsidR="0044052D" w:rsidRDefault="000202FC" w:rsidP="0044052D">
      <w:pPr>
        <w:pStyle w:val="ReportLevel2Char"/>
        <w:numPr>
          <w:ilvl w:val="1"/>
          <w:numId w:val="2"/>
        </w:numPr>
        <w:jc w:val="both"/>
        <w:rPr>
          <w:sz w:val="20"/>
        </w:rPr>
      </w:pPr>
      <w:r>
        <w:rPr>
          <w:bCs/>
          <w:color w:val="000000"/>
          <w:sz w:val="20"/>
          <w:lang w:val="ru-RU" w:eastAsia="ja-JP"/>
        </w:rPr>
        <w:t>Общие положения</w:t>
      </w:r>
    </w:p>
    <w:p w14:paraId="315AEA1E" w14:textId="199DDCC5" w:rsidR="005D5202" w:rsidRPr="005D5202" w:rsidRDefault="005D5202" w:rsidP="005D520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D5202">
        <w:rPr>
          <w:b w:val="0"/>
          <w:color w:val="000000"/>
          <w:sz w:val="20"/>
          <w:lang w:val="ru-RU" w:eastAsia="ja-JP"/>
        </w:rPr>
        <w:t>Проектная документация раздела Электроснабжение и Освещение (далее ЭОМ) должна быть разработана в соответствии со следующими нормативными документами:</w:t>
      </w:r>
    </w:p>
    <w:p w14:paraId="07D45413" w14:textId="09B1CEC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Федеральный закон от 22 июля 2008 г. N 123-ФЗ Технический регламент о требованиях по-жарной безопасности;</w:t>
      </w:r>
    </w:p>
    <w:p w14:paraId="77AA01D7" w14:textId="3503D349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Федеральный закон от 30 декабря 2009 г. N 384-ФЗ Технический регламент о безопасности зданий и сооружений;</w:t>
      </w:r>
    </w:p>
    <w:p w14:paraId="50158400" w14:textId="5A350B96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 xml:space="preserve">СП 6.13130.2021 Системы противопожарной защиты. </w:t>
      </w:r>
      <w:ins w:id="82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Электроустановки низковольтные</w:t>
        </w:r>
      </w:ins>
      <w:del w:id="83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Электрооборудование</w:delText>
        </w:r>
      </w:del>
      <w:r w:rsidRPr="005D5202">
        <w:rPr>
          <w:rFonts w:ascii="Arial" w:hAnsi="Arial" w:cs="Arial"/>
          <w:color w:val="000000"/>
          <w:sz w:val="20"/>
          <w:lang w:val="ru-RU"/>
        </w:rPr>
        <w:t>. Требования пожарной безопасности;</w:t>
      </w:r>
    </w:p>
    <w:p w14:paraId="6475C73E" w14:textId="668ABCCA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44.13330.2011 Административные и бытовые здания;</w:t>
      </w:r>
    </w:p>
    <w:p w14:paraId="15698E29" w14:textId="19D8B8E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52.13330.2016 Естественное и искусственное освещение</w:t>
      </w:r>
    </w:p>
    <w:p w14:paraId="0D7F7F4F" w14:textId="1E84E3F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76.13330.2016 Электротехнические устройства;</w:t>
      </w:r>
    </w:p>
    <w:p w14:paraId="6F43A6F4" w14:textId="26926AB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112.13330.2011 Пожарная безопасность зданий и сооружений;</w:t>
      </w:r>
    </w:p>
    <w:p w14:paraId="1168D3C2" w14:textId="3DF5C28F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 xml:space="preserve">СП </w:t>
      </w:r>
      <w:ins w:id="84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t>118.13330.2022</w:t>
        </w:r>
      </w:ins>
      <w:del w:id="85" w:author="Claude" w:date="2026-08-20T06:27:00Z">
        <w:r>
          <w:rPr>
            <w:rFonts w:ascii="Arial" w:hAnsi="Arial" w:cs="Arial"/>
            <w:color w:val="000000"/>
            <w:sz w:val="20"/>
            <w:lang w:val="ru-RU"/>
          </w:rPr>
          <w:delText>118.13330.2012</w:delText>
        </w:r>
      </w:del>
      <w:r w:rsidRPr="005D5202">
        <w:rPr>
          <w:rFonts w:ascii="Arial" w:hAnsi="Arial" w:cs="Arial"/>
          <w:color w:val="000000"/>
          <w:sz w:val="20"/>
          <w:lang w:val="ru-RU"/>
        </w:rPr>
        <w:t xml:space="preserve"> Общественные здания и сооружения;</w:t>
      </w:r>
    </w:p>
    <w:p w14:paraId="7D90695A" w14:textId="67DA447C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256.1325800.2016 Электроустановки жилых и общественных зданий. Правила проектирования и монтажа;</w:t>
      </w:r>
    </w:p>
    <w:p w14:paraId="2826A486" w14:textId="3B82382B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 439.1325800.2018 Здания и сооружения. Правила проектирования аварийного освещения;</w:t>
      </w:r>
    </w:p>
    <w:p w14:paraId="6D8261D9" w14:textId="30786A0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Правила Устройства Электроустановок (6, 7 издание);</w:t>
      </w:r>
    </w:p>
    <w:p w14:paraId="3DF0B260" w14:textId="0DB18B69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21.101-2020 Система проектной̆ документации для строительства. Основные требования к проектной и рабочей документации;</w:t>
      </w:r>
    </w:p>
    <w:p w14:paraId="55F7E01F" w14:textId="1B65675C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21.608-2014 Система проектной документации для строительства (СПДС). Правила выполнения рабочей документации внутреннего электрического освещения;</w:t>
      </w:r>
    </w:p>
    <w:p w14:paraId="215DD789" w14:textId="1E0F8F80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21.613-2014 Система проектной документации для строительства (СПДС). Правила выполнения рабочей документации силового электрооборудования;</w:t>
      </w:r>
    </w:p>
    <w:p w14:paraId="2822672E" w14:textId="7BBA6CAD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31565-2012 Кабельные изделия. Требования пожарной безопасности;</w:t>
      </w:r>
    </w:p>
    <w:p w14:paraId="4ADD2355" w14:textId="6F3E010D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50571.22-2000 (МЭК 60364-7-707-84) Электроустановки зданий. Часть 7. Требования к специальным электроустановкам. Раздел 707. Заземление оборудования обработки информации;</w:t>
      </w:r>
    </w:p>
    <w:p w14:paraId="20A142A1" w14:textId="54FF6D53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commentRangeStart w:id="86"/>
      <w:r>
        <w:rPr>
          <w:rFonts w:ascii="Arial" w:hAnsi="Arial" w:cs="Arial"/>
          <w:color w:val="000000"/>
          <w:sz w:val="20"/>
          <w:lang w:val="ru-RU"/>
        </w:rPr>
        <w:t>ГОСТ Р 50571.29-2009</w:t>
      </w:r>
      <w:commentRangeEnd w:id="86"/>
      <w:r>
        <w:rPr>
          <w:rFonts w:eastAsia="MS Mincho"/>
        </w:rPr>
        <w:commentReference w:id="86"/>
      </w:r>
      <w:r w:rsidRPr="005D5202">
        <w:rPr>
          <w:rFonts w:ascii="Arial" w:hAnsi="Arial" w:cs="Arial"/>
          <w:color w:val="000000"/>
          <w:sz w:val="20"/>
          <w:lang w:val="ru-RU"/>
        </w:rPr>
        <w:t xml:space="preserve"> (МЭК 60364-5-55:2008) Электрические установки зданий. Часть 5-55. Выбор и монтаж электрооборудования. Прочее оборудование;</w:t>
      </w:r>
    </w:p>
    <w:p w14:paraId="6585F0A7" w14:textId="586BCE5D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ГОСТ Р 50571.5.52-2011 (МЭК 60364-5-52:2009) Электроустановки низковольтные. Часть 5-52. Выбор и монтаж электрооборудования. Электропроводки;</w:t>
      </w:r>
    </w:p>
    <w:p w14:paraId="5E6E3286" w14:textId="01E11AAC" w:rsidR="005D5202" w:rsidRPr="005D5202" w:rsidRDefault="005D5202" w:rsidP="005D52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 xml:space="preserve">а также другими документами, в соответствии с </w:t>
      </w:r>
      <w:r w:rsidR="00F43DC3">
        <w:rPr>
          <w:rFonts w:ascii="Arial" w:hAnsi="Arial" w:cs="Arial"/>
          <w:color w:val="000000"/>
          <w:sz w:val="20"/>
          <w:lang w:val="ru-RU"/>
        </w:rPr>
        <w:t>Общей частью</w:t>
      </w:r>
      <w:r w:rsidRPr="005D5202">
        <w:rPr>
          <w:rFonts w:ascii="Arial" w:hAnsi="Arial" w:cs="Arial"/>
          <w:color w:val="000000"/>
          <w:sz w:val="20"/>
          <w:lang w:val="ru-RU"/>
        </w:rPr>
        <w:t xml:space="preserve"> данного ТЗ.</w:t>
      </w:r>
    </w:p>
    <w:p w14:paraId="4495222F" w14:textId="33C8E4D8" w:rsidR="005D5202" w:rsidRPr="005D5202" w:rsidRDefault="005D5202" w:rsidP="005D520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5D5202">
        <w:rPr>
          <w:b w:val="0"/>
          <w:color w:val="000000"/>
          <w:sz w:val="20"/>
          <w:lang w:val="ru-RU" w:eastAsia="ja-JP"/>
        </w:rPr>
        <w:t>В состав проектной документации раздела ЭОМ должны входить:</w:t>
      </w:r>
    </w:p>
    <w:p w14:paraId="284D474F" w14:textId="730D832A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титульный лист;</w:t>
      </w:r>
    </w:p>
    <w:p w14:paraId="37B55A32" w14:textId="5AA11A1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листы общих данных с описанием принципиальных решений, оборудования и способов прокладки коммуникаций;</w:t>
      </w:r>
    </w:p>
    <w:p w14:paraId="4352085B" w14:textId="6937B807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расчётные однолинейные схемы щитов с нумерацией групп, указанием нагрузок, длины кабельных линий, потерь напряжения и т.д.;</w:t>
      </w:r>
    </w:p>
    <w:p w14:paraId="3D175CE1" w14:textId="340612A4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lastRenderedPageBreak/>
        <w:t>схемы управления освещением;</w:t>
      </w:r>
    </w:p>
    <w:p w14:paraId="44530B11" w14:textId="78DBB32E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схема системы уравнивания потенциалов;</w:t>
      </w:r>
    </w:p>
    <w:p w14:paraId="40DC5129" w14:textId="71F899F8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планы кабеленесущих конструкций, распределительных розеточных сетей и сетей освещения с условными обозначениями, размерами и указанием подключаемого проектируемого и существующего оборудования;</w:t>
      </w:r>
    </w:p>
    <w:p w14:paraId="5F225E65" w14:textId="199BC4FA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планы подключаемого оборудования ОВиК и потребителей слаботочных систем с условными обозначениями, размерами и указанием подключаемого оборудования;</w:t>
      </w:r>
    </w:p>
    <w:p w14:paraId="448C33FD" w14:textId="07E07BE5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спецификация оборудования и материалов с полной информацией о производителях, количестве, типах, артикулах, моделях и характеристиках;</w:t>
      </w:r>
    </w:p>
    <w:p w14:paraId="51B34EF2" w14:textId="3E5585BE" w:rsidR="005D5202" w:rsidRPr="005D5202" w:rsidRDefault="005D5202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D5202">
        <w:rPr>
          <w:rFonts w:ascii="Arial" w:hAnsi="Arial" w:cs="Arial"/>
          <w:color w:val="000000"/>
          <w:sz w:val="20"/>
          <w:lang w:val="ru-RU"/>
        </w:rPr>
        <w:t>светотехнический расчёт рабочего и аварийного освещения, таблица нагрузок.</w:t>
      </w:r>
    </w:p>
    <w:p w14:paraId="51537187" w14:textId="2C2D784A" w:rsidR="00257BC2" w:rsidRDefault="005D5202" w:rsidP="00FF3B55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F43DC3">
        <w:rPr>
          <w:b w:val="0"/>
          <w:color w:val="000000"/>
          <w:sz w:val="20"/>
          <w:lang w:val="ru-RU" w:eastAsia="ja-JP"/>
        </w:rPr>
        <w:t>Оборудование и применяемые материалы предусмотреть в соответствии с Приложением №</w:t>
      </w:r>
      <w:ins w:id="87" w:author="Claude" w:date="2026-08-20T06:27:00Z">
        <w:r>
          <w:rPr>
            <w:b w:val="0"/>
            <w:color w:val="000000"/>
            <w:sz w:val="20"/>
            <w:lang w:val="ru-RU" w:eastAsia="ja-JP"/>
          </w:rPr>
          <w:t>1</w:t>
        </w:r>
      </w:ins>
      <w:del w:id="88" w:author="Claude" w:date="2026-08-20T06:27:00Z">
        <w:r>
          <w:rPr>
            <w:b w:val="0"/>
            <w:color w:val="000000"/>
            <w:sz w:val="20"/>
            <w:lang w:val="ru-RU" w:eastAsia="ja-JP"/>
          </w:rPr>
          <w:delText>3</w:delText>
        </w:r>
      </w:del>
    </w:p>
    <w:p w14:paraId="676C6D72" w14:textId="77777777" w:rsidR="009E161B" w:rsidRPr="009E161B" w:rsidRDefault="009E161B" w:rsidP="009E161B">
      <w:pPr>
        <w:rPr>
          <w:lang w:val="ru-RU" w:eastAsia="ja-JP"/>
        </w:rPr>
      </w:pPr>
    </w:p>
    <w:p w14:paraId="5347EDFC" w14:textId="77777777" w:rsidR="00C476EE" w:rsidRPr="00757AC4" w:rsidRDefault="00D4264A" w:rsidP="00C476E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C108DB">
        <w:rPr>
          <w:b w:val="0"/>
          <w:color w:val="000000"/>
          <w:sz w:val="20"/>
          <w:lang w:val="ru-RU" w:eastAsia="ja-JP"/>
        </w:rPr>
        <w:t xml:space="preserve">При проектировании </w:t>
      </w:r>
      <w:r w:rsidR="005B578A" w:rsidRPr="00C108DB">
        <w:rPr>
          <w:b w:val="0"/>
          <w:color w:val="000000"/>
          <w:sz w:val="20"/>
          <w:lang w:val="ru-RU" w:eastAsia="ja-JP"/>
        </w:rPr>
        <w:t xml:space="preserve">раздела </w:t>
      </w:r>
      <w:r w:rsidR="002E0BC3" w:rsidRPr="00C108DB">
        <w:rPr>
          <w:b w:val="0"/>
          <w:color w:val="000000"/>
          <w:sz w:val="20"/>
          <w:lang w:val="ru-RU" w:eastAsia="ja-JP"/>
        </w:rPr>
        <w:t xml:space="preserve">ЭОМ в части прокладки кабельных линий в запотолочном пространстве и пространстве под фальшполом </w:t>
      </w:r>
      <w:r w:rsidR="009E159C">
        <w:rPr>
          <w:b w:val="0"/>
          <w:color w:val="000000"/>
          <w:sz w:val="20"/>
          <w:lang w:val="ru-RU" w:eastAsia="ja-JP"/>
        </w:rPr>
        <w:t xml:space="preserve">вне кабельного лотка </w:t>
      </w:r>
      <w:r w:rsidR="00CA0DF7" w:rsidRPr="00C108DB">
        <w:rPr>
          <w:b w:val="0"/>
          <w:color w:val="000000"/>
          <w:sz w:val="20"/>
          <w:lang w:val="ru-RU" w:eastAsia="ja-JP"/>
        </w:rPr>
        <w:t xml:space="preserve">пожарная нагрузка </w:t>
      </w:r>
      <w:r w:rsidR="004F4E46" w:rsidRPr="00C108DB">
        <w:rPr>
          <w:b w:val="0"/>
          <w:color w:val="000000"/>
          <w:sz w:val="20"/>
          <w:lang w:val="ru-RU" w:eastAsia="ja-JP"/>
        </w:rPr>
        <w:t>в част</w:t>
      </w:r>
      <w:r w:rsidR="00FF3B55" w:rsidRPr="00E76D68">
        <w:rPr>
          <w:b w:val="0"/>
          <w:color w:val="000000"/>
          <w:sz w:val="20"/>
          <w:lang w:val="ru-RU" w:eastAsia="ja-JP"/>
        </w:rPr>
        <w:t>и силовых электрических кабелей</w:t>
      </w:r>
      <w:r w:rsidR="00CA0DF7" w:rsidRPr="00E76D68">
        <w:rPr>
          <w:b w:val="0"/>
          <w:color w:val="000000"/>
          <w:sz w:val="20"/>
          <w:lang w:val="ru-RU" w:eastAsia="ja-JP"/>
        </w:rPr>
        <w:t xml:space="preserve"> не должна </w:t>
      </w:r>
      <w:r w:rsidR="00191142" w:rsidRPr="00E76D68">
        <w:rPr>
          <w:b w:val="0"/>
          <w:color w:val="000000"/>
          <w:sz w:val="20"/>
          <w:lang w:val="ru-RU" w:eastAsia="ja-JP"/>
        </w:rPr>
        <w:t>превышать 1,5 л на метр. В случае превышения данной величины</w:t>
      </w:r>
      <w:r w:rsidR="0035317E" w:rsidRPr="00E76D68">
        <w:rPr>
          <w:b w:val="0"/>
          <w:color w:val="000000"/>
          <w:sz w:val="20"/>
          <w:lang w:val="ru-RU" w:eastAsia="ja-JP"/>
        </w:rPr>
        <w:t>,</w:t>
      </w:r>
      <w:r w:rsidR="00191142" w:rsidRPr="00E76D68">
        <w:rPr>
          <w:b w:val="0"/>
          <w:color w:val="000000"/>
          <w:sz w:val="20"/>
          <w:lang w:val="ru-RU" w:eastAsia="ja-JP"/>
        </w:rPr>
        <w:t xml:space="preserve"> </w:t>
      </w:r>
      <w:r w:rsidR="00E106CB" w:rsidRPr="00E76D68">
        <w:rPr>
          <w:b w:val="0"/>
          <w:color w:val="000000"/>
          <w:sz w:val="20"/>
          <w:lang w:val="ru-RU" w:eastAsia="ja-JP"/>
        </w:rPr>
        <w:t xml:space="preserve">проектным решение должно быть предусмотрено разделение данных кабельных линий </w:t>
      </w:r>
      <w:r w:rsidR="00CF7762" w:rsidRPr="00E76D68">
        <w:rPr>
          <w:b w:val="0"/>
          <w:color w:val="000000"/>
          <w:sz w:val="20"/>
          <w:lang w:val="ru-RU" w:eastAsia="ja-JP"/>
        </w:rPr>
        <w:t>д</w:t>
      </w:r>
      <w:r w:rsidR="001F76A9" w:rsidRPr="00E76D68">
        <w:rPr>
          <w:b w:val="0"/>
          <w:color w:val="000000"/>
          <w:sz w:val="20"/>
          <w:lang w:val="ru-RU" w:eastAsia="ja-JP"/>
        </w:rPr>
        <w:t>ля</w:t>
      </w:r>
      <w:r w:rsidR="009E161B" w:rsidRPr="00E76D68">
        <w:rPr>
          <w:b w:val="0"/>
          <w:color w:val="000000"/>
          <w:sz w:val="20"/>
          <w:lang w:val="ru-RU" w:eastAsia="ja-JP"/>
        </w:rPr>
        <w:t xml:space="preserve"> </w:t>
      </w:r>
      <w:r w:rsidR="00E106CB" w:rsidRPr="00E76D68">
        <w:rPr>
          <w:b w:val="0"/>
          <w:color w:val="000000"/>
          <w:sz w:val="20"/>
          <w:lang w:val="ru-RU" w:eastAsia="ja-JP"/>
        </w:rPr>
        <w:t>соблюдения</w:t>
      </w:r>
      <w:r w:rsidR="009E161B" w:rsidRPr="00E76D68">
        <w:rPr>
          <w:b w:val="0"/>
          <w:color w:val="000000"/>
          <w:sz w:val="20"/>
          <w:lang w:val="ru-RU" w:eastAsia="ja-JP"/>
        </w:rPr>
        <w:t xml:space="preserve"> указанного параметра.</w:t>
      </w:r>
      <w:r w:rsidR="00C476EE">
        <w:rPr>
          <w:b w:val="0"/>
          <w:color w:val="000000"/>
          <w:sz w:val="20"/>
          <w:lang w:val="ru-RU" w:eastAsia="ja-JP"/>
        </w:rPr>
        <w:t xml:space="preserve"> </w:t>
      </w:r>
      <w:r w:rsidR="00C476EE" w:rsidRPr="00757AC4">
        <w:rPr>
          <w:b w:val="0"/>
          <w:color w:val="000000"/>
          <w:sz w:val="20"/>
          <w:lang w:val="ru-RU" w:eastAsia="ja-JP"/>
        </w:rPr>
        <w:t>Объем горючей массы кабельной линии должен быть подтвержден в технической документации от завода-поставщика. В случае отсутствия таковой, объем горючей массы подтверждается расчетным методом согласно ГОСТ IEC 60332-3-22-2011.</w:t>
      </w:r>
    </w:p>
    <w:p w14:paraId="67D7A854" w14:textId="77777777" w:rsidR="00757AC4" w:rsidRPr="00757AC4" w:rsidRDefault="00757AC4" w:rsidP="00757AC4">
      <w:pPr>
        <w:rPr>
          <w:lang w:val="ru-RU" w:eastAsia="ja-JP"/>
        </w:rPr>
      </w:pPr>
    </w:p>
    <w:p w14:paraId="4FDA65C6" w14:textId="448759A0" w:rsidR="0044052D" w:rsidRPr="00097B41" w:rsidRDefault="0044052D" w:rsidP="0044052D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89" w:name="_Toc56378886"/>
      <w:r w:rsidRPr="00097B41">
        <w:rPr>
          <w:bCs/>
          <w:color w:val="000000"/>
          <w:sz w:val="20"/>
          <w:lang w:val="ru-RU" w:eastAsia="ja-JP"/>
        </w:rPr>
        <w:t>Электроснабжение и силовое электрооборудование</w:t>
      </w:r>
      <w:bookmarkEnd w:id="89"/>
    </w:p>
    <w:p w14:paraId="701B4C90" w14:textId="4910AF7E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В соответствии с полученными техническими условиями выполнить электроснабжение Объекта. По отношению к источнику электроснабжения (ВРУ Здания, в котором размещается Помещение) Объект может получать электроснабжение в следующих вариантах:</w:t>
      </w:r>
    </w:p>
    <w:p w14:paraId="79C882F9" w14:textId="14FE5463" w:rsidR="00557FBE" w:rsidRPr="00385DB9" w:rsidRDefault="00557FBE" w:rsidP="00171736">
      <w:pPr>
        <w:pStyle w:val="ReportText"/>
        <w:numPr>
          <w:ilvl w:val="0"/>
          <w:numId w:val="10"/>
        </w:numPr>
        <w:jc w:val="center"/>
        <w:rPr>
          <w:rFonts w:ascii="Arial" w:hAnsi="Arial" w:cs="Arial"/>
          <w:b/>
          <w:bCs/>
          <w:color w:val="000000"/>
          <w:sz w:val="20"/>
          <w:u w:val="single"/>
          <w:lang w:val="ru-RU"/>
        </w:rPr>
      </w:pPr>
      <w:r w:rsidRPr="00385DB9">
        <w:rPr>
          <w:rFonts w:ascii="Arial" w:hAnsi="Arial" w:cs="Arial"/>
          <w:b/>
          <w:bCs/>
          <w:color w:val="000000"/>
          <w:sz w:val="20"/>
          <w:u w:val="single"/>
          <w:lang w:val="ru-RU"/>
        </w:rPr>
        <w:t>2-я категория надежности электроснабжения.</w:t>
      </w:r>
    </w:p>
    <w:p w14:paraId="1C557AB4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Две питающих кабельных линии от ВРУ Здания или РУ-0,4 кВ ТП.</w:t>
      </w:r>
    </w:p>
    <w:p w14:paraId="165102C4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Вся нагрузка Объекта в рабочем режиме распределена по двум кабельным линиям (фидерам).</w:t>
      </w:r>
    </w:p>
    <w:p w14:paraId="3CE3D599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 случае аварийного режима (отключение одного из фидеров) один рабочий ввод обеспечивает полное электроснабжение Объекта.</w:t>
      </w:r>
    </w:p>
    <w:p w14:paraId="0B86117F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Рабочий режим Объекта продолжается в полном режиме.</w:t>
      </w:r>
    </w:p>
    <w:p w14:paraId="3159F07B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Предусмотреть на потребители 1-й категории установку локальных источников бесперебойного питания.</w:t>
      </w:r>
    </w:p>
    <w:p w14:paraId="4F2C87AA" w14:textId="2F820778" w:rsidR="00557FBE" w:rsidRPr="00385DB9" w:rsidRDefault="00557FBE" w:rsidP="00171736">
      <w:pPr>
        <w:pStyle w:val="ReportText"/>
        <w:numPr>
          <w:ilvl w:val="0"/>
          <w:numId w:val="10"/>
        </w:numPr>
        <w:jc w:val="center"/>
        <w:rPr>
          <w:rFonts w:ascii="Arial" w:hAnsi="Arial" w:cs="Arial"/>
          <w:b/>
          <w:bCs/>
          <w:color w:val="000000"/>
          <w:sz w:val="20"/>
          <w:u w:val="single"/>
          <w:lang w:val="ru-RU"/>
        </w:rPr>
      </w:pPr>
      <w:r w:rsidRPr="00385DB9">
        <w:rPr>
          <w:rFonts w:ascii="Arial" w:hAnsi="Arial" w:cs="Arial"/>
          <w:b/>
          <w:bCs/>
          <w:color w:val="000000"/>
          <w:sz w:val="20"/>
          <w:u w:val="single"/>
          <w:lang w:val="ru-RU"/>
        </w:rPr>
        <w:t>2-я (условная) категория надежности электроснабжения.</w:t>
      </w:r>
    </w:p>
    <w:p w14:paraId="7A5D53F4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Две питающих кабельных линии от ВРУ Здания.</w:t>
      </w:r>
    </w:p>
    <w:p w14:paraId="696AB79E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Вся нагрузка Объекта распределена по двум кабельным линиям (фидерам).</w:t>
      </w:r>
    </w:p>
    <w:p w14:paraId="3E130B87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 случае аварии (отключение одного из фидеров) один рабочий фидер обеспечивает частичное электроснабжение Объекта. Перечень электропотребителей, продолжающих работать в аварийном режиме, определяется совместно с Заказчиком на этапе проектирования.</w:t>
      </w:r>
    </w:p>
    <w:p w14:paraId="7BAE1FCB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Рабочий процесс Объекта продолжается в частичном режиме.</w:t>
      </w:r>
    </w:p>
    <w:p w14:paraId="6206A235" w14:textId="77777777" w:rsidR="00557FBE" w:rsidRPr="00557FBE" w:rsidRDefault="00557FBE" w:rsidP="00385DB9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Предусмотреть на потребители 1-й категории установку локальных источников бесперебойного питания.</w:t>
      </w:r>
    </w:p>
    <w:p w14:paraId="4CDEA5C4" w14:textId="0B906B64" w:rsidR="00557FBE" w:rsidRPr="00385DB9" w:rsidRDefault="00557FBE" w:rsidP="00171736">
      <w:pPr>
        <w:pStyle w:val="ReportText"/>
        <w:numPr>
          <w:ilvl w:val="0"/>
          <w:numId w:val="10"/>
        </w:numPr>
        <w:jc w:val="center"/>
        <w:rPr>
          <w:rFonts w:ascii="Arial" w:hAnsi="Arial" w:cs="Arial"/>
          <w:b/>
          <w:bCs/>
          <w:color w:val="000000"/>
          <w:sz w:val="20"/>
          <w:u w:val="single"/>
          <w:lang w:val="ru-RU"/>
        </w:rPr>
      </w:pPr>
      <w:r w:rsidRPr="00385DB9">
        <w:rPr>
          <w:rFonts w:ascii="Arial" w:hAnsi="Arial" w:cs="Arial"/>
          <w:b/>
          <w:bCs/>
          <w:color w:val="000000"/>
          <w:sz w:val="20"/>
          <w:u w:val="single"/>
          <w:lang w:val="ru-RU"/>
        </w:rPr>
        <w:t>3-я категория электроснабжения.</w:t>
      </w:r>
    </w:p>
    <w:p w14:paraId="148A3390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lastRenderedPageBreak/>
        <w:t>Одна питающая кабельная линия от ВРУ Здания или РУ-0,4 кВ ТП.</w:t>
      </w:r>
    </w:p>
    <w:p w14:paraId="14E8C93F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Вся нагрузка Объекта сосредоточена на одной кабельной линии (фидере).</w:t>
      </w:r>
    </w:p>
    <w:p w14:paraId="417D36A0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В случае аварии (отключение фидера) Объект отключается от электроснабжения. </w:t>
      </w:r>
    </w:p>
    <w:p w14:paraId="7BA56F90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Рабочий процесс Объекта останавливается. </w:t>
      </w:r>
    </w:p>
    <w:p w14:paraId="14B5E68B" w14:textId="77777777" w:rsidR="00557FBE" w:rsidRPr="00557FBE" w:rsidRDefault="00557FBE" w:rsidP="002728AE">
      <w:pPr>
        <w:pStyle w:val="ReportText"/>
        <w:ind w:left="709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Предусмотреть на потребители 1-й категории установку локальных источников бесперебойного питания.</w:t>
      </w:r>
    </w:p>
    <w:p w14:paraId="215A2675" w14:textId="77777777" w:rsidR="00557FBE" w:rsidRPr="002728AE" w:rsidRDefault="00557FBE" w:rsidP="002728AE">
      <w:pPr>
        <w:pStyle w:val="ReportText"/>
        <w:ind w:left="709"/>
        <w:jc w:val="both"/>
        <w:rPr>
          <w:rFonts w:ascii="Arial" w:hAnsi="Arial" w:cs="Arial"/>
          <w:b/>
          <w:bCs/>
          <w:color w:val="000000"/>
          <w:sz w:val="20"/>
          <w:lang w:val="ru-RU"/>
        </w:rPr>
      </w:pPr>
      <w:r w:rsidRPr="002728AE">
        <w:rPr>
          <w:rFonts w:ascii="Arial" w:hAnsi="Arial" w:cs="Arial"/>
          <w:b/>
          <w:bCs/>
          <w:color w:val="000000"/>
          <w:sz w:val="20"/>
          <w:lang w:val="ru-RU"/>
        </w:rPr>
        <w:t>Основным вариантом электроснабжения является полная 2-я категория надежности электроснабжения (вариант 1).</w:t>
      </w:r>
    </w:p>
    <w:p w14:paraId="0E12A254" w14:textId="2FE57DC7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 xml:space="preserve">Работы по инженерным системам на объекте осуществить в соответствии с Проектом, согласованным с Заказчиком, а также Арендодателем или с владельцем вводного устройства, с предоставлением всех необходимых заключений по проекту. </w:t>
      </w:r>
    </w:p>
    <w:p w14:paraId="7BEA1E12" w14:textId="1216F571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Проектом предусмотреть автоматическое отключение при пожаре системы общеобменной вентиляции, систем кондиционирования и тепловых завес.</w:t>
      </w:r>
    </w:p>
    <w:p w14:paraId="5F908329" w14:textId="15D2A1BB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В случае необходимости работ, по письменному распоряжению Заказчика подрядчику надлежит:</w:t>
      </w:r>
    </w:p>
    <w:p w14:paraId="4604A804" w14:textId="16952A58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получить копию разрешения на отпуск электроэнергии Арендодателя и письменное согласие Арендодателя на отпуск электроэнергии Банку согласно договору аренды выполнить и согласовать все организационно-технические мероприятия по подключению Объекта по постоянной схеме электроснабжения;</w:t>
      </w:r>
    </w:p>
    <w:p w14:paraId="3BAE7F6A" w14:textId="00622988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оформить акт ввода в эксплуатацию электроустановки Объекта;</w:t>
      </w:r>
    </w:p>
    <w:p w14:paraId="305AD6CE" w14:textId="3D598F91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согласовать с Арендодателем величины потребления электроэнергии Объекта;</w:t>
      </w:r>
    </w:p>
    <w:p w14:paraId="27EF79C0" w14:textId="4C9346D1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Заказчик готовит все необходимые письма и документы для получения необходимых согласований и организовывает их подписание.</w:t>
      </w:r>
    </w:p>
    <w:p w14:paraId="291E7738" w14:textId="0FC9BEC5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 xml:space="preserve">Заказчику должны быть переданы Рабочий проект и Исполнительная документация с  монтажными и однолинейными схемами, оформленные с Арендодателем или владельцем вводного устройства, акты разграничения балансовой принадлежности и эксплуатационной ответственности, акты на скрытые работы, план привязки к зданию заземляющего устройства, Технический отчет (протоколы: измерения сопротивления изоляции, проверки наличия цепи между заземленной установкой и элементами заземленной установки, измерения сопротивления </w:t>
      </w:r>
      <w:r w:rsidRPr="008D4153">
        <w:rPr>
          <w:b w:val="0"/>
          <w:color w:val="000000"/>
          <w:sz w:val="20"/>
          <w:lang w:val="ru-RU" w:eastAsia="ja-JP"/>
        </w:rPr>
        <w:t>петли фаза-нуль).</w:t>
      </w:r>
    </w:p>
    <w:p w14:paraId="10D0693A" w14:textId="6E62F00E" w:rsidR="00557FBE" w:rsidRPr="008D4153" w:rsidRDefault="00557FBE" w:rsidP="008D4153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 xml:space="preserve">Предусмотреть общее отключение электрооборудования, других помещений от силовой сети по окончанию рабочего времени, в виде «общего ключа», размещаемого в непосредственной близости от выхода из помещений, либо у поста охраны (мониторной) (место установки дополнительно согласовать с Заказчиком). </w:t>
      </w:r>
    </w:p>
    <w:p w14:paraId="2DFCC541" w14:textId="43D438D1" w:rsidR="007E12F1" w:rsidRDefault="00557FBE" w:rsidP="007E12F1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t>Под напряжением должны оставаться: аварийное освещение, установки пожаротушения, охранно-пожарная сигнализация, оповещения о пожаре, системы видеонаблюдения и доступа, холодильник, а также электроустановки, работа в ночное время которых обусловлена их функциональным назначением (серверное оборудование, банкомат, интернет-терминал, и т.п.</w:t>
      </w:r>
      <w:r w:rsidR="00CE533C" w:rsidRPr="00CE533C">
        <w:rPr>
          <w:b w:val="0"/>
          <w:color w:val="000000"/>
          <w:sz w:val="20"/>
          <w:lang w:val="ru-RU" w:eastAsia="ja-JP"/>
        </w:rPr>
        <w:t xml:space="preserve"> </w:t>
      </w:r>
      <w:r w:rsidR="00CE533C">
        <w:rPr>
          <w:b w:val="0"/>
          <w:color w:val="000000"/>
          <w:sz w:val="20"/>
          <w:lang w:val="ru-RU" w:eastAsia="ja-JP"/>
        </w:rPr>
        <w:t>см.</w:t>
      </w:r>
      <w:ins w:id="90" w:author="ALI" w:date="2026-08-20T12:27:00Z">
        <w:r w:rsidR="00F70680">
          <w:rPr>
            <w:b w:val="0"/>
            <w:color w:val="000000"/>
            <w:sz w:val="20"/>
            <w:lang w:val="ru-RU" w:eastAsia="ja-JP"/>
          </w:rPr>
          <w:t xml:space="preserve"> </w:t>
        </w:r>
      </w:ins>
      <w:r w:rsidR="00CE533C">
        <w:rPr>
          <w:b w:val="0"/>
          <w:color w:val="000000"/>
          <w:sz w:val="20"/>
          <w:lang w:val="ru-RU" w:eastAsia="ja-JP"/>
        </w:rPr>
        <w:t>таблицу</w:t>
      </w:r>
      <w:r w:rsidRPr="008D4153">
        <w:rPr>
          <w:b w:val="0"/>
          <w:color w:val="000000"/>
          <w:sz w:val="20"/>
          <w:lang w:val="ru-RU" w:eastAsia="ja-JP"/>
        </w:rPr>
        <w:t>).</w:t>
      </w:r>
    </w:p>
    <w:p w14:paraId="352265CF" w14:textId="11E83AF5" w:rsidR="00A3103D" w:rsidRPr="00A3103D" w:rsidRDefault="00A3103D" w:rsidP="00A3103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A3103D">
        <w:rPr>
          <w:b w:val="0"/>
          <w:color w:val="000000"/>
          <w:sz w:val="20"/>
          <w:lang w:val="ru-RU" w:eastAsia="ja-JP"/>
        </w:rPr>
        <w:t>Высота установки аппаратов защиты и управления в панелях ПЭСПЗ (панель питания противопожарных устройств) должна приниматься равной от</w:t>
      </w:r>
      <w:r w:rsidR="00BF6577">
        <w:rPr>
          <w:b w:val="0"/>
          <w:color w:val="000000"/>
          <w:sz w:val="20"/>
          <w:lang w:val="ru-RU" w:eastAsia="ja-JP"/>
        </w:rPr>
        <w:t xml:space="preserve"> </w:t>
      </w:r>
      <w:r w:rsidRPr="00A3103D">
        <w:rPr>
          <w:b w:val="0"/>
          <w:color w:val="000000"/>
          <w:sz w:val="20"/>
          <w:lang w:val="ru-RU" w:eastAsia="ja-JP"/>
        </w:rPr>
        <w:t xml:space="preserve"> 0,8 до 1,8 м от уровня пола помещения, в котором они размещены</w:t>
      </w:r>
    </w:p>
    <w:p w14:paraId="186F4D88" w14:textId="2F52C5E3" w:rsidR="00A3103D" w:rsidRPr="00A3103D" w:rsidRDefault="00A3103D" w:rsidP="00A3103D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A3103D">
        <w:rPr>
          <w:b w:val="0"/>
          <w:color w:val="000000"/>
          <w:sz w:val="20"/>
          <w:lang w:val="ru-RU" w:eastAsia="ja-JP"/>
        </w:rPr>
        <w:t>Фасадная часть панели ПЭСПЗ должна иметь отличительную окраску (красную) и табличку с маркировкой "Не отключать! Питание систем противопожарной защиты!".</w:t>
      </w:r>
    </w:p>
    <w:p w14:paraId="5CD5F579" w14:textId="705BB76F" w:rsidR="00557FBE" w:rsidRDefault="00557FBE" w:rsidP="00557FBE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8D4153">
        <w:rPr>
          <w:b w:val="0"/>
          <w:color w:val="000000"/>
          <w:sz w:val="20"/>
          <w:lang w:val="ru-RU" w:eastAsia="ja-JP"/>
        </w:rPr>
        <w:lastRenderedPageBreak/>
        <w:t>Ниже в таблице приведен перечень оборудования, на которое устанавливаются УЗО, перечень оборудования, отключаемого на ночь, при срабатывании системы АПС и при срабатывании системы АУПТ:</w:t>
      </w:r>
    </w:p>
    <w:tbl>
      <w:tblPr>
        <w:tblW w:w="8377" w:type="dxa"/>
        <w:tblInd w:w="118" w:type="dxa"/>
        <w:tblLook w:val="04A0" w:firstRow="1" w:lastRow="0" w:firstColumn="1" w:lastColumn="0" w:noHBand="0" w:noVBand="1"/>
      </w:tblPr>
      <w:tblGrid>
        <w:gridCol w:w="3534"/>
        <w:gridCol w:w="1523"/>
        <w:gridCol w:w="1619"/>
        <w:gridCol w:w="1701"/>
      </w:tblGrid>
      <w:tr w:rsidR="00BA71E0" w:rsidRPr="005C53FA" w14:paraId="25FEF4FA" w14:textId="77777777" w:rsidTr="00BA71E0">
        <w:trPr>
          <w:trHeight w:val="165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E196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Нагрузка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1B1CE" w14:textId="77777777" w:rsidR="00BA71E0" w:rsidRPr="00F85E14" w:rsidRDefault="00BA71E0" w:rsidP="00BA71E0">
            <w:pPr>
              <w:ind w:right="234"/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 xml:space="preserve">Установка </w:t>
            </w:r>
            <w:r>
              <w:rPr>
                <w:rFonts w:ascii="Arial" w:hAnsi="Arial" w:cs="Arial"/>
                <w:lang w:val="ru-RU"/>
              </w:rPr>
              <w:t>АВДТ</w:t>
            </w:r>
          </w:p>
        </w:tc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EEB73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Выключение на ночь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B7CC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Выключение при сработке АПС</w:t>
            </w:r>
          </w:p>
        </w:tc>
      </w:tr>
      <w:tr w:rsidR="00BA71E0" w:rsidRPr="000E57F0" w14:paraId="0D7E73E2" w14:textId="77777777" w:rsidTr="00BA71E0">
        <w:trPr>
          <w:trHeight w:val="30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08D916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Бытовая нагрузка</w:t>
            </w:r>
          </w:p>
        </w:tc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CF8A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5C32CD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C04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5E700B9D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3063F7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Компьютеры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7E3C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6A3C7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E354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212EDD35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B7A5FCE" w14:textId="77777777" w:rsidR="00BA71E0" w:rsidRPr="0039011D" w:rsidRDefault="00BA71E0" w:rsidP="00BA71E0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Розетки для отопительных конвекторов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BA062C" w14:textId="77777777" w:rsidR="00BA71E0" w:rsidRPr="001D11C3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8BC9D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BCAC6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34905894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8F47A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Холодильник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7A4F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807DD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92A8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980021" w14:paraId="579053C5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A2E4B5" w14:textId="77777777" w:rsidR="00BA71E0" w:rsidRPr="007241C9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Резервное освещение, запитать от ППУ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CBD69" w14:textId="77777777" w:rsidR="00BA71E0" w:rsidRPr="007241C9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6B2DD3" w14:textId="77777777" w:rsidR="00BA71E0" w:rsidRPr="007241C9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9D8D6" w14:textId="77777777" w:rsidR="00BA71E0" w:rsidRPr="007241C9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BA71E0" w:rsidRPr="000E57F0" w14:paraId="4F267830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EA9816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Рабочее освещение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976F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B47ABA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0B7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1CCAA53C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DDAD78" w14:textId="77777777" w:rsidR="00BA71E0" w:rsidRPr="00CA0970" w:rsidRDefault="00BA71E0" w:rsidP="00BA71E0">
            <w:pPr>
              <w:rPr>
                <w:rFonts w:ascii="Arial" w:hAnsi="Arial" w:cs="Arial"/>
                <w:lang w:val="ru-RU"/>
              </w:rPr>
            </w:pPr>
            <w:r w:rsidRPr="00CA0970">
              <w:rPr>
                <w:rFonts w:ascii="Arial" w:hAnsi="Arial" w:cs="Arial"/>
                <w:lang w:val="ru-RU"/>
              </w:rPr>
              <w:t>Кондиционеры помещений, вентиляция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CA0970">
              <w:rPr>
                <w:rFonts w:ascii="Arial" w:hAnsi="Arial" w:cs="Arial"/>
                <w:lang w:val="ru-RU"/>
              </w:rPr>
              <w:t xml:space="preserve">(за исключением внешних блоков кондиционеров при применении системы </w:t>
            </w:r>
            <w:r w:rsidRPr="00CA0970">
              <w:rPr>
                <w:rFonts w:ascii="Arial" w:hAnsi="Arial" w:cs="Arial"/>
              </w:rPr>
              <w:t>VRF</w:t>
            </w:r>
            <w:r w:rsidRPr="00CA0970"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49AE1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C66BC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07F9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CA0970" w14:paraId="28B0BC47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31B442" w14:textId="77777777" w:rsidR="00BA71E0" w:rsidRPr="00CA0970" w:rsidRDefault="00BA71E0" w:rsidP="00BA71E0">
            <w:pPr>
              <w:rPr>
                <w:rFonts w:ascii="Arial" w:hAnsi="Arial" w:cs="Arial"/>
                <w:lang w:val="ru-RU"/>
              </w:rPr>
            </w:pPr>
            <w:r w:rsidRPr="00CA0970">
              <w:rPr>
                <w:rFonts w:ascii="Arial" w:hAnsi="Arial" w:cs="Arial"/>
                <w:lang w:val="ru-RU"/>
              </w:rPr>
              <w:t>Внешние блоки кондиционеров в случае применения системы VRF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DD0A0F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0D7E999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947B4" w14:textId="77777777" w:rsidR="00BA71E0" w:rsidRPr="00CA0970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291C21EF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33C6C9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Тепловая завеса зоны 24 часа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DE271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C4BF3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D40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4CF59EB7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4EA98A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Кондиционер зоны 24 часа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AD332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150A9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526FD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243A60DA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6A50E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Банкоматы зоны 24 часа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6C402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1A43DD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A458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4EFEAEC0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A25AFE" w14:textId="77777777" w:rsidR="00BA71E0" w:rsidRPr="007241C9" w:rsidRDefault="00BA71E0" w:rsidP="00BA71E0">
            <w:pPr>
              <w:rPr>
                <w:rFonts w:ascii="Arial" w:hAnsi="Arial" w:cs="Arial"/>
                <w:vertAlign w:val="subscript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 xml:space="preserve">3 розетки в помещении персонала для подключения оборудования звукового сопровождения (формат </w:t>
            </w:r>
            <w:r w:rsidRPr="007241C9">
              <w:rPr>
                <w:rFonts w:ascii="Arial" w:hAnsi="Arial" w:cs="Arial"/>
              </w:rPr>
              <w:t>Smart</w:t>
            </w:r>
            <w:r w:rsidRPr="007241C9">
              <w:rPr>
                <w:rFonts w:ascii="Arial" w:hAnsi="Arial" w:cs="Arial"/>
                <w:lang w:val="ru-RU"/>
              </w:rPr>
              <w:t xml:space="preserve"> </w:t>
            </w:r>
            <w:r w:rsidRPr="007241C9">
              <w:rPr>
                <w:rFonts w:ascii="Arial" w:hAnsi="Arial" w:cs="Arial"/>
              </w:rPr>
              <w:t>Branch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89AD4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C91897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1419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BA71E0" w:rsidRPr="000E57F0" w14:paraId="0A49802F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82D49E" w14:textId="77777777" w:rsidR="00BA71E0" w:rsidRPr="00942E20" w:rsidRDefault="00BA71E0" w:rsidP="00BA71E0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>ки ноутбуков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237536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C545AD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E4CE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7765E539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0C73004" w14:textId="77777777" w:rsidR="00BA71E0" w:rsidRPr="008006ED" w:rsidRDefault="00BA71E0" w:rsidP="00BA71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 xml:space="preserve">ки </w:t>
            </w:r>
            <w:r>
              <w:rPr>
                <w:rFonts w:ascii="Arial" w:hAnsi="Arial" w:cs="Arial"/>
              </w:rPr>
              <w:t>powerbank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9D1F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4983C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1D504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78B6CADD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17B5C5" w14:textId="77777777" w:rsidR="00BA71E0" w:rsidRPr="007241C9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Банкоматы зоны приветствия, приватный банкомат, электронная очере</w:t>
            </w:r>
            <w:r>
              <w:rPr>
                <w:rFonts w:ascii="Arial" w:hAnsi="Arial" w:cs="Arial"/>
                <w:lang w:val="ru-RU"/>
              </w:rPr>
              <w:t>д</w:t>
            </w:r>
            <w:r w:rsidRPr="007241C9">
              <w:rPr>
                <w:rFonts w:ascii="Arial" w:hAnsi="Arial" w:cs="Arial"/>
                <w:lang w:val="ru-RU"/>
              </w:rPr>
              <w:t>ь (СУО)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4F5FE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7E10A8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1A86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024C2477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9170C1" w14:textId="77777777" w:rsidR="00BA71E0" w:rsidRPr="007241C9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Проектор (питается от ИБП сервера)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9F6851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71BADA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A0559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46551ED8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1FA9E5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Рекламная вывеска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586AA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C1BB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14F1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04094446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8D225B" w14:textId="77777777" w:rsidR="00BA71E0" w:rsidRPr="00980021" w:rsidRDefault="00BA71E0" w:rsidP="00BA71E0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Стена с растениями, напольный лайтбокс, лайтбоксы на окнах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6BC764" w14:textId="77777777" w:rsidR="00BA71E0" w:rsidRPr="00980021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CD01FE" w14:textId="77777777" w:rsidR="00BA71E0" w:rsidRPr="00980021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27617" w14:textId="77777777" w:rsidR="00BA71E0" w:rsidRPr="00980021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BA71E0" w:rsidRPr="000E57F0" w14:paraId="03015BE4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8CE4E7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IT шкаф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669F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8B8F2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0B3E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455C303D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2EE030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Кондиционеры серверной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B91A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EF2940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72F1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60A56" w14:paraId="41DB8AC1" w14:textId="77777777" w:rsidTr="00BA71E0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35FD6" w14:textId="2D166CD5" w:rsidR="00BA71E0" w:rsidRPr="00A1169D" w:rsidRDefault="00BA71E0" w:rsidP="00BA71E0">
            <w:pPr>
              <w:rPr>
                <w:rFonts w:ascii="Arial" w:hAnsi="Arial" w:cs="Arial"/>
                <w:lang w:val="ru-RU"/>
              </w:rPr>
            </w:pPr>
            <w:r w:rsidRPr="00A1169D">
              <w:rPr>
                <w:rFonts w:ascii="Arial" w:hAnsi="Arial" w:cs="Arial"/>
                <w:lang w:val="ru-RU"/>
              </w:rPr>
              <w:t>Аварийное и эвакуационное освещение</w:t>
            </w:r>
            <w:r>
              <w:rPr>
                <w:rFonts w:ascii="Arial" w:hAnsi="Arial" w:cs="Arial"/>
                <w:lang w:val="ru-RU"/>
              </w:rPr>
              <w:t xml:space="preserve"> (запитать от </w:t>
            </w:r>
            <w:r w:rsidR="007628E4">
              <w:rPr>
                <w:rFonts w:ascii="Arial" w:hAnsi="Arial" w:cs="Arial"/>
                <w:lang w:val="ru-RU"/>
              </w:rPr>
              <w:t>ПЭСПЗ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08DC1" w14:textId="77777777" w:rsidR="00BA71E0" w:rsidRPr="00A1169D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AE613" w14:textId="77777777" w:rsidR="00BA71E0" w:rsidRPr="00A1169D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95340" w14:textId="77777777" w:rsidR="00BA71E0" w:rsidRPr="00A1169D" w:rsidRDefault="00BA71E0" w:rsidP="00BA71E0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BA71E0" w:rsidRPr="000E57F0" w14:paraId="78E020F3" w14:textId="77777777" w:rsidTr="00BA71E0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66D30D" w14:textId="77777777" w:rsidR="00BA71E0" w:rsidRPr="00D375F8" w:rsidRDefault="00BA71E0" w:rsidP="00BA71E0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 xml:space="preserve">Щит </w:t>
            </w:r>
            <w:r>
              <w:rPr>
                <w:rFonts w:ascii="Arial" w:hAnsi="Arial" w:cs="Arial"/>
                <w:lang w:val="ru-RU"/>
              </w:rPr>
              <w:t>ПЭСПЗ (</w:t>
            </w:r>
            <w:r w:rsidRPr="007241C9">
              <w:rPr>
                <w:rFonts w:ascii="Arial" w:hAnsi="Arial" w:cs="Arial"/>
              </w:rPr>
              <w:t>ППУ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B5164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2E67F5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6FACB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  <w:tr w:rsidR="00BA71E0" w:rsidRPr="000E57F0" w14:paraId="5152EE61" w14:textId="77777777" w:rsidTr="00BA71E0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95CF700" w14:textId="77777777" w:rsidR="00BA71E0" w:rsidRPr="007241C9" w:rsidRDefault="00BA71E0" w:rsidP="00BA71E0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Охранная система, видеонаблюдение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7C840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59E2EABF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47D2C" w14:textId="77777777" w:rsidR="00BA71E0" w:rsidRPr="007241C9" w:rsidRDefault="00BA71E0" w:rsidP="00BA71E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9991B6F" w14:textId="77777777" w:rsidR="00BA71E0" w:rsidRPr="00BA71E0" w:rsidRDefault="00BA71E0" w:rsidP="00BA71E0">
      <w:pPr>
        <w:rPr>
          <w:lang w:val="ru-RU" w:eastAsia="ja-JP"/>
        </w:rPr>
      </w:pPr>
    </w:p>
    <w:p w14:paraId="5A849EF6" w14:textId="088C63A6" w:rsidR="005579BF" w:rsidRDefault="005579BF" w:rsidP="005579BF">
      <w:pPr>
        <w:pStyle w:val="ReportLevel2Char"/>
        <w:tabs>
          <w:tab w:val="clear" w:pos="1080"/>
        </w:tabs>
        <w:ind w:left="390" w:firstLine="0"/>
        <w:jc w:val="both"/>
        <w:rPr>
          <w:bCs/>
          <w:color w:val="000000"/>
          <w:sz w:val="20"/>
          <w:lang w:val="ru-RU" w:eastAsia="ja-JP"/>
        </w:rPr>
      </w:pPr>
      <w:r w:rsidRPr="0033727B">
        <w:rPr>
          <w:bCs/>
          <w:color w:val="000000"/>
          <w:sz w:val="44"/>
          <w:szCs w:val="44"/>
          <w:lang w:val="ru-RU" w:eastAsia="ja-JP"/>
        </w:rPr>
        <w:lastRenderedPageBreak/>
        <w:t>*</w:t>
      </w:r>
      <w:r>
        <w:rPr>
          <w:bCs/>
          <w:color w:val="000000"/>
          <w:sz w:val="20"/>
          <w:lang w:val="ru-RU" w:eastAsia="ja-JP"/>
        </w:rPr>
        <w:t>Для инфраструктурных проектов, находящиеся в собственности банк</w:t>
      </w:r>
      <w:r w:rsidR="005C53FA">
        <w:rPr>
          <w:bCs/>
          <w:color w:val="000000"/>
          <w:sz w:val="20"/>
          <w:lang w:val="ru-RU" w:eastAsia="ja-JP"/>
        </w:rPr>
        <w:t>а</w:t>
      </w:r>
      <w:r w:rsidR="006C3504">
        <w:rPr>
          <w:bCs/>
          <w:color w:val="000000"/>
          <w:sz w:val="20"/>
          <w:lang w:val="ru-RU" w:eastAsia="ja-JP"/>
        </w:rPr>
        <w:t>,</w:t>
      </w:r>
      <w:r w:rsidR="0033727B">
        <w:rPr>
          <w:bCs/>
          <w:color w:val="000000"/>
          <w:sz w:val="20"/>
          <w:lang w:val="ru-RU" w:eastAsia="ja-JP"/>
        </w:rPr>
        <w:t xml:space="preserve"> </w:t>
      </w:r>
      <w:r w:rsidR="00DA5BDD">
        <w:rPr>
          <w:bCs/>
          <w:color w:val="000000"/>
          <w:sz w:val="20"/>
          <w:lang w:val="ru-RU" w:eastAsia="ja-JP"/>
        </w:rPr>
        <w:t>имею</w:t>
      </w:r>
      <w:r w:rsidR="006C3504">
        <w:rPr>
          <w:bCs/>
          <w:color w:val="000000"/>
          <w:sz w:val="20"/>
          <w:lang w:val="ru-RU" w:eastAsia="ja-JP"/>
        </w:rPr>
        <w:t>щим спринклерное пожаротушение</w:t>
      </w:r>
      <w:r w:rsidR="008D1498">
        <w:rPr>
          <w:bCs/>
          <w:color w:val="000000"/>
          <w:sz w:val="20"/>
          <w:lang w:val="ru-RU" w:eastAsia="ja-JP"/>
        </w:rPr>
        <w:t>, разрабатывается отдельное ТЗ на отключение энергопотребителей при сработке АУПТ.</w:t>
      </w:r>
      <w:r w:rsidR="006C3504">
        <w:rPr>
          <w:bCs/>
          <w:color w:val="000000"/>
          <w:sz w:val="20"/>
          <w:lang w:val="ru-RU" w:eastAsia="ja-JP"/>
        </w:rPr>
        <w:t xml:space="preserve">  </w:t>
      </w:r>
    </w:p>
    <w:p w14:paraId="5EEE4C8C" w14:textId="398F63C7" w:rsidR="003B6E6D" w:rsidRDefault="003B6E6D" w:rsidP="003B6E6D">
      <w:pPr>
        <w:pStyle w:val="ReportLevel2Char"/>
        <w:tabs>
          <w:tab w:val="clear" w:pos="1080"/>
        </w:tabs>
        <w:ind w:left="709" w:hanging="709"/>
        <w:jc w:val="both"/>
        <w:rPr>
          <w:b w:val="0"/>
          <w:color w:val="000000"/>
          <w:sz w:val="20"/>
          <w:lang w:val="ru-RU" w:eastAsia="ja-JP"/>
        </w:rPr>
      </w:pPr>
      <w:r w:rsidRPr="003B6E6D">
        <w:rPr>
          <w:b w:val="0"/>
          <w:sz w:val="20"/>
          <w:lang w:val="ru-RU" w:eastAsia="ja-JP"/>
        </w:rPr>
        <w:t>4.2.12</w:t>
      </w:r>
      <w:r>
        <w:rPr>
          <w:lang w:val="ru-RU" w:eastAsia="ja-JP"/>
        </w:rPr>
        <w:t xml:space="preserve"> </w:t>
      </w:r>
      <w:r w:rsidRPr="008D4153">
        <w:rPr>
          <w:b w:val="0"/>
          <w:color w:val="000000"/>
          <w:sz w:val="20"/>
          <w:lang w:val="ru-RU" w:eastAsia="ja-JP"/>
        </w:rPr>
        <w:t xml:space="preserve">Ниже в таблице приведен перечень оборудования, на которое устанавливаются </w:t>
      </w:r>
      <w:r>
        <w:rPr>
          <w:b w:val="0"/>
          <w:color w:val="000000"/>
          <w:sz w:val="20"/>
          <w:lang w:val="ru-RU" w:eastAsia="ja-JP"/>
        </w:rPr>
        <w:t>АВДТ</w:t>
      </w:r>
      <w:r w:rsidRPr="008D4153">
        <w:rPr>
          <w:b w:val="0"/>
          <w:color w:val="000000"/>
          <w:sz w:val="20"/>
          <w:lang w:val="ru-RU" w:eastAsia="ja-JP"/>
        </w:rPr>
        <w:t>, перечень</w:t>
      </w:r>
      <w:r>
        <w:rPr>
          <w:b w:val="0"/>
          <w:color w:val="000000"/>
          <w:sz w:val="20"/>
          <w:lang w:val="ru-RU" w:eastAsia="ja-JP"/>
        </w:rPr>
        <w:t xml:space="preserve"> </w:t>
      </w:r>
      <w:r w:rsidRPr="008D4153">
        <w:rPr>
          <w:b w:val="0"/>
          <w:color w:val="000000"/>
          <w:sz w:val="20"/>
          <w:lang w:val="ru-RU" w:eastAsia="ja-JP"/>
        </w:rPr>
        <w:t xml:space="preserve">оборудования, отключаемого на ночь, при срабатывании системы АПС </w:t>
      </w:r>
      <w:r>
        <w:rPr>
          <w:b w:val="0"/>
          <w:color w:val="000000"/>
          <w:sz w:val="20"/>
          <w:lang w:val="ru-RU" w:eastAsia="ja-JP"/>
        </w:rPr>
        <w:t>для формата Микро</w:t>
      </w:r>
      <w:r w:rsidRPr="008D4153">
        <w:rPr>
          <w:b w:val="0"/>
          <w:color w:val="000000"/>
          <w:sz w:val="20"/>
          <w:lang w:val="ru-RU" w:eastAsia="ja-JP"/>
        </w:rPr>
        <w:t>:</w:t>
      </w:r>
    </w:p>
    <w:p w14:paraId="299A981F" w14:textId="60FC9B7D" w:rsidR="003B6E6D" w:rsidRDefault="003B6E6D" w:rsidP="003B6E6D">
      <w:pPr>
        <w:rPr>
          <w:lang w:val="ru-RU" w:eastAsia="ja-JP"/>
        </w:rPr>
      </w:pPr>
    </w:p>
    <w:tbl>
      <w:tblPr>
        <w:tblW w:w="8377" w:type="dxa"/>
        <w:tblInd w:w="118" w:type="dxa"/>
        <w:tblLook w:val="04A0" w:firstRow="1" w:lastRow="0" w:firstColumn="1" w:lastColumn="0" w:noHBand="0" w:noVBand="1"/>
      </w:tblPr>
      <w:tblGrid>
        <w:gridCol w:w="3534"/>
        <w:gridCol w:w="1523"/>
        <w:gridCol w:w="1619"/>
        <w:gridCol w:w="1701"/>
      </w:tblGrid>
      <w:tr w:rsidR="007628E4" w:rsidRPr="00EB1829" w14:paraId="661A7AF1" w14:textId="77777777" w:rsidTr="00B3424E">
        <w:trPr>
          <w:trHeight w:val="737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919E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bookmarkStart w:id="91" w:name="_Hlk138160455"/>
            <w:r w:rsidRPr="007241C9">
              <w:rPr>
                <w:rFonts w:ascii="Arial" w:hAnsi="Arial" w:cs="Arial"/>
              </w:rPr>
              <w:t>Нагрузка</w:t>
            </w:r>
          </w:p>
        </w:tc>
        <w:tc>
          <w:tcPr>
            <w:tcW w:w="15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33FBC" w14:textId="77777777" w:rsidR="007628E4" w:rsidRPr="004A08C0" w:rsidRDefault="007628E4" w:rsidP="00B3424E">
            <w:pPr>
              <w:ind w:right="234"/>
              <w:jc w:val="center"/>
              <w:rPr>
                <w:rFonts w:ascii="Arial" w:hAnsi="Arial" w:cs="Arial"/>
                <w:lang w:val="ru-RU"/>
              </w:rPr>
            </w:pPr>
            <w:r w:rsidRPr="00AD4580">
              <w:rPr>
                <w:rFonts w:ascii="Arial" w:hAnsi="Arial" w:cs="Arial"/>
              </w:rPr>
              <w:t xml:space="preserve">Установка </w:t>
            </w:r>
            <w:r w:rsidRPr="00AD4580">
              <w:rPr>
                <w:rFonts w:ascii="Arial" w:hAnsi="Arial" w:cs="Arial"/>
                <w:lang w:val="ru-RU"/>
              </w:rPr>
              <w:t>АВДТ</w:t>
            </w:r>
          </w:p>
        </w:tc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A0C51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Выключение на ночь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61397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Выключение при сработке АПС</w:t>
            </w:r>
          </w:p>
        </w:tc>
      </w:tr>
      <w:tr w:rsidR="007628E4" w:rsidRPr="000E57F0" w14:paraId="2B214945" w14:textId="77777777" w:rsidTr="00B3424E">
        <w:trPr>
          <w:trHeight w:val="300"/>
        </w:trPr>
        <w:tc>
          <w:tcPr>
            <w:tcW w:w="35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EB6FC1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Бытовая нагрузка</w:t>
            </w:r>
          </w:p>
        </w:tc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B10C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2FC86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83260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751BBA57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049EFA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Компьютеры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3BE87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C1157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22B1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7C69EA9B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C8833B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Холодильник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F505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9AE92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A62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27EF0B20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5A297C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Рабочее освещение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6202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3D965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E988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0744ADD6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8AA36B" w14:textId="77777777" w:rsidR="007628E4" w:rsidRPr="00CA0970" w:rsidRDefault="007628E4" w:rsidP="00B3424E">
            <w:pPr>
              <w:rPr>
                <w:rFonts w:ascii="Arial" w:hAnsi="Arial" w:cs="Arial"/>
                <w:lang w:val="ru-RU"/>
              </w:rPr>
            </w:pPr>
            <w:r w:rsidRPr="00CA0970">
              <w:rPr>
                <w:rFonts w:ascii="Arial" w:hAnsi="Arial" w:cs="Arial"/>
                <w:lang w:val="ru-RU"/>
              </w:rPr>
              <w:t>Кондиционер помещени</w:t>
            </w:r>
            <w:r>
              <w:rPr>
                <w:rFonts w:ascii="Arial" w:hAnsi="Arial" w:cs="Arial"/>
                <w:lang w:val="ru-RU"/>
              </w:rPr>
              <w:t>я комнаты персонала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BFCB7" w14:textId="77777777" w:rsidR="007628E4" w:rsidRPr="00CA0970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0ABED6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0717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6DE20BD4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CDB239" w14:textId="77777777" w:rsidR="007628E4" w:rsidRPr="00437E1A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Кондиционер помещения зала, вентиляция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3B197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C4D8FB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F98B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7ECA2605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ECA713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Тепловая завеса зоны 24 часа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23C78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66CD1E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7C5B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3AD54B31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194C4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Кондиционер зоны 24 часа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4DBE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85D9D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285D6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156D6DB5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B27896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Банкоматы зоны 24 часа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8C78B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9BEA0E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C44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345016C1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166C62" w14:textId="77777777" w:rsidR="007628E4" w:rsidRPr="007241C9" w:rsidRDefault="007628E4" w:rsidP="00B3424E">
            <w:pPr>
              <w:rPr>
                <w:rFonts w:ascii="Arial" w:hAnsi="Arial" w:cs="Arial"/>
                <w:vertAlign w:val="subscript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 xml:space="preserve">озетки в </w:t>
            </w:r>
            <w:r>
              <w:rPr>
                <w:rFonts w:ascii="Arial" w:hAnsi="Arial" w:cs="Arial"/>
                <w:lang w:val="ru-RU"/>
              </w:rPr>
              <w:t xml:space="preserve">«Супершкафу» клиентского зала 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148A4D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AE8E9F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5112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5FE7BE23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F85C12D" w14:textId="77777777" w:rsidR="007628E4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>ки ноутбуков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50DE19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E653D9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7F7B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318F0227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876328F" w14:textId="77777777" w:rsidR="007628E4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</w:t>
            </w:r>
            <w:r w:rsidRPr="007241C9">
              <w:rPr>
                <w:rFonts w:ascii="Arial" w:hAnsi="Arial" w:cs="Arial"/>
                <w:lang w:val="ru-RU"/>
              </w:rPr>
              <w:t>озетка для заряд</w:t>
            </w:r>
            <w:r>
              <w:rPr>
                <w:rFonts w:ascii="Arial" w:hAnsi="Arial" w:cs="Arial"/>
                <w:lang w:val="ru-RU"/>
              </w:rPr>
              <w:t xml:space="preserve">ки </w:t>
            </w:r>
            <w:r>
              <w:rPr>
                <w:rFonts w:ascii="Arial" w:hAnsi="Arial" w:cs="Arial"/>
              </w:rPr>
              <w:t>powerbank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7E7CB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83D12D" w14:textId="77777777" w:rsidR="007628E4" w:rsidRPr="00247DC6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C6A8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40C7D2F2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524E7C" w14:textId="77777777" w:rsidR="007628E4" w:rsidRPr="007241C9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Розетка музыкального сопровождения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99CD5B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D67DB8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D77B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7628E4" w:rsidRPr="000E57F0" w14:paraId="326C65B6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471CB" w14:textId="77777777" w:rsidR="007628E4" w:rsidRPr="007241C9" w:rsidRDefault="007628E4" w:rsidP="00B3424E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Банкоматы зоны приветствия, приватный банкомат, электронная очере</w:t>
            </w:r>
            <w:r>
              <w:rPr>
                <w:rFonts w:ascii="Arial" w:hAnsi="Arial" w:cs="Arial"/>
                <w:lang w:val="ru-RU"/>
              </w:rPr>
              <w:t>д</w:t>
            </w:r>
            <w:r w:rsidRPr="007241C9">
              <w:rPr>
                <w:rFonts w:ascii="Arial" w:hAnsi="Arial" w:cs="Arial"/>
                <w:lang w:val="ru-RU"/>
              </w:rPr>
              <w:t>ь (СУО)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E577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2DEDC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7058B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63279D9E" w14:textId="77777777" w:rsidTr="00B3424E">
        <w:trPr>
          <w:trHeight w:val="300"/>
        </w:trPr>
        <w:tc>
          <w:tcPr>
            <w:tcW w:w="353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86C426" w14:textId="77777777" w:rsidR="007628E4" w:rsidRPr="00FB35B0" w:rsidRDefault="007628E4" w:rsidP="00B3424E">
            <w:pPr>
              <w:rPr>
                <w:rFonts w:ascii="Arial" w:hAnsi="Arial" w:cs="Arial"/>
                <w:lang w:val="ru-RU"/>
              </w:rPr>
            </w:pPr>
            <w:r w:rsidRPr="00FB35B0">
              <w:rPr>
                <w:rFonts w:ascii="Arial" w:hAnsi="Arial" w:cs="Arial"/>
              </w:rPr>
              <w:t>Табло электронной очереди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1F8ECA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B5C2E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425B6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41EBB74F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6A2D3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Рекламная вывеска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125C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26AA8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27E14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6D08EE" w14:paraId="52FB0E64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AE416DD" w14:textId="77777777" w:rsidR="007628E4" w:rsidRPr="006D08EE" w:rsidRDefault="007628E4" w:rsidP="00B3424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Стена с растениями, напольный лайтбокс, лайтбоксы на окнах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4DC27F" w14:textId="77777777" w:rsidR="007628E4" w:rsidRPr="006D08EE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12B7468" w14:textId="77777777" w:rsidR="007628E4" w:rsidRPr="006D08EE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D6D69" w14:textId="77777777" w:rsidR="007628E4" w:rsidRPr="006D08EE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7628E4" w:rsidRPr="000E57F0" w14:paraId="0BEBD401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3E37B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IT шкаф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A8E4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D1BE52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F18EC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60A56" w14:paraId="2EEBD04A" w14:textId="77777777" w:rsidTr="00B3424E">
        <w:trPr>
          <w:trHeight w:val="30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0DBAA" w14:textId="77777777" w:rsidR="007628E4" w:rsidRPr="00A1169D" w:rsidRDefault="007628E4" w:rsidP="00B3424E">
            <w:pPr>
              <w:rPr>
                <w:rFonts w:ascii="Arial" w:hAnsi="Arial" w:cs="Arial"/>
                <w:lang w:val="ru-RU"/>
              </w:rPr>
            </w:pPr>
            <w:r w:rsidRPr="00A1169D">
              <w:rPr>
                <w:rFonts w:ascii="Arial" w:hAnsi="Arial" w:cs="Arial"/>
                <w:lang w:val="ru-RU"/>
              </w:rPr>
              <w:t>Аварийное и эвакуационное освещение</w:t>
            </w:r>
            <w:r>
              <w:rPr>
                <w:rFonts w:ascii="Arial" w:hAnsi="Arial" w:cs="Arial"/>
                <w:lang w:val="ru-RU"/>
              </w:rPr>
              <w:t xml:space="preserve"> (запитать от ППУ)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7F686" w14:textId="77777777" w:rsidR="007628E4" w:rsidRPr="00A1169D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976EF" w14:textId="77777777" w:rsidR="007628E4" w:rsidRPr="00A1169D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452DD" w14:textId="77777777" w:rsidR="007628E4" w:rsidRPr="00A1169D" w:rsidRDefault="007628E4" w:rsidP="00B3424E">
            <w:pPr>
              <w:jc w:val="center"/>
              <w:rPr>
                <w:rFonts w:ascii="Arial" w:hAnsi="Arial" w:cs="Arial"/>
                <w:lang w:val="ru-RU"/>
              </w:rPr>
            </w:pPr>
          </w:p>
        </w:tc>
      </w:tr>
      <w:tr w:rsidR="007628E4" w:rsidRPr="000E57F0" w14:paraId="6B8E4967" w14:textId="77777777" w:rsidTr="00B3424E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A26A52" w14:textId="77777777" w:rsidR="007628E4" w:rsidRPr="00D375F8" w:rsidRDefault="007628E4" w:rsidP="00B3424E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 xml:space="preserve">Щит </w:t>
            </w:r>
            <w:r>
              <w:rPr>
                <w:rFonts w:ascii="Arial" w:hAnsi="Arial" w:cs="Arial"/>
                <w:lang w:val="ru-RU"/>
              </w:rPr>
              <w:t>ПЭСПЗ (</w:t>
            </w:r>
            <w:r w:rsidRPr="007241C9">
              <w:rPr>
                <w:rFonts w:ascii="Arial" w:hAnsi="Arial" w:cs="Arial"/>
              </w:rPr>
              <w:t>ППУ</w:t>
            </w:r>
            <w:r>
              <w:rPr>
                <w:rFonts w:ascii="Arial" w:hAnsi="Arial" w:cs="Arial"/>
                <w:lang w:val="ru-RU"/>
              </w:rPr>
              <w:t>)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5918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3D85D2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39A95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6A2C8510" w14:textId="77777777" w:rsidTr="00B3424E">
        <w:trPr>
          <w:trHeight w:val="315"/>
        </w:trPr>
        <w:tc>
          <w:tcPr>
            <w:tcW w:w="353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2D73F" w14:textId="77777777" w:rsidR="007628E4" w:rsidRPr="007241C9" w:rsidRDefault="007628E4" w:rsidP="00B3424E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Охранная система, видеонаблюдение</w:t>
            </w: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287C35" w14:textId="77777777" w:rsidR="007628E4" w:rsidRPr="007241C9" w:rsidRDefault="007628E4" w:rsidP="00B3424E">
            <w:pPr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31BB73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0D51D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tr w:rsidR="007628E4" w:rsidRPr="000E57F0" w14:paraId="6BCEF9BF" w14:textId="77777777" w:rsidTr="00B3424E">
        <w:trPr>
          <w:trHeight w:val="74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8F9943F" w14:textId="77777777" w:rsidR="007628E4" w:rsidRPr="007241C9" w:rsidRDefault="007628E4" w:rsidP="00B3424E">
            <w:pPr>
              <w:rPr>
                <w:rFonts w:ascii="Arial" w:hAnsi="Arial" w:cs="Arial"/>
              </w:rPr>
            </w:pPr>
          </w:p>
        </w:tc>
        <w:tc>
          <w:tcPr>
            <w:tcW w:w="15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B92222" w14:textId="77777777" w:rsidR="007628E4" w:rsidRPr="007241C9" w:rsidRDefault="007628E4" w:rsidP="00B3424E">
            <w:pPr>
              <w:rPr>
                <w:rFonts w:ascii="Arial" w:hAnsi="Arial" w:cs="Arial"/>
              </w:rPr>
            </w:pPr>
          </w:p>
        </w:tc>
        <w:tc>
          <w:tcPr>
            <w:tcW w:w="16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5F45BF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39098" w14:textId="77777777" w:rsidR="007628E4" w:rsidRPr="007241C9" w:rsidRDefault="007628E4" w:rsidP="00B3424E">
            <w:pPr>
              <w:jc w:val="center"/>
              <w:rPr>
                <w:rFonts w:ascii="Arial" w:hAnsi="Arial" w:cs="Arial"/>
              </w:rPr>
            </w:pPr>
          </w:p>
        </w:tc>
      </w:tr>
      <w:bookmarkEnd w:id="91"/>
    </w:tbl>
    <w:p w14:paraId="55E5F76E" w14:textId="77777777" w:rsidR="003B6E6D" w:rsidRPr="003B6E6D" w:rsidRDefault="003B6E6D" w:rsidP="003B6E6D">
      <w:pPr>
        <w:rPr>
          <w:lang w:val="ru-RU" w:eastAsia="ja-JP"/>
        </w:rPr>
      </w:pPr>
    </w:p>
    <w:p w14:paraId="0CD78AC9" w14:textId="24C97084" w:rsidR="003B6E6D" w:rsidRPr="003B6E6D" w:rsidRDefault="003B6E6D" w:rsidP="003B6E6D">
      <w:pPr>
        <w:rPr>
          <w:lang w:val="ru-RU" w:eastAsia="ja-JP"/>
        </w:rPr>
      </w:pPr>
    </w:p>
    <w:p w14:paraId="568ADC05" w14:textId="2A2AC5B4" w:rsidR="0033727B" w:rsidRDefault="0033727B" w:rsidP="0033727B">
      <w:pPr>
        <w:rPr>
          <w:lang w:val="ru-RU" w:eastAsia="ja-JP"/>
        </w:rPr>
      </w:pPr>
    </w:p>
    <w:p w14:paraId="45EF4DE7" w14:textId="77777777" w:rsidR="003B6E6D" w:rsidRDefault="003B6E6D" w:rsidP="0033727B">
      <w:pPr>
        <w:rPr>
          <w:lang w:val="ru-RU" w:eastAsia="ja-JP"/>
        </w:rPr>
      </w:pPr>
    </w:p>
    <w:p w14:paraId="0E92D777" w14:textId="7E500F1E" w:rsidR="0033727B" w:rsidRDefault="0033727B" w:rsidP="0033727B">
      <w:pPr>
        <w:rPr>
          <w:lang w:val="ru-RU" w:eastAsia="ja-JP"/>
        </w:rPr>
      </w:pPr>
    </w:p>
    <w:p w14:paraId="6060E01E" w14:textId="0F5F7F7D" w:rsidR="007628E4" w:rsidRDefault="007628E4" w:rsidP="0033727B">
      <w:pPr>
        <w:rPr>
          <w:lang w:val="ru-RU" w:eastAsia="ja-JP"/>
        </w:rPr>
      </w:pPr>
    </w:p>
    <w:p w14:paraId="5DAA934F" w14:textId="73E220AD" w:rsidR="007628E4" w:rsidRDefault="007628E4" w:rsidP="0033727B">
      <w:pPr>
        <w:rPr>
          <w:lang w:val="ru-RU" w:eastAsia="ja-JP"/>
        </w:rPr>
      </w:pPr>
    </w:p>
    <w:p w14:paraId="450C8B07" w14:textId="77777777" w:rsidR="007628E4" w:rsidRDefault="007628E4" w:rsidP="0033727B">
      <w:pPr>
        <w:rPr>
          <w:lang w:val="ru-RU" w:eastAsia="ja-JP"/>
        </w:rPr>
      </w:pPr>
    </w:p>
    <w:p w14:paraId="42F34BB7" w14:textId="77777777" w:rsidR="0033727B" w:rsidRPr="0033727B" w:rsidRDefault="0033727B" w:rsidP="0033727B">
      <w:pPr>
        <w:rPr>
          <w:lang w:val="ru-RU" w:eastAsia="ja-JP"/>
        </w:rPr>
      </w:pPr>
    </w:p>
    <w:p w14:paraId="202F269C" w14:textId="6E80B3F5" w:rsidR="00557FBE" w:rsidRPr="00E555C9" w:rsidRDefault="008D4153" w:rsidP="00E555C9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E555C9">
        <w:rPr>
          <w:bCs/>
          <w:color w:val="000000"/>
          <w:sz w:val="20"/>
          <w:lang w:val="ru-RU" w:eastAsia="ja-JP"/>
        </w:rPr>
        <w:lastRenderedPageBreak/>
        <w:t>Сети освещения</w:t>
      </w:r>
    </w:p>
    <w:p w14:paraId="43BC6080" w14:textId="41FDAA1F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Предусмотреть следующие виды освещения: основное рабочее, резервное и аварийное (антипаническое и эвакуационное).</w:t>
      </w:r>
    </w:p>
    <w:p w14:paraId="2CCEDEAD" w14:textId="3B744AB1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Места установки светильников определяются проектом и в соответствии с СП 52.13330.2016 «Естественное и искусственное освещение».</w:t>
      </w:r>
    </w:p>
    <w:p w14:paraId="174153F7" w14:textId="7762438F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Предусмотреть резервное освещение из расчета 10% от количества рабочих светильников.</w:t>
      </w:r>
    </w:p>
    <w:p w14:paraId="403ED84A" w14:textId="0FC6CE4C" w:rsidR="00557FBE" w:rsidRPr="00E555C9" w:rsidRDefault="00557FBE" w:rsidP="00E555C9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E555C9">
        <w:rPr>
          <w:b w:val="0"/>
          <w:color w:val="000000"/>
          <w:sz w:val="20"/>
          <w:lang w:val="ru-RU" w:eastAsia="ja-JP"/>
        </w:rPr>
        <w:t>Освещенность всех рабочих мест и технических помещений должна соответствовать действующим нормам ВНП 001-01/Банк России.</w:t>
      </w:r>
    </w:p>
    <w:p w14:paraId="52233A9E" w14:textId="6007D810" w:rsidR="00557FBE" w:rsidRDefault="00557FBE" w:rsidP="00E555C9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E555C9">
        <w:rPr>
          <w:b w:val="0"/>
          <w:color w:val="000000"/>
          <w:sz w:val="20"/>
          <w:lang w:val="ru-RU" w:eastAsia="ja-JP"/>
        </w:rPr>
        <w:t>Согласно ВНП 001-01/Банк России, а также СП 52.13330.2016 «Естественное и искусственное освещение» в проекте в зависимости от типа помещения должны быть соблюдены следующие значения освещенности, лк:</w:t>
      </w:r>
    </w:p>
    <w:p w14:paraId="2C8C94E5" w14:textId="77777777" w:rsidR="00557FBE" w:rsidRDefault="00557FBE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644"/>
        <w:gridCol w:w="1701"/>
        <w:gridCol w:w="2127"/>
        <w:gridCol w:w="1701"/>
      </w:tblGrid>
      <w:tr w:rsidR="00557FBE" w:rsidRPr="00060A56" w14:paraId="195975FB" w14:textId="77777777" w:rsidTr="00747A36">
        <w:trPr>
          <w:trHeight w:val="1180"/>
        </w:trPr>
        <w:tc>
          <w:tcPr>
            <w:tcW w:w="46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38D256" w14:textId="77777777" w:rsidR="00557FBE" w:rsidRPr="007241C9" w:rsidRDefault="00557FBE" w:rsidP="004A2C41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Тип помещений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9E91D" w14:textId="77777777" w:rsidR="00557FBE" w:rsidRPr="007241C9" w:rsidRDefault="00557FBE" w:rsidP="004A2C41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Уровень освещенности, люкс (минимальный)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0B607" w14:textId="77777777" w:rsidR="00557FBE" w:rsidRPr="007241C9" w:rsidRDefault="00557FBE" w:rsidP="004A2C41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Уровень освещенности, люкс (максимальный)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4291A" w14:textId="77777777" w:rsidR="00557FBE" w:rsidRPr="007241C9" w:rsidRDefault="00557FBE" w:rsidP="004A2C41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Коэффициент пульсации освещенности, К</w:t>
            </w:r>
            <w:r w:rsidRPr="007241C9">
              <w:rPr>
                <w:rFonts w:ascii="Arial" w:hAnsi="Arial" w:cs="Arial"/>
                <w:vertAlign w:val="subscript"/>
                <w:lang w:val="ru-RU"/>
              </w:rPr>
              <w:t>п</w:t>
            </w:r>
            <w:r w:rsidRPr="007241C9">
              <w:rPr>
                <w:rFonts w:ascii="Arial" w:hAnsi="Arial" w:cs="Arial"/>
                <w:lang w:val="ru-RU"/>
              </w:rPr>
              <w:t>, % не более</w:t>
            </w:r>
          </w:p>
        </w:tc>
      </w:tr>
      <w:tr w:rsidR="00557FBE" w:rsidRPr="005164E3" w14:paraId="15BF2469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FE61E" w14:textId="77777777" w:rsidR="00557FBE" w:rsidRPr="007241C9" w:rsidRDefault="00557FBE" w:rsidP="004A2C41">
            <w:pPr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  <w:lang w:val="ru-RU"/>
              </w:rPr>
              <w:t>Кабинеты, рабочие залы, зоны ожидания, зоны отдыха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CEC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400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7DBB8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4E341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71BC19FB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483E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Помещения для ксерокопирования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5BBE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300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6EF47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6468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07F5D3A0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D9ED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Переговорные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3138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300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17DE2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71E6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63D95E4F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446D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 xml:space="preserve">Кабинеты для руководителей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D816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400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A900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54D0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5C79763E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3E93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Серверная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15FD9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400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EE00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750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43EC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10</w:t>
            </w:r>
          </w:p>
        </w:tc>
      </w:tr>
      <w:tr w:rsidR="00557FBE" w:rsidRPr="005164E3" w14:paraId="4297E870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B9FE78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Помещения мини-кухонь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4022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48E9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300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EA4D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  <w:tr w:rsidR="00557FBE" w:rsidRPr="005164E3" w14:paraId="1F1302BC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CDA0B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 xml:space="preserve">Архивы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5AB2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45BEC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75BA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5</w:t>
            </w:r>
          </w:p>
        </w:tc>
      </w:tr>
      <w:tr w:rsidR="00557FBE" w:rsidRPr="005164E3" w14:paraId="6B69FF3E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5CB8A5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Гардероб, фойе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245D51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1CE24A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20016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  <w:tr w:rsidR="00557FBE" w:rsidRPr="005164E3" w14:paraId="6BC31E94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1D0A7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Коридоры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E7C80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150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DAE834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B0B73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  <w:tr w:rsidR="00557FBE" w:rsidRPr="005164E3" w14:paraId="25EB261D" w14:textId="77777777" w:rsidTr="00747A36">
        <w:trPr>
          <w:trHeight w:val="368"/>
        </w:trPr>
        <w:tc>
          <w:tcPr>
            <w:tcW w:w="46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911DF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Туалеты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AF6676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75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A9D86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A03A9" w14:textId="77777777" w:rsidR="00557FBE" w:rsidRPr="007241C9" w:rsidRDefault="00557FBE" w:rsidP="004A2C41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-</w:t>
            </w:r>
          </w:p>
        </w:tc>
      </w:tr>
    </w:tbl>
    <w:p w14:paraId="1AC8F559" w14:textId="21347819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Для сети основного рабочего и аварийного освещения применять автоматические выключатели характеристики «В».</w:t>
      </w:r>
    </w:p>
    <w:p w14:paraId="2A79202A" w14:textId="74F010D9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Предпочтительная цветовая коррелированная температура ламп для помещений с постоянным пребыванием людей (операционный зал, кассовая кабина, кабина клиента, кабинет управляющего), а также для «зоны 24», служебного помещения, коридоров – 4000 К (“нейтральный”). При количестве светильников в помещении свыше 6 шт., особенно в помещениях с естественным освещением, предусмотреть возможность включения светильников данного помещения по частям.</w:t>
      </w:r>
    </w:p>
    <w:p w14:paraId="03D3B404" w14:textId="38C356C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Высота установки выключателей освещения составляет 1000 мм от уровня пола до центра выключателя.  </w:t>
      </w:r>
    </w:p>
    <w:p w14:paraId="038E7370" w14:textId="77777777" w:rsidR="00557FBE" w:rsidRPr="00747A36" w:rsidRDefault="00557FBE" w:rsidP="00747A36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747A36">
        <w:rPr>
          <w:bCs/>
          <w:color w:val="000000"/>
          <w:sz w:val="20"/>
          <w:lang w:val="ru-RU" w:eastAsia="ja-JP"/>
        </w:rPr>
        <w:t>Электрощитовое оборудование</w:t>
      </w:r>
    </w:p>
    <w:p w14:paraId="14E856DA" w14:textId="3C45520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Установленная и расчетная электрическая мощность электроустановки Объекта определяются проектом. Расчетная мощность не должна превышать максимально выделенную.</w:t>
      </w:r>
    </w:p>
    <w:p w14:paraId="30589C5F" w14:textId="4A688F6A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lastRenderedPageBreak/>
        <w:t>При сборке щитов использовать типовое электрощитовое оборудование.</w:t>
      </w:r>
    </w:p>
    <w:p w14:paraId="5273C4AC" w14:textId="2852AA2E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Габариты щитов принять с избыточностью не менее 20%.</w:t>
      </w:r>
    </w:p>
    <w:p w14:paraId="3E4CE45C" w14:textId="67D72DC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Вводно-распределительное устройство, укомплектовать аппаратурой фирмы</w:t>
      </w:r>
      <w:r w:rsidR="00B3424E">
        <w:rPr>
          <w:b w:val="0"/>
          <w:color w:val="000000"/>
          <w:sz w:val="20"/>
          <w:lang w:val="ru-RU" w:eastAsia="ja-JP"/>
        </w:rPr>
        <w:t xml:space="preserve"> </w:t>
      </w:r>
      <w:bookmarkStart w:id="92" w:name="_Hlk185434663"/>
      <w:r w:rsidR="00B3424E">
        <w:rPr>
          <w:b w:val="0"/>
          <w:color w:val="000000"/>
          <w:sz w:val="20"/>
          <w:lang w:val="en-US" w:eastAsia="ja-JP"/>
        </w:rPr>
        <w:t>System</w:t>
      </w:r>
      <w:r w:rsidR="00B3424E" w:rsidRPr="00B3424E">
        <w:rPr>
          <w:b w:val="0"/>
          <w:color w:val="000000"/>
          <w:sz w:val="20"/>
          <w:lang w:val="ru-RU" w:eastAsia="ja-JP"/>
        </w:rPr>
        <w:t xml:space="preserve"> </w:t>
      </w:r>
      <w:r w:rsidR="00B3424E">
        <w:rPr>
          <w:b w:val="0"/>
          <w:color w:val="000000"/>
          <w:sz w:val="20"/>
          <w:lang w:val="en-US" w:eastAsia="ja-JP"/>
        </w:rPr>
        <w:t>Ele</w:t>
      </w:r>
      <w:r w:rsidR="005055E8">
        <w:rPr>
          <w:b w:val="0"/>
          <w:color w:val="000000"/>
          <w:sz w:val="20"/>
          <w:lang w:val="en-US" w:eastAsia="ja-JP"/>
        </w:rPr>
        <w:t>c</w:t>
      </w:r>
      <w:r w:rsidR="00B3424E">
        <w:rPr>
          <w:b w:val="0"/>
          <w:color w:val="000000"/>
          <w:sz w:val="20"/>
          <w:lang w:val="en-US" w:eastAsia="ja-JP"/>
        </w:rPr>
        <w:t>tri</w:t>
      </w:r>
      <w:r w:rsidR="005055E8">
        <w:rPr>
          <w:b w:val="0"/>
          <w:color w:val="000000"/>
          <w:sz w:val="20"/>
          <w:lang w:val="en-US" w:eastAsia="ja-JP"/>
        </w:rPr>
        <w:t>c</w:t>
      </w:r>
      <w:r w:rsidRPr="00747A36">
        <w:rPr>
          <w:b w:val="0"/>
          <w:color w:val="000000"/>
          <w:sz w:val="20"/>
          <w:lang w:val="ru-RU" w:eastAsia="ja-JP"/>
        </w:rPr>
        <w:t xml:space="preserve"> </w:t>
      </w:r>
      <w:bookmarkEnd w:id="92"/>
      <w:r w:rsidR="009F7EF0">
        <w:rPr>
          <w:b w:val="0"/>
          <w:color w:val="000000"/>
          <w:sz w:val="20"/>
          <w:lang w:val="en-US" w:eastAsia="ja-JP"/>
        </w:rPr>
        <w:t>Legrand</w:t>
      </w:r>
      <w:r w:rsidR="009F7EF0">
        <w:rPr>
          <w:b w:val="0"/>
          <w:color w:val="000000"/>
          <w:sz w:val="20"/>
          <w:lang w:val="ru-RU" w:eastAsia="ja-JP"/>
        </w:rPr>
        <w:t>,</w:t>
      </w:r>
      <w:r w:rsidR="005055E8" w:rsidRPr="005055E8">
        <w:rPr>
          <w:b w:val="0"/>
          <w:color w:val="000000"/>
          <w:sz w:val="20"/>
          <w:lang w:val="ru-RU" w:eastAsia="ja-JP"/>
        </w:rPr>
        <w:t xml:space="preserve"> </w:t>
      </w:r>
      <w:r w:rsidR="009F7EF0">
        <w:rPr>
          <w:b w:val="0"/>
          <w:color w:val="000000"/>
          <w:sz w:val="20"/>
          <w:lang w:val="ru-RU" w:eastAsia="ja-JP"/>
        </w:rPr>
        <w:t>КЭАЗ</w:t>
      </w:r>
      <w:r w:rsidR="00BD370D" w:rsidRPr="00BD370D">
        <w:rPr>
          <w:b w:val="0"/>
          <w:color w:val="000000"/>
          <w:sz w:val="20"/>
          <w:lang w:val="ru-RU" w:eastAsia="ja-JP"/>
        </w:rPr>
        <w:t xml:space="preserve">, </w:t>
      </w:r>
      <w:r w:rsidR="000B6E11">
        <w:rPr>
          <w:b w:val="0"/>
          <w:color w:val="000000"/>
          <w:sz w:val="20"/>
          <w:lang w:val="en-US" w:eastAsia="ja-JP"/>
        </w:rPr>
        <w:t>DKC</w:t>
      </w:r>
      <w:r w:rsidRPr="00747A36">
        <w:rPr>
          <w:b w:val="0"/>
          <w:color w:val="000000"/>
          <w:sz w:val="20"/>
          <w:lang w:val="ru-RU" w:eastAsia="ja-JP"/>
        </w:rPr>
        <w:t>.</w:t>
      </w:r>
    </w:p>
    <w:p w14:paraId="26E16A26" w14:textId="61A1644C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Контрольный узел учета выполнить в ВРУ при помощи счетчика электроэнергии прямого включения Меркурий.</w:t>
      </w:r>
    </w:p>
    <w:p w14:paraId="30B20DA5" w14:textId="5D4F8CC7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 качестве групповых силовых и осветительных щитов использовать щиты и щитки индивидуального изготовления, укомплектованные автоматическими выключателями, дифференциальными автоматами, устройствами защитного отключения и прочей аппаратурой фирмы</w:t>
      </w:r>
      <w:r w:rsidR="003E7D4B" w:rsidRPr="003E7D4B">
        <w:rPr>
          <w:b w:val="0"/>
          <w:color w:val="000000"/>
          <w:sz w:val="20"/>
          <w:lang w:val="ru-RU" w:eastAsia="ja-JP"/>
        </w:rPr>
        <w:t xml:space="preserve"> </w:t>
      </w:r>
      <w:bookmarkStart w:id="93" w:name="_Hlk185434808"/>
      <w:r w:rsidR="003E7D4B">
        <w:rPr>
          <w:b w:val="0"/>
          <w:color w:val="000000"/>
          <w:sz w:val="20"/>
          <w:lang w:val="en-US" w:eastAsia="ja-JP"/>
        </w:rPr>
        <w:t>System</w:t>
      </w:r>
      <w:r w:rsidR="003E7D4B" w:rsidRPr="00B3424E">
        <w:rPr>
          <w:b w:val="0"/>
          <w:color w:val="000000"/>
          <w:sz w:val="20"/>
          <w:lang w:val="ru-RU" w:eastAsia="ja-JP"/>
        </w:rPr>
        <w:t xml:space="preserve"> </w:t>
      </w:r>
      <w:r w:rsidR="003E7D4B">
        <w:rPr>
          <w:b w:val="0"/>
          <w:color w:val="000000"/>
          <w:sz w:val="20"/>
          <w:lang w:val="en-US" w:eastAsia="ja-JP"/>
        </w:rPr>
        <w:t>Electric</w:t>
      </w:r>
      <w:r w:rsidR="004340E9">
        <w:rPr>
          <w:b w:val="0"/>
          <w:color w:val="000000"/>
          <w:sz w:val="20"/>
          <w:lang w:val="ru-RU" w:eastAsia="ja-JP"/>
        </w:rPr>
        <w:t xml:space="preserve"> (аналоги согласовать с заказчиком).</w:t>
      </w:r>
      <w:bookmarkEnd w:id="93"/>
    </w:p>
    <w:p w14:paraId="6CCF146C" w14:textId="6399BA58" w:rsidR="00557FBE" w:rsidRPr="00747A36" w:rsidRDefault="00557FBE" w:rsidP="00557FBE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747A36">
        <w:rPr>
          <w:b w:val="0"/>
          <w:color w:val="000000"/>
          <w:sz w:val="20"/>
          <w:lang w:val="ru-RU" w:eastAsia="ja-JP"/>
        </w:rPr>
        <w:t>Любые работы, связанные с нарушениями монтажа узла учета (в том числе коммутирующих устройств, счетчика, трансформаторов тока) и пломбирования устройств узла учета (коммутирующих устройств, клеммников трансформаторов тока, испытательных коробок, переходных коробок, защитных крышек), выполнять только при условии согласования с Арендодателем и энергоснабжающей (энергосбытовой) организацией (п.2.11.16. Правил технической эксплуатации электроустановок потребителей). Существующий прибор учета электроэнергии, указанный в договоре электроснабжения и приложениях, сохранить, если проектом, согласованным с Заказчиком и энергоснабжающей (энергосбытовой) организацией, его замена в реконструированной электроустановке не предусмотрена.</w:t>
      </w:r>
    </w:p>
    <w:p w14:paraId="5F4F67D2" w14:textId="77777777" w:rsidR="00557FBE" w:rsidRPr="00747A36" w:rsidRDefault="00557FBE" w:rsidP="00747A36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747A36">
        <w:rPr>
          <w:bCs/>
          <w:color w:val="000000"/>
          <w:sz w:val="20"/>
          <w:lang w:val="ru-RU" w:eastAsia="ja-JP"/>
        </w:rPr>
        <w:t>Распределительные сети</w:t>
      </w:r>
    </w:p>
    <w:p w14:paraId="5F5DC2C2" w14:textId="1B8FDD2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 целях повышения надежности и безопасности системы электроснабжения, вся кабельная продукция должна быть изготовлена только по ГОСТ, с медными жилами, с двойной изоляцией не распространяющих горение, с низким дымо и газовыделением без галогена с индексом HF. Например – ППГнг-HF, ППГнг-FRHF и т.п. </w:t>
      </w:r>
    </w:p>
    <w:p w14:paraId="1FF55D3D" w14:textId="75D5EF88" w:rsidR="00742FC3" w:rsidRPr="00516F9C" w:rsidRDefault="00557FBE" w:rsidP="008C64DB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980021">
        <w:rPr>
          <w:b w:val="0"/>
          <w:color w:val="000000"/>
          <w:sz w:val="20"/>
          <w:lang w:val="ru-RU" w:eastAsia="ja-JP"/>
        </w:rPr>
        <w:t>Д</w:t>
      </w:r>
      <w:r w:rsidRPr="004801DA">
        <w:rPr>
          <w:b w:val="0"/>
          <w:color w:val="000000"/>
          <w:sz w:val="20"/>
          <w:lang w:val="ru-RU" w:eastAsia="ja-JP"/>
        </w:rPr>
        <w:t>ля</w:t>
      </w:r>
      <w:r w:rsidRPr="00516F9C">
        <w:rPr>
          <w:b w:val="0"/>
          <w:color w:val="000000"/>
          <w:sz w:val="20"/>
          <w:lang w:val="ru-RU" w:eastAsia="ja-JP"/>
        </w:rPr>
        <w:t xml:space="preserve"> систем противопожарной защиты, лифтов для транспортировки подразделений пожарной охраны, противодымной вентиляции, огнезадерживающих клапанов</w:t>
      </w:r>
      <w:r w:rsidR="00516F9C" w:rsidRPr="00516F9C">
        <w:rPr>
          <w:b w:val="0"/>
          <w:color w:val="000000"/>
          <w:sz w:val="20"/>
          <w:lang w:val="ru-RU" w:eastAsia="ja-JP"/>
        </w:rPr>
        <w:t xml:space="preserve"> противодымной вентиляции</w:t>
      </w:r>
      <w:r w:rsidRPr="00516F9C">
        <w:rPr>
          <w:b w:val="0"/>
          <w:color w:val="000000"/>
          <w:sz w:val="20"/>
          <w:lang w:val="ru-RU" w:eastAsia="ja-JP"/>
        </w:rPr>
        <w:t>, насосов систем пожаротушения, систем автоматического пожаротушения необходимо использовать кабель с индексом FR в составе сертифицированной по ГОСТ Р 53316-2009 огнестойкой кабельной линии.</w:t>
      </w:r>
    </w:p>
    <w:p w14:paraId="19F980BA" w14:textId="77777777" w:rsidR="00742FC3" w:rsidRPr="00742FC3" w:rsidRDefault="00742FC3" w:rsidP="00742FC3">
      <w:pPr>
        <w:rPr>
          <w:lang w:val="ru-RU" w:eastAsia="ja-JP"/>
        </w:rPr>
      </w:pPr>
    </w:p>
    <w:p w14:paraId="555E1148" w14:textId="4DFEB95B" w:rsidR="00B11243" w:rsidRPr="00BF6577" w:rsidRDefault="00061E57" w:rsidP="00A3103D">
      <w:pPr>
        <w:pStyle w:val="ReportLevel2Char"/>
        <w:numPr>
          <w:ilvl w:val="2"/>
          <w:numId w:val="2"/>
        </w:numPr>
        <w:jc w:val="both"/>
        <w:rPr>
          <w:b w:val="0"/>
          <w:sz w:val="20"/>
          <w:lang w:val="ru-RU" w:eastAsia="ja-JP"/>
        </w:rPr>
      </w:pPr>
      <w:r w:rsidRPr="00BF6577">
        <w:rPr>
          <w:b w:val="0"/>
          <w:sz w:val="20"/>
          <w:lang w:val="ru-RU" w:eastAsia="ja-JP"/>
        </w:rPr>
        <w:t>Электропроводки систем противопожарной защиты допускается выполнять неогнестойкими кабелями (без индекса "FR") в:</w:t>
      </w:r>
    </w:p>
    <w:p w14:paraId="4019C95A" w14:textId="0EC82CCA" w:rsidR="00061E57" w:rsidRPr="00BF6577" w:rsidRDefault="00061E57" w:rsidP="00BF6577">
      <w:pPr>
        <w:ind w:left="709"/>
        <w:rPr>
          <w:lang w:val="ru-RU" w:eastAsia="ja-JP"/>
        </w:rPr>
      </w:pPr>
      <w:r w:rsidRPr="00BF6577">
        <w:rPr>
          <w:rFonts w:ascii="Arial" w:hAnsi="Arial"/>
          <w:bCs/>
          <w:lang w:val="ru-RU" w:eastAsia="ja-JP"/>
        </w:rPr>
        <w:t>цепях управления и контроля противопожарными нормально открытыми клапанами (НО), входящими в состав общеобменной вентиляции;</w:t>
      </w:r>
    </w:p>
    <w:p w14:paraId="306AF72F" w14:textId="2724CEBF" w:rsidR="00061E57" w:rsidRPr="00BF6577" w:rsidRDefault="00061E57" w:rsidP="00BF6577">
      <w:pPr>
        <w:pStyle w:val="af6"/>
        <w:ind w:left="709"/>
        <w:rPr>
          <w:lang w:val="ru-RU" w:eastAsia="ja-JP"/>
        </w:rPr>
      </w:pPr>
      <w:r w:rsidRPr="00BF6577">
        <w:rPr>
          <w:rFonts w:ascii="Arial" w:hAnsi="Arial"/>
          <w:bCs/>
          <w:lang w:val="ru-RU" w:eastAsia="ja-JP"/>
        </w:rPr>
        <w:t>цепях питания светильников аварийного освещения со встроенными АИП (например, АКБ) и иными накопителями энергии, обеспечивающими работу светильников на путях эвакуации продолжительностью не менее 1 часа в режиме "Пожар";</w:t>
      </w:r>
    </w:p>
    <w:p w14:paraId="4A1C4EC7" w14:textId="57A43684" w:rsidR="00061E57" w:rsidRPr="00BF6577" w:rsidRDefault="00061E57" w:rsidP="00BF6577">
      <w:pPr>
        <w:ind w:left="709"/>
        <w:rPr>
          <w:lang w:val="ru-RU" w:eastAsia="ja-JP"/>
        </w:rPr>
      </w:pPr>
      <w:r w:rsidRPr="00BF6577">
        <w:rPr>
          <w:rFonts w:ascii="Arial" w:hAnsi="Arial"/>
          <w:bCs/>
          <w:lang w:val="ru-RU" w:eastAsia="ja-JP"/>
        </w:rPr>
        <w:t>линиях, прокладываемых в огнестойких коробах, сохраняющих работоспособность электропроводок СПЗ в условиях пожара в течение времени, необходимого для выполнения их функций.</w:t>
      </w:r>
    </w:p>
    <w:p w14:paraId="0A4136F2" w14:textId="545E1E1B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Соединительные и ответвительные коробки должны иметь степень защиты оболочки не менее IP43.  Соединение проводов должны выполняться клеммниками типа wago или иным равноценным способом. </w:t>
      </w:r>
    </w:p>
    <w:p w14:paraId="02E59133" w14:textId="39B5D53D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Магистральные кабельные линии не должны проходить транзитом через складские помещения, кладовые, серверную, депозитарий и смотровой коридор депозитария.</w:t>
      </w:r>
    </w:p>
    <w:p w14:paraId="3BFFF63E" w14:textId="0FC2606D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lastRenderedPageBreak/>
        <w:t xml:space="preserve">Выключатели, розетки питания электропотребителей депозитария, кладовой ценностей следует устанавливать только в преддепозитарии, предкладовой ценностей. </w:t>
      </w:r>
    </w:p>
    <w:p w14:paraId="65968283" w14:textId="2EF9F237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Выключатели складских помещений (хранения материалов, бумаги, канцелярии, рекламы, и др.) устанавливать на наружной части стены, перед входом в эти помещения. Установка штепсельных розеток в этих помещениях запрещена.</w:t>
      </w:r>
    </w:p>
    <w:p w14:paraId="5A19D233" w14:textId="07A560B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В складских помещениях, (для хранения материалов, бумаги, канцелярии, рекламы, и др.), депозитария, преддепозитария, кладовой ценностей, предкладовой не допустимо применять </w:t>
      </w:r>
      <w:r w:rsidR="00D37BE5" w:rsidRPr="00747A36">
        <w:rPr>
          <w:b w:val="0"/>
          <w:color w:val="000000"/>
          <w:sz w:val="20"/>
          <w:lang w:val="ru-RU" w:eastAsia="ja-JP"/>
        </w:rPr>
        <w:t>люминесцентные</w:t>
      </w:r>
      <w:r w:rsidRPr="00747A36">
        <w:rPr>
          <w:b w:val="0"/>
          <w:color w:val="000000"/>
          <w:sz w:val="20"/>
          <w:lang w:val="ru-RU" w:eastAsia="ja-JP"/>
        </w:rPr>
        <w:t xml:space="preserve"> светильники. Степень защиты светильников должна быть не менее IP44. Рассеиватели должны быть выполнены из негорючего силикатного стекла (при использовании светодиодных светильников негорючий пластик с драйвером в металлическом корпусе).</w:t>
      </w:r>
    </w:p>
    <w:p w14:paraId="2BA1DCF9" w14:textId="0ADB0A7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Электропроводка должна быть сменяемой.</w:t>
      </w:r>
    </w:p>
    <w:p w14:paraId="7BA70C41" w14:textId="102CD9B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Сумма площадей поперечных сечений (с изоляцией и оболочкой) проводов и кабелей, прокладываемых в одном коробе, не должна превышать 40% внутреннего поперечного сечения короба. Свободные торцы коробов должны быть закрыты торцевыми заглушками, а торцы коробов с выходящими из них кабелями и проводами должны быть заделаны легко удаляемым негорючим составом. </w:t>
      </w:r>
    </w:p>
    <w:p w14:paraId="528E049C" w14:textId="23A8DF3B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Установить 5 (пять) автоматов каждый номиналом 6А и проложить от указанных автоматов кабели в места расположения оборудования систем безопасности (место указывает СЭБ, на этапе начала электромонтажных работ, как правило, в серверной). </w:t>
      </w:r>
    </w:p>
    <w:p w14:paraId="2D53BD33" w14:textId="2088922F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Для электроснабжения розеточной сети применять диффавтоматы характеристики «АС» и ном. током 16А (С16).</w:t>
      </w:r>
    </w:p>
    <w:p w14:paraId="008E0FEB" w14:textId="325CCDF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Подключение электрического кабеля к устройству коммутационному (УК-ВК) должно производиться в присутствии представителя компании, монтирующей противопожарные системы.</w:t>
      </w:r>
    </w:p>
    <w:p w14:paraId="65055B4C" w14:textId="2D55919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Электроснабжение серверного шкафа осуществляется по двум выделенным группам, от автоматических выключателей номиналом 16А с характеристикой С. На каждую группу внизу шкафа, устанавливаются сдвоенные розетки с защитным заземлением, сечение силового кабеля не менее 3х2,5 кв. мм. В случае наличия в помещении двух питающих линий электроснабжения, устанавливается устройство АВР, к АВР при наличии выделенной электрической мощности подключается серверный шкаф.</w:t>
      </w:r>
    </w:p>
    <w:p w14:paraId="198C63E8" w14:textId="46BEE4B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Электрические розетки должны быть рассчитаны на переменный ток 16А. Потребители электроснабжения внутри шкафа должны включаться в штатные блоки розеток (использование бытовых удлинителей не допускается). </w:t>
      </w:r>
    </w:p>
    <w:p w14:paraId="39E16C6F" w14:textId="2458DCF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Заземление оборудования выполняется с учетом требований действующих нормативных документов.</w:t>
      </w:r>
    </w:p>
    <w:p w14:paraId="1809BE29" w14:textId="0021576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Заземление телекоммуникационного шкафа выполняется, как для металлической конструкции, которая при пробое изоляции токоведущих частей может оказаться под напряжением. Используется проводник с медной жилой сечением не менее 2,5 мм² от главной заземляющей шины (ГЗШ), который соединяется посредством болтового соединения с существующей в шкафу шиной заземления. При наличии специальных требований производителя, указанных в паспорте оборудования, организуется дополнительное рабочее (функциональное) заземление.</w:t>
      </w:r>
    </w:p>
    <w:p w14:paraId="48D0EA95" w14:textId="1A21FCCE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Запрещается соединение нескольких телекоммуникационных шкафов одним заземляющим проводником последовательно.</w:t>
      </w:r>
    </w:p>
    <w:p w14:paraId="30B5B4A5" w14:textId="77777777" w:rsidR="00557FBE" w:rsidRPr="00747A36" w:rsidRDefault="00557FBE" w:rsidP="00747A36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r w:rsidRPr="00747A36">
        <w:rPr>
          <w:bCs/>
          <w:color w:val="000000"/>
          <w:sz w:val="20"/>
          <w:lang w:val="ru-RU" w:eastAsia="ja-JP"/>
        </w:rPr>
        <w:t>Требования к оборудованию рабочих мест</w:t>
      </w:r>
    </w:p>
    <w:p w14:paraId="381B3467" w14:textId="4EFBB264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lastRenderedPageBreak/>
        <w:t xml:space="preserve">Предусмотреть две сети электроснабжения розеточных групп: </w:t>
      </w:r>
    </w:p>
    <w:p w14:paraId="06B630B5" w14:textId="1C852B2C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бытовая группа - розетки белого цвета, </w:t>
      </w:r>
    </w:p>
    <w:p w14:paraId="167748B4" w14:textId="1925FBD1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 xml:space="preserve">группа бесперебойного (непрерывного) электроснабжения – розетки красного цвета от АВР при наличии второй категории, через локальные источники бесперебойного питания в случае предоставления третьей категории. </w:t>
      </w:r>
    </w:p>
    <w:p w14:paraId="792CD6A9" w14:textId="613A43D6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Питание нагрузок первой особой группы электроснабжения предусмотреть от локальных ИБП или аккумуляторов с временем работы не менее 1 часа во всех случаях.</w:t>
      </w:r>
    </w:p>
    <w:p w14:paraId="48341737" w14:textId="13494A74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Подключение оборудования рабочих мест осуществлять исходя из условия:</w:t>
      </w:r>
    </w:p>
    <w:p w14:paraId="116B82B5" w14:textId="260BB2D5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одна группа сети бесперебойного электроснабжения не более чем на 5 р.м.</w:t>
      </w:r>
    </w:p>
    <w:p w14:paraId="6482188B" w14:textId="6998096B" w:rsidR="00557FBE" w:rsidRPr="00557FBE" w:rsidRDefault="00557FBE" w:rsidP="00171736">
      <w:pPr>
        <w:pStyle w:val="ReportText"/>
        <w:numPr>
          <w:ilvl w:val="0"/>
          <w:numId w:val="9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одна группа сети бытового (городского) электроснабжения не более чем на 5 р.м.</w:t>
      </w:r>
    </w:p>
    <w:p w14:paraId="6DF46E93" w14:textId="08AE3A4C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 комнате персонала установить отдельно одну розетку для холодильника, не отключаемую общим ключом на ночь, подключенную к отдельному дифференциальному автомату номиналом С10 /30мА.</w:t>
      </w:r>
    </w:p>
    <w:p w14:paraId="5542F4B0" w14:textId="2C70EDA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От отдельных дифавтоматов номиналом В10/30мА подвести электропитание к местам установки световой рекламы на фасаде, а также электропитание в каждый оконный проем первого этажа для подключения лайт-боксов либо подсветки баннеров. </w:t>
      </w:r>
    </w:p>
    <w:p w14:paraId="04B1E460" w14:textId="3CE3ADA8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Установить по одному блоку из двух бытовых розеток на каждые 2 места (клиентский диван) в зоне ожидания операционного зала на высоте 750 мм от пола для подзарядки мобильных устройств. </w:t>
      </w:r>
    </w:p>
    <w:p w14:paraId="3792E196" w14:textId="0589E47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Предусмотреть не менее одной розетки в районе входной группы, подключенной к бытовой сети. </w:t>
      </w:r>
    </w:p>
    <w:p w14:paraId="18E4FF80" w14:textId="160D97CC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Окончательное количество розеток на объекте уточняется Заказчиком.</w:t>
      </w:r>
    </w:p>
    <w:p w14:paraId="242A9A55" w14:textId="42B73361" w:rsidR="00557FBE" w:rsidRPr="002A12B2" w:rsidRDefault="00557FBE" w:rsidP="002A12B2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Использовать электроустановочные изделия (выключатели и розетки) фирмы “Legrand”, серия “Mozaic”</w:t>
      </w:r>
      <w:r w:rsidR="00745A09">
        <w:rPr>
          <w:b w:val="0"/>
          <w:color w:val="000000"/>
          <w:sz w:val="20"/>
          <w:lang w:val="ru-RU" w:eastAsia="ja-JP"/>
        </w:rPr>
        <w:t xml:space="preserve"> </w:t>
      </w:r>
      <w:r w:rsidR="000B6E11" w:rsidRPr="002A12B2">
        <w:rPr>
          <w:b w:val="0"/>
          <w:color w:val="000000"/>
          <w:sz w:val="20"/>
          <w:lang w:val="ru-RU" w:eastAsia="ja-JP"/>
        </w:rPr>
        <w:t>(</w:t>
      </w:r>
      <w:r w:rsidRPr="002A12B2">
        <w:rPr>
          <w:b w:val="0"/>
          <w:color w:val="000000"/>
          <w:sz w:val="20"/>
          <w:lang w:val="ru-RU" w:eastAsia="ja-JP"/>
        </w:rPr>
        <w:t>белого и красного цвета</w:t>
      </w:r>
      <w:r w:rsidR="000B6E11" w:rsidRPr="002A12B2">
        <w:rPr>
          <w:b w:val="0"/>
          <w:color w:val="000000"/>
          <w:sz w:val="20"/>
          <w:lang w:val="ru-RU" w:eastAsia="ja-JP"/>
        </w:rPr>
        <w:t xml:space="preserve">) или фирмы </w:t>
      </w:r>
      <w:r w:rsidR="000B6E11" w:rsidRPr="002A12B2">
        <w:rPr>
          <w:b w:val="0"/>
          <w:color w:val="000000"/>
          <w:sz w:val="20"/>
          <w:lang w:val="en-US" w:eastAsia="ja-JP"/>
        </w:rPr>
        <w:t>DKC</w:t>
      </w:r>
      <w:r w:rsidR="000B6E11" w:rsidRPr="002A12B2">
        <w:rPr>
          <w:b w:val="0"/>
          <w:color w:val="000000"/>
          <w:sz w:val="20"/>
          <w:lang w:val="ru-RU" w:eastAsia="ja-JP"/>
        </w:rPr>
        <w:t xml:space="preserve"> серия «</w:t>
      </w:r>
      <w:r w:rsidR="000B6E11" w:rsidRPr="002A12B2">
        <w:rPr>
          <w:b w:val="0"/>
          <w:color w:val="000000"/>
          <w:sz w:val="20"/>
          <w:lang w:val="en-US" w:eastAsia="ja-JP"/>
        </w:rPr>
        <w:t>Avanti</w:t>
      </w:r>
      <w:r w:rsidR="000B6E11" w:rsidRPr="002A12B2">
        <w:rPr>
          <w:b w:val="0"/>
          <w:color w:val="000000"/>
          <w:sz w:val="20"/>
          <w:lang w:val="ru-RU" w:eastAsia="ja-JP"/>
        </w:rPr>
        <w:t>»</w:t>
      </w:r>
      <w:ins w:id="94" w:author="ALI" w:date="2026-08-20T12:28:00Z">
        <w:r w:rsidR="00F70680">
          <w:rPr>
            <w:b w:val="0"/>
            <w:color w:val="000000"/>
            <w:sz w:val="20"/>
            <w:lang w:val="ru-RU" w:eastAsia="ja-JP"/>
          </w:rPr>
          <w:t xml:space="preserve"> </w:t>
        </w:r>
      </w:ins>
      <w:r w:rsidR="004E7B26" w:rsidRPr="002A12B2">
        <w:rPr>
          <w:b w:val="0"/>
          <w:color w:val="000000"/>
          <w:sz w:val="20"/>
          <w:lang w:val="ru-RU" w:eastAsia="ja-JP"/>
        </w:rPr>
        <w:t>(согласовать с заказчиком).</w:t>
      </w:r>
    </w:p>
    <w:p w14:paraId="116F77A3" w14:textId="6AC0EF52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Электроснабжение розеточных групп бытового и бесперебойного электроснабжения выполнять с помощью диффавтоматов С16 30мА.</w:t>
      </w:r>
    </w:p>
    <w:p w14:paraId="7C4D6A00" w14:textId="06AA1E45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 зоне самообслуживания электрические сети и проводки выполнить в негорючих гофротрубах или закрытых металлических коробах, исключая возможность несанкционированного доступа к сетям.</w:t>
      </w:r>
    </w:p>
    <w:p w14:paraId="40E86E46" w14:textId="4757EBBF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>Все работы по электропроводке должны быть выполнены в соответствии с требованиями противопожарной и электробезопасности.</w:t>
      </w:r>
    </w:p>
    <w:p w14:paraId="2FDB390A" w14:textId="12FBDE73" w:rsidR="00557FBE" w:rsidRPr="00747A36" w:rsidRDefault="00557FBE" w:rsidP="00747A36">
      <w:pPr>
        <w:pStyle w:val="ReportLevel2Char"/>
        <w:numPr>
          <w:ilvl w:val="2"/>
          <w:numId w:val="2"/>
        </w:numPr>
        <w:jc w:val="both"/>
        <w:rPr>
          <w:b w:val="0"/>
          <w:color w:val="000000"/>
          <w:sz w:val="20"/>
          <w:lang w:val="ru-RU" w:eastAsia="ja-JP"/>
        </w:rPr>
      </w:pPr>
      <w:r w:rsidRPr="00747A36">
        <w:rPr>
          <w:b w:val="0"/>
          <w:color w:val="000000"/>
          <w:sz w:val="20"/>
          <w:lang w:val="ru-RU" w:eastAsia="ja-JP"/>
        </w:rPr>
        <w:t xml:space="preserve">Электророзетки в зонах обслуживания клиентов, ВИП-переговорных, кабинете управляющего выполнить скрытыми, без использования электротехнических коробов. </w:t>
      </w:r>
    </w:p>
    <w:p w14:paraId="082804A9" w14:textId="63919002" w:rsidR="00557FBE" w:rsidRPr="00557FBE" w:rsidRDefault="00557FBE" w:rsidP="00747A36">
      <w:pPr>
        <w:pStyle w:val="ReportLevel2Char"/>
        <w:numPr>
          <w:ilvl w:val="2"/>
          <w:numId w:val="2"/>
        </w:numPr>
        <w:jc w:val="both"/>
        <w:rPr>
          <w:rFonts w:cs="Arial"/>
          <w:color w:val="000000"/>
          <w:sz w:val="20"/>
          <w:lang w:val="ru-RU"/>
        </w:rPr>
      </w:pPr>
      <w:r w:rsidRPr="00747A36">
        <w:rPr>
          <w:b w:val="0"/>
          <w:color w:val="000000"/>
          <w:sz w:val="20"/>
          <w:lang w:val="ru-RU" w:eastAsia="ja-JP"/>
        </w:rPr>
        <w:t>Дополнительно согласовать с Заказчиком места установки розеток</w:t>
      </w:r>
    </w:p>
    <w:p w14:paraId="02477A93" w14:textId="77777777" w:rsidR="00557FBE" w:rsidRPr="00557FBE" w:rsidRDefault="00557FBE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557FBE">
        <w:rPr>
          <w:rFonts w:ascii="Arial" w:hAnsi="Arial" w:cs="Arial"/>
          <w:color w:val="000000"/>
          <w:sz w:val="20"/>
          <w:lang w:val="ru-RU"/>
        </w:rPr>
        <w:t>На рис. ниже показан способ установки блоков розеток и способ прокладки закладной для HDMI и СКС розеток.</w:t>
      </w:r>
    </w:p>
    <w:p w14:paraId="0B360F34" w14:textId="47042646" w:rsidR="00557FBE" w:rsidRDefault="002620D1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b/>
          <w:noProof/>
          <w:szCs w:val="24"/>
          <w:lang w:val="en-US"/>
        </w:rPr>
        <w:lastRenderedPageBreak/>
        <w:drawing>
          <wp:inline distT="0" distB="0" distL="0" distR="0" wp14:anchorId="2965F90C" wp14:editId="4F2CA0DE">
            <wp:extent cx="6538595" cy="242379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9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2E1D" w14:textId="0316454F" w:rsidR="00B05414" w:rsidRDefault="00FA3C81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4.6.15    </w:t>
      </w:r>
      <w:r w:rsidR="00C425DE">
        <w:rPr>
          <w:rFonts w:ascii="Arial" w:hAnsi="Arial" w:cs="Arial"/>
          <w:color w:val="000000"/>
          <w:sz w:val="20"/>
          <w:lang w:val="ru-RU"/>
        </w:rPr>
        <w:t xml:space="preserve">Расположение розеток в </w:t>
      </w:r>
      <w:r w:rsidR="005C6F7E">
        <w:rPr>
          <w:rFonts w:ascii="Arial" w:hAnsi="Arial" w:cs="Arial"/>
          <w:color w:val="000000"/>
          <w:sz w:val="20"/>
          <w:lang w:val="ru-RU"/>
        </w:rPr>
        <w:t>шкафу:</w:t>
      </w:r>
    </w:p>
    <w:p w14:paraId="4365F621" w14:textId="7354BBE4" w:rsidR="00337877" w:rsidRPr="00337877" w:rsidRDefault="00337877" w:rsidP="00FA3C81">
      <w:pPr>
        <w:ind w:firstLine="567"/>
        <w:rPr>
          <w:rFonts w:ascii="Arial" w:hAnsi="Arial" w:cs="Arial"/>
          <w:lang w:val="ru-RU"/>
        </w:rPr>
      </w:pPr>
      <w:r w:rsidRPr="00337877">
        <w:rPr>
          <w:rFonts w:ascii="Arial" w:hAnsi="Arial" w:cs="Arial"/>
          <w:lang w:val="ru-RU"/>
        </w:rPr>
        <w:t xml:space="preserve">В левой части (выделенной красной заливкой) требуется устанавливать 2(две) розетки 220В – для ПК </w:t>
      </w:r>
      <w:r w:rsidR="00807FEF">
        <w:rPr>
          <w:rFonts w:ascii="Arial" w:hAnsi="Arial" w:cs="Arial"/>
          <w:lang w:val="ru-RU"/>
        </w:rPr>
        <w:t>«</w:t>
      </w:r>
      <w:r w:rsidRPr="00337877">
        <w:rPr>
          <w:rFonts w:ascii="Arial" w:hAnsi="Arial" w:cs="Arial"/>
          <w:lang w:val="ru-RU"/>
        </w:rPr>
        <w:t>сборка биометрии</w:t>
      </w:r>
      <w:r w:rsidR="00807FEF">
        <w:rPr>
          <w:rFonts w:ascii="Arial" w:hAnsi="Arial" w:cs="Arial"/>
          <w:lang w:val="ru-RU"/>
        </w:rPr>
        <w:t>»</w:t>
      </w:r>
      <w:r w:rsidRPr="00337877">
        <w:rPr>
          <w:rFonts w:ascii="Arial" w:hAnsi="Arial" w:cs="Arial"/>
          <w:lang w:val="ru-RU"/>
        </w:rPr>
        <w:t xml:space="preserve">. </w:t>
      </w:r>
      <w:r w:rsidRPr="00337877">
        <w:rPr>
          <w:rFonts w:ascii="Arial" w:hAnsi="Arial" w:cs="Arial"/>
        </w:rPr>
        <w:t> </w:t>
      </w:r>
    </w:p>
    <w:p w14:paraId="39A02F26" w14:textId="4C31A6DB" w:rsidR="00337877" w:rsidRPr="00337877" w:rsidRDefault="00337877" w:rsidP="00FA3C81">
      <w:pPr>
        <w:ind w:firstLine="567"/>
        <w:rPr>
          <w:rFonts w:ascii="Arial" w:hAnsi="Arial" w:cs="Arial"/>
          <w:b/>
          <w:bCs/>
          <w:lang w:val="ru-RU"/>
        </w:rPr>
      </w:pPr>
      <w:r w:rsidRPr="00337877">
        <w:rPr>
          <w:rFonts w:ascii="Arial" w:hAnsi="Arial" w:cs="Arial"/>
          <w:lang w:val="ru-RU"/>
        </w:rPr>
        <w:t>В правой части (там</w:t>
      </w:r>
      <w:r w:rsidR="00807FEF">
        <w:rPr>
          <w:rFonts w:ascii="Arial" w:hAnsi="Arial" w:cs="Arial"/>
          <w:lang w:val="ru-RU"/>
        </w:rPr>
        <w:t xml:space="preserve">, </w:t>
      </w:r>
      <w:r w:rsidRPr="00337877">
        <w:rPr>
          <w:rFonts w:ascii="Arial" w:hAnsi="Arial" w:cs="Arial"/>
          <w:lang w:val="ru-RU"/>
        </w:rPr>
        <w:t xml:space="preserve">где устанавливается МФУ, обозначен на рисунке) требуется устанавливать 4 (четыре) розетки 220В (2 для МФУ, 2 для музыкального сопровождения - музыкальное сопровождение </w:t>
      </w:r>
      <w:r w:rsidRPr="00337877">
        <w:rPr>
          <w:rFonts w:ascii="Arial" w:hAnsi="Arial" w:cs="Arial"/>
          <w:b/>
          <w:bCs/>
          <w:lang w:val="ru-RU"/>
        </w:rPr>
        <w:t>отключа</w:t>
      </w:r>
      <w:r w:rsidR="00FA3C81">
        <w:rPr>
          <w:rFonts w:ascii="Arial" w:hAnsi="Arial" w:cs="Arial"/>
          <w:b/>
          <w:bCs/>
          <w:lang w:val="ru-RU"/>
        </w:rPr>
        <w:t>е</w:t>
      </w:r>
      <w:r w:rsidRPr="00337877">
        <w:rPr>
          <w:rFonts w:ascii="Arial" w:hAnsi="Arial" w:cs="Arial"/>
          <w:b/>
          <w:bCs/>
          <w:lang w:val="ru-RU"/>
        </w:rPr>
        <w:t>тся при сигнале АПС</w:t>
      </w:r>
      <w:r w:rsidRPr="00337877">
        <w:rPr>
          <w:rFonts w:ascii="Arial" w:hAnsi="Arial" w:cs="Arial"/>
          <w:lang w:val="ru-RU"/>
        </w:rPr>
        <w:t>)</w:t>
      </w:r>
    </w:p>
    <w:p w14:paraId="1AF288FF" w14:textId="77777777" w:rsidR="00337877" w:rsidRDefault="00337877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1EFAAFE" w14:textId="4D82A7AC" w:rsidR="005C6F7E" w:rsidRDefault="008555AF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noProof/>
          <w:color w:val="000000"/>
          <w:sz w:val="20"/>
          <w:lang w:val="ru-RU"/>
        </w:rPr>
        <w:drawing>
          <wp:inline distT="0" distB="0" distL="0" distR="0" wp14:anchorId="4BD67F03" wp14:editId="54A93907">
            <wp:extent cx="6391275" cy="4667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64E4" w14:textId="77777777" w:rsidR="004167A4" w:rsidRPr="000D6418" w:rsidRDefault="004167A4" w:rsidP="004167A4">
      <w:pPr>
        <w:pStyle w:val="ReportText"/>
        <w:numPr>
          <w:ilvl w:val="1"/>
          <w:numId w:val="2"/>
        </w:numPr>
        <w:jc w:val="both"/>
        <w:rPr>
          <w:rFonts w:ascii="Arial" w:hAnsi="Arial" w:cs="Arial"/>
          <w:b/>
          <w:color w:val="000000"/>
          <w:sz w:val="20"/>
          <w:lang w:val="ru-RU"/>
        </w:rPr>
      </w:pPr>
      <w:r w:rsidRPr="000D6418">
        <w:rPr>
          <w:rFonts w:ascii="Arial" w:hAnsi="Arial" w:cs="Arial"/>
          <w:b/>
          <w:color w:val="000000"/>
          <w:sz w:val="20"/>
          <w:lang w:val="ru-RU"/>
        </w:rPr>
        <w:lastRenderedPageBreak/>
        <w:t>Резервирование</w:t>
      </w:r>
      <w:r>
        <w:rPr>
          <w:rFonts w:ascii="Arial" w:hAnsi="Arial" w:cs="Arial"/>
          <w:b/>
          <w:color w:val="000000"/>
          <w:sz w:val="20"/>
          <w:lang w:val="ru-RU"/>
        </w:rPr>
        <w:t xml:space="preserve"> ключевых потребителей</w:t>
      </w:r>
      <w:r w:rsidRPr="000D6418">
        <w:rPr>
          <w:rFonts w:ascii="Arial" w:hAnsi="Arial" w:cs="Arial"/>
          <w:b/>
          <w:color w:val="000000"/>
          <w:sz w:val="20"/>
          <w:lang w:val="ru-RU"/>
        </w:rPr>
        <w:t xml:space="preserve"> через ИБП</w:t>
      </w:r>
    </w:p>
    <w:p w14:paraId="2EE1506D" w14:textId="2ED4EA0B" w:rsidR="004167A4" w:rsidRPr="00A2303A" w:rsidRDefault="004167A4" w:rsidP="004167A4">
      <w:pPr>
        <w:pStyle w:val="ReportText"/>
        <w:numPr>
          <w:ilvl w:val="2"/>
          <w:numId w:val="2"/>
        </w:numPr>
        <w:jc w:val="both"/>
        <w:rPr>
          <w:rFonts w:ascii="Arial" w:hAnsi="Arial" w:cs="Arial"/>
          <w:color w:val="000000"/>
          <w:sz w:val="20"/>
          <w:lang w:val="ru-RU" w:eastAsia="ja-JP"/>
        </w:rPr>
      </w:pPr>
      <w:r w:rsidRPr="00A2303A">
        <w:rPr>
          <w:rFonts w:ascii="Arial" w:hAnsi="Arial" w:cs="Arial"/>
          <w:color w:val="000000"/>
          <w:sz w:val="20"/>
          <w:lang w:val="ru-RU"/>
        </w:rPr>
        <w:t>На инфраструктурных объектах</w:t>
      </w:r>
      <w:r w:rsidR="00A2303A" w:rsidRPr="00A2303A">
        <w:rPr>
          <w:rFonts w:ascii="Arial" w:hAnsi="Arial" w:cs="Arial"/>
          <w:color w:val="000000"/>
          <w:sz w:val="20"/>
          <w:lang w:val="ru-RU"/>
        </w:rPr>
        <w:t xml:space="preserve"> </w:t>
      </w:r>
      <w:r w:rsidR="00424DBB" w:rsidRPr="00A2303A">
        <w:rPr>
          <w:rFonts w:ascii="Arial" w:hAnsi="Arial" w:cs="Arial"/>
          <w:color w:val="000000"/>
          <w:sz w:val="20"/>
          <w:lang w:val="ru-RU"/>
        </w:rPr>
        <w:t>(</w:t>
      </w:r>
      <w:r w:rsidR="00424DBB" w:rsidRPr="00A2303A">
        <w:rPr>
          <w:rFonts w:ascii="Arial" w:hAnsi="Arial" w:cs="Arial"/>
          <w:sz w:val="20"/>
          <w:lang w:val="ru-RU"/>
        </w:rPr>
        <w:t>Региональные операционные центры</w:t>
      </w:r>
      <w:r w:rsidR="00A2303A" w:rsidRPr="00A2303A">
        <w:rPr>
          <w:rFonts w:ascii="Arial" w:hAnsi="Arial" w:cs="Arial"/>
          <w:sz w:val="20"/>
          <w:lang w:val="ru-RU"/>
        </w:rPr>
        <w:t xml:space="preserve">, </w:t>
      </w:r>
      <w:r w:rsidR="00424DBB" w:rsidRPr="00A2303A">
        <w:rPr>
          <w:rFonts w:ascii="Arial" w:hAnsi="Arial" w:cs="Arial"/>
          <w:sz w:val="20"/>
          <w:lang w:val="ru-RU"/>
        </w:rPr>
        <w:t>Филиалы Банка</w:t>
      </w:r>
      <w:r w:rsidR="00A2303A" w:rsidRPr="00A2303A">
        <w:rPr>
          <w:rFonts w:ascii="Arial" w:hAnsi="Arial" w:cs="Arial"/>
          <w:sz w:val="20"/>
          <w:lang w:val="ru-RU"/>
        </w:rPr>
        <w:t>)</w:t>
      </w:r>
      <w:r w:rsidRPr="00A2303A">
        <w:rPr>
          <w:rFonts w:ascii="Arial" w:hAnsi="Arial" w:cs="Arial"/>
          <w:color w:val="000000"/>
          <w:sz w:val="20"/>
          <w:lang w:val="ru-RU"/>
        </w:rPr>
        <w:t xml:space="preserve">, где есть ключевые потребители </w:t>
      </w:r>
      <w:r w:rsidRPr="00A2303A">
        <w:rPr>
          <w:rFonts w:ascii="Arial" w:hAnsi="Arial" w:cs="Arial"/>
          <w:sz w:val="20"/>
          <w:lang w:val="ru-RU"/>
        </w:rPr>
        <w:t>(рабочие места ключевых сотрудников; банкоматы; серверное, телефонное оборудование; аварийное освещение; системы пожарной, охранной сигнализации и видеонаблюдения и т.д.), расположенные в офисе банка, бесперебойное функционирование которых критично важно для выполнения офисом основных бизнес-функций</w:t>
      </w:r>
      <w:r w:rsidRPr="00A2303A">
        <w:rPr>
          <w:rFonts w:ascii="Arial" w:hAnsi="Arial" w:cs="Arial"/>
          <w:color w:val="000000"/>
          <w:sz w:val="20"/>
          <w:lang w:val="ru-RU"/>
        </w:rPr>
        <w:t xml:space="preserve">, </w:t>
      </w:r>
      <w:r w:rsidRPr="00A2303A">
        <w:rPr>
          <w:rFonts w:ascii="Arial" w:hAnsi="Arial" w:cs="Arial"/>
          <w:sz w:val="20"/>
          <w:lang w:val="ru-RU"/>
        </w:rPr>
        <w:t>электроснабжение этих потребителей резервируется централизованным ИБП</w:t>
      </w:r>
      <w:r w:rsidRPr="00A2303A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A2303A">
        <w:rPr>
          <w:rFonts w:ascii="Arial" w:hAnsi="Arial" w:cs="Arial"/>
          <w:color w:val="000000"/>
          <w:sz w:val="20"/>
          <w:lang w:val="ru-RU" w:eastAsia="ja-JP"/>
        </w:rPr>
        <w:t>с временем работы не менее 1 часа.</w:t>
      </w:r>
    </w:p>
    <w:p w14:paraId="14D73806" w14:textId="77777777" w:rsidR="004167A4" w:rsidRDefault="004167A4" w:rsidP="004167A4">
      <w:pPr>
        <w:pStyle w:val="ReportText"/>
        <w:numPr>
          <w:ilvl w:val="2"/>
          <w:numId w:val="2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916762">
        <w:rPr>
          <w:rFonts w:ascii="Arial" w:hAnsi="Arial" w:cs="Arial"/>
          <w:color w:val="000000"/>
          <w:sz w:val="20"/>
          <w:lang w:val="ru-RU" w:eastAsia="ja-JP"/>
        </w:rPr>
        <w:t>Ниже в таблице приведен перечень оборудования</w:t>
      </w:r>
      <w:r>
        <w:rPr>
          <w:rFonts w:ascii="Arial" w:hAnsi="Arial" w:cs="Arial"/>
          <w:color w:val="000000"/>
          <w:sz w:val="20"/>
          <w:lang w:val="ru-RU" w:eastAsia="ja-JP"/>
        </w:rPr>
        <w:t xml:space="preserve"> подключаемого через централизованное ИБП:</w:t>
      </w:r>
    </w:p>
    <w:p w14:paraId="1F8CEA2A" w14:textId="77777777" w:rsidR="004167A4" w:rsidRDefault="004167A4" w:rsidP="004167A4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8377" w:type="dxa"/>
        <w:tblInd w:w="1242" w:type="dxa"/>
        <w:tblLook w:val="04A0" w:firstRow="1" w:lastRow="0" w:firstColumn="1" w:lastColumn="0" w:noHBand="0" w:noVBand="1"/>
      </w:tblPr>
      <w:tblGrid>
        <w:gridCol w:w="5629"/>
        <w:gridCol w:w="2748"/>
      </w:tblGrid>
      <w:tr w:rsidR="004167A4" w:rsidRPr="004A08C0" w14:paraId="5461DFAE" w14:textId="77777777" w:rsidTr="00793778">
        <w:trPr>
          <w:trHeight w:val="737"/>
        </w:trPr>
        <w:tc>
          <w:tcPr>
            <w:tcW w:w="56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018A2" w14:textId="3B999661" w:rsidR="004167A4" w:rsidRPr="000E6A62" w:rsidRDefault="000E6A62" w:rsidP="00793778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Ключевые потребители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DF4B7" w14:textId="77777777" w:rsidR="004167A4" w:rsidRPr="00525582" w:rsidRDefault="004167A4" w:rsidP="00793778">
            <w:pPr>
              <w:ind w:right="234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Подключение через ИБП</w:t>
            </w:r>
          </w:p>
        </w:tc>
      </w:tr>
      <w:tr w:rsidR="004167A4" w:rsidRPr="007241C9" w14:paraId="20686269" w14:textId="77777777" w:rsidTr="00793778">
        <w:trPr>
          <w:trHeight w:val="300"/>
        </w:trPr>
        <w:tc>
          <w:tcPr>
            <w:tcW w:w="56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CEEFD3" w14:textId="77777777" w:rsidR="004167A4" w:rsidRPr="007B7370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Розетки рабочих мест гарантированного питания (компьютерные)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354C9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46DCF452" w14:textId="77777777" w:rsidTr="00793778">
        <w:trPr>
          <w:trHeight w:val="300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4233F" w14:textId="77777777" w:rsidR="004167A4" w:rsidRPr="007241C9" w:rsidRDefault="004167A4" w:rsidP="00793778">
            <w:pPr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 xml:space="preserve">Банкоматы 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8FE34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32290335" w14:textId="77777777" w:rsidTr="00793778">
        <w:trPr>
          <w:trHeight w:val="300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5C90E" w14:textId="77777777" w:rsidR="004167A4" w:rsidRPr="007241C9" w:rsidRDefault="004167A4" w:rsidP="007937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 xml:space="preserve">Серверные стойки </w:t>
            </w:r>
            <w:r w:rsidRPr="007241C9">
              <w:rPr>
                <w:rFonts w:ascii="Arial" w:hAnsi="Arial" w:cs="Arial"/>
              </w:rPr>
              <w:t xml:space="preserve">IT 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EDAB3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A1169D" w14:paraId="17A4F848" w14:textId="77777777" w:rsidTr="00793778">
        <w:trPr>
          <w:trHeight w:val="300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6CDD98" w14:textId="77777777" w:rsidR="004167A4" w:rsidRPr="00A1169D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Серверные стойки СЭБ (оборудование СЭБ)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E0C26" w14:textId="77777777" w:rsidR="004167A4" w:rsidRPr="00A1169D" w:rsidRDefault="004167A4" w:rsidP="00793778">
            <w:pPr>
              <w:jc w:val="center"/>
              <w:rPr>
                <w:rFonts w:ascii="Arial" w:hAnsi="Arial" w:cs="Arial"/>
                <w:lang w:val="ru-RU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14D1A0BB" w14:textId="77777777" w:rsidTr="00793778">
        <w:trPr>
          <w:trHeight w:val="315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599FB" w14:textId="147A2ED3" w:rsidR="004167A4" w:rsidRPr="00056455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Пожарная </w:t>
            </w:r>
            <w:r w:rsidR="00786D79">
              <w:rPr>
                <w:rFonts w:ascii="Arial" w:hAnsi="Arial" w:cs="Arial"/>
                <w:lang w:val="ru-RU"/>
              </w:rPr>
              <w:t>безопасность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0F206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  <w:tr w:rsidR="004167A4" w:rsidRPr="007241C9" w14:paraId="50419C8E" w14:textId="77777777" w:rsidTr="00793778">
        <w:trPr>
          <w:trHeight w:val="315"/>
        </w:trPr>
        <w:tc>
          <w:tcPr>
            <w:tcW w:w="56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90FE386" w14:textId="77777777" w:rsidR="004167A4" w:rsidRPr="00511767" w:rsidRDefault="004167A4" w:rsidP="00793778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ПЭСПЗ (если есть необходимость)</w:t>
            </w:r>
          </w:p>
        </w:tc>
        <w:tc>
          <w:tcPr>
            <w:tcW w:w="27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98715D" w14:textId="77777777" w:rsidR="004167A4" w:rsidRPr="007241C9" w:rsidRDefault="004167A4" w:rsidP="00793778">
            <w:pPr>
              <w:jc w:val="center"/>
              <w:rPr>
                <w:rFonts w:ascii="Arial" w:hAnsi="Arial" w:cs="Arial"/>
              </w:rPr>
            </w:pPr>
            <w:r w:rsidRPr="007241C9">
              <w:rPr>
                <w:rFonts w:ascii="Arial" w:hAnsi="Arial" w:cs="Arial"/>
              </w:rPr>
              <w:t>х</w:t>
            </w:r>
          </w:p>
        </w:tc>
      </w:tr>
    </w:tbl>
    <w:p w14:paraId="001FCE08" w14:textId="77777777" w:rsidR="004167A4" w:rsidRDefault="004167A4" w:rsidP="004167A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5F2FAAB3" w14:textId="09BE87E3" w:rsidR="004167A4" w:rsidRPr="000D6418" w:rsidRDefault="004167A4" w:rsidP="004167A4">
      <w:pPr>
        <w:pStyle w:val="ReportText"/>
        <w:ind w:left="851" w:hanging="709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 xml:space="preserve">4.7.3    </w:t>
      </w:r>
      <w:r w:rsidR="003C6DD3">
        <w:rPr>
          <w:rFonts w:ascii="Arial" w:hAnsi="Arial" w:cs="Arial"/>
          <w:color w:val="000000"/>
          <w:sz w:val="20"/>
          <w:lang w:val="ru-RU"/>
        </w:rPr>
        <w:t xml:space="preserve">На всех других объектах </w:t>
      </w:r>
      <w:r>
        <w:rPr>
          <w:rFonts w:ascii="Arial" w:hAnsi="Arial" w:cs="Arial"/>
          <w:color w:val="000000"/>
          <w:sz w:val="20"/>
          <w:lang w:val="ru-RU"/>
        </w:rPr>
        <w:t>по необходимости устанавливаются локальные ИБП для каждого оборудования силами своих подразделений (</w:t>
      </w:r>
      <w:r>
        <w:rPr>
          <w:rFonts w:ascii="Arial" w:hAnsi="Arial" w:cs="Arial"/>
          <w:color w:val="000000"/>
          <w:sz w:val="20"/>
          <w:lang w:val="en-US"/>
        </w:rPr>
        <w:t>I</w:t>
      </w:r>
      <w:r>
        <w:rPr>
          <w:rFonts w:ascii="Arial" w:hAnsi="Arial" w:cs="Arial"/>
          <w:color w:val="000000"/>
          <w:sz w:val="20"/>
          <w:lang w:val="ru-RU"/>
        </w:rPr>
        <w:t>Т, СЭБ, П</w:t>
      </w:r>
      <w:r w:rsidR="00786D79">
        <w:rPr>
          <w:rFonts w:ascii="Arial" w:hAnsi="Arial" w:cs="Arial"/>
          <w:color w:val="000000"/>
          <w:sz w:val="20"/>
          <w:lang w:val="ru-RU"/>
        </w:rPr>
        <w:t>Б</w:t>
      </w:r>
      <w:r>
        <w:rPr>
          <w:rFonts w:ascii="Arial" w:hAnsi="Arial" w:cs="Arial"/>
          <w:color w:val="000000"/>
          <w:sz w:val="20"/>
          <w:lang w:val="ru-RU"/>
        </w:rPr>
        <w:t>).</w:t>
      </w:r>
      <w:r w:rsidRPr="000D6418">
        <w:rPr>
          <w:rFonts w:ascii="Arial" w:hAnsi="Arial" w:cs="Arial"/>
          <w:color w:val="000000"/>
          <w:sz w:val="20"/>
          <w:lang w:val="ru-RU"/>
        </w:rPr>
        <w:t xml:space="preserve"> </w:t>
      </w:r>
    </w:p>
    <w:p w14:paraId="28675B82" w14:textId="77777777" w:rsidR="004167A4" w:rsidRPr="00557FBE" w:rsidRDefault="004167A4" w:rsidP="00557FBE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1DA9391" w14:textId="77777777" w:rsidR="00674CE1" w:rsidRPr="008E733F" w:rsidRDefault="00674CE1" w:rsidP="00674CE1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95" w:name="_Toc90894666"/>
      <w:bookmarkStart w:id="96" w:name="_Toc95992861"/>
      <w:bookmarkStart w:id="97" w:name="_Toc105309104"/>
      <w:bookmarkStart w:id="98" w:name="_Toc131909203"/>
      <w:bookmarkStart w:id="99" w:name="_Toc56378890"/>
      <w:r w:rsidRPr="008E733F">
        <w:rPr>
          <w:bCs/>
          <w:color w:val="000000"/>
          <w:sz w:val="20"/>
          <w:lang w:val="ru-RU" w:eastAsia="ja-JP"/>
        </w:rPr>
        <w:t>Защитное заземление</w:t>
      </w:r>
      <w:bookmarkEnd w:id="95"/>
      <w:bookmarkEnd w:id="96"/>
      <w:bookmarkEnd w:id="97"/>
      <w:bookmarkEnd w:id="98"/>
      <w:r>
        <w:rPr>
          <w:bCs/>
          <w:color w:val="000000"/>
          <w:sz w:val="20"/>
          <w:lang w:val="ru-RU" w:eastAsia="ja-JP"/>
        </w:rPr>
        <w:t xml:space="preserve">. </w:t>
      </w:r>
      <w:r w:rsidRPr="00097B41">
        <w:rPr>
          <w:bCs/>
          <w:color w:val="000000"/>
          <w:sz w:val="20"/>
          <w:lang w:val="ru-RU" w:eastAsia="ja-JP"/>
        </w:rPr>
        <w:t>Уравнивание потенциалов</w:t>
      </w:r>
      <w:bookmarkEnd w:id="99"/>
    </w:p>
    <w:p w14:paraId="395BC4D1" w14:textId="77777777" w:rsidR="00674CE1" w:rsidRPr="00C065F6" w:rsidRDefault="00674CE1" w:rsidP="00674CE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Применить систему заземления типа TN-S (система, в которой нулевой защитный и нулевой рабочий проводники разделены на всем ее протяжении).</w:t>
      </w:r>
    </w:p>
    <w:p w14:paraId="109A670A" w14:textId="77777777" w:rsidR="00674CE1" w:rsidRDefault="00674CE1" w:rsidP="00674CE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Проектом предусмотреть систему уравнивания потенциалов</w:t>
      </w:r>
      <w:r w:rsidRPr="008E733F">
        <w:rPr>
          <w:rFonts w:ascii="Arial" w:hAnsi="Arial" w:cs="Arial"/>
          <w:color w:val="000000"/>
          <w:sz w:val="20"/>
          <w:lang w:val="ru-RU"/>
        </w:rPr>
        <w:t>.</w:t>
      </w:r>
    </w:p>
    <w:p w14:paraId="0E6F9E56" w14:textId="77777777" w:rsidR="00674CE1" w:rsidRPr="008E733F" w:rsidRDefault="00674CE1" w:rsidP="00674CE1">
      <w:pPr>
        <w:pStyle w:val="ReportLevel2Char"/>
        <w:numPr>
          <w:ilvl w:val="1"/>
          <w:numId w:val="2"/>
        </w:numPr>
        <w:jc w:val="both"/>
        <w:rPr>
          <w:bCs/>
          <w:color w:val="000000"/>
          <w:sz w:val="20"/>
          <w:lang w:val="ru-RU" w:eastAsia="ja-JP"/>
        </w:rPr>
      </w:pPr>
      <w:bookmarkStart w:id="100" w:name="_Toc56378891"/>
      <w:r w:rsidRPr="00C065F6">
        <w:rPr>
          <w:bCs/>
          <w:color w:val="000000"/>
          <w:sz w:val="20"/>
          <w:lang w:val="ru-RU" w:eastAsia="ja-JP"/>
        </w:rPr>
        <w:t>Меры безопасности</w:t>
      </w:r>
      <w:bookmarkEnd w:id="100"/>
    </w:p>
    <w:p w14:paraId="6B1A0974" w14:textId="77777777" w:rsidR="00674CE1" w:rsidRPr="00C065F6" w:rsidRDefault="00674CE1" w:rsidP="00674CE1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Проектом предусмотреть защитные меры электробезопасности:</w:t>
      </w:r>
    </w:p>
    <w:p w14:paraId="60E99A87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применение в групповой (штепсельной) сети защитного нулевого проводника (PE);</w:t>
      </w:r>
    </w:p>
    <w:p w14:paraId="7CDA22C0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присоединение корпусов светильников к защитному нулевому проводнику (PE);</w:t>
      </w:r>
    </w:p>
    <w:p w14:paraId="57742DAA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заземление электроустановок;</w:t>
      </w:r>
    </w:p>
    <w:p w14:paraId="1F08ADCC" w14:textId="77777777" w:rsidR="00674CE1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подключение групповых линий, питающих розеточные сети, находящиеся вне помещений и в помещениях особо опасных и с повышенной опасностью (зона 3), через УЗО (устройства защитного отключения) с номинальным током срабатывания не более 30 мА.</w:t>
      </w:r>
    </w:p>
    <w:p w14:paraId="2B003930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установка устройств защитного отключения в линиях, питающих стационарно установленное оборудование, компьютеры и светильники, не требуется;</w:t>
      </w:r>
    </w:p>
    <w:p w14:paraId="429EA441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C065F6">
        <w:rPr>
          <w:rFonts w:ascii="Arial" w:hAnsi="Arial" w:cs="Arial"/>
          <w:color w:val="000000"/>
          <w:sz w:val="20"/>
          <w:lang w:val="ru-RU"/>
        </w:rPr>
        <w:t>дополнительная система уравнивания потенциалов в ванной и душевой. Шина дополнительного уравнивания потенциалов должна быть подключена отдельным проводом к PE шине этажного щита</w:t>
      </w:r>
      <w:r>
        <w:rPr>
          <w:rFonts w:ascii="Arial" w:hAnsi="Arial" w:cs="Arial"/>
          <w:color w:val="000000"/>
          <w:sz w:val="20"/>
          <w:lang w:val="ru-RU"/>
        </w:rPr>
        <w:t>;</w:t>
      </w:r>
    </w:p>
    <w:p w14:paraId="5B1025D5" w14:textId="77777777" w:rsidR="00674CE1" w:rsidRPr="00C065F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з</w:t>
      </w:r>
      <w:r w:rsidRPr="00C065F6">
        <w:rPr>
          <w:rFonts w:ascii="Arial" w:hAnsi="Arial" w:cs="Arial"/>
          <w:color w:val="000000"/>
          <w:sz w:val="20"/>
          <w:lang w:val="ru-RU"/>
        </w:rPr>
        <w:t>аземлить лотки не менее чем в двух удалённых друг от друга точках, соединение выполнить сваркой. Обеспечить надёжный электрический контакт между секциями</w:t>
      </w:r>
      <w:r>
        <w:rPr>
          <w:rFonts w:ascii="Arial" w:hAnsi="Arial" w:cs="Arial"/>
          <w:color w:val="000000"/>
          <w:sz w:val="20"/>
          <w:lang w:val="ru-RU"/>
        </w:rPr>
        <w:t>;</w:t>
      </w:r>
    </w:p>
    <w:p w14:paraId="1A2F5055" w14:textId="249A4FFF" w:rsidR="00557FBE" w:rsidRPr="00611AB6" w:rsidRDefault="00674CE1" w:rsidP="00171736">
      <w:pPr>
        <w:pStyle w:val="ReportText"/>
        <w:numPr>
          <w:ilvl w:val="0"/>
          <w:numId w:val="8"/>
        </w:numPr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lastRenderedPageBreak/>
        <w:t>з</w:t>
      </w:r>
      <w:r w:rsidRPr="00C065F6">
        <w:rPr>
          <w:rFonts w:ascii="Arial" w:hAnsi="Arial" w:cs="Arial"/>
          <w:color w:val="000000"/>
          <w:sz w:val="20"/>
          <w:lang w:val="ru-RU"/>
        </w:rPr>
        <w:t>аземлить металлические воздуховоды децентрализованных систем вентиляции и кондиционирования. Заземление выполнить проводом ПВ-3 1х6 мм от щита, соединение выполнить сваркой.</w:t>
      </w:r>
    </w:p>
    <w:sectPr w:rsidR="00557FBE" w:rsidRPr="00611AB6" w:rsidSect="008B7AFB">
      <w:headerReference w:type="default" r:id="rId13"/>
      <w:footerReference w:type="even" r:id="rId14"/>
      <w:footerReference w:type="default" r:id="rId15"/>
      <w:headerReference w:type="first" r:id="rId16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3" w:author="Claude" w:date="2026-08-20T06:44:00Z" w:initials="C">
    <w:p w14:paraId="348BCCC9" w14:textId="18B9B0FE" w:rsidR="0074525B" w:rsidRPr="00F70680" w:rsidRDefault="00E95959">
      <w:pPr>
        <w:rPr>
          <w:lang w:val="ru-RU"/>
        </w:rPr>
      </w:pPr>
      <w:r w:rsidRPr="00F70680">
        <w:rPr>
          <w:lang w:val="ru-RU"/>
        </w:rPr>
        <w:t>ГОСТ 3262-75: стандарт отменялся, действие восстанавливалось на период 01.01.2021–01.07.2022; подтверждения продления после этой даты в открытых источниках найдено.</w:t>
      </w:r>
    </w:p>
  </w:comment>
  <w:comment w:id="24" w:author="Claude" w:date="2026-08-20T06:44:00Z" w:initials="C">
    <w:p w14:paraId="723C1DB3" w14:textId="05169593" w:rsidR="0074525B" w:rsidRPr="00F70680" w:rsidRDefault="00E95959">
      <w:pPr>
        <w:rPr>
          <w:lang w:val="ru-RU"/>
        </w:rPr>
      </w:pPr>
      <w:r w:rsidRPr="00F70680">
        <w:rPr>
          <w:lang w:val="ru-RU"/>
        </w:rPr>
        <w:t>ГОСТ 10704-91: та же история, что и у ГОСТ 3262-75 — отменялся, действие восстанавливалось на период 01.01.2021–01.07.2022, продление после этой даты не подтверждено однозначно.</w:t>
      </w:r>
    </w:p>
  </w:comment>
  <w:comment w:id="44" w:author="Claude" w:date="2026-08-20T06:44:00Z" w:initials="C">
    <w:p w14:paraId="291C0F83" w14:textId="77777777" w:rsidR="0074525B" w:rsidRPr="00F70680" w:rsidRDefault="00E95959">
      <w:pPr>
        <w:rPr>
          <w:lang w:val="ru-RU"/>
        </w:rPr>
      </w:pPr>
      <w:r w:rsidRPr="00F70680">
        <w:rPr>
          <w:lang w:val="ru-RU"/>
        </w:rPr>
        <w:t>РД 78.145-93 формально отменён (пометка «не действует» в базе ГАРАНТ), но письмо МЧС России от 08.02.2023 №ИГ-24-6 допускает применение в части, не противоречащей действующим СП (в первую очередь СП 484.1311500.2020). Решите: убрать ссылку или переориентировать на СП 484.1311500.2020.</w:t>
      </w:r>
    </w:p>
  </w:comment>
  <w:comment w:id="48" w:author="Claude" w:date="2026-08-20T06:44:00Z" w:initials="C">
    <w:p w14:paraId="130028B6" w14:textId="77777777" w:rsidR="0074525B" w:rsidRPr="00F70680" w:rsidRDefault="00E95959">
      <w:pPr>
        <w:rPr>
          <w:lang w:val="ru-RU"/>
        </w:rPr>
      </w:pPr>
      <w:r w:rsidRPr="00F70680">
        <w:rPr>
          <w:lang w:val="ru-RU"/>
        </w:rPr>
        <w:t>СП 10.13130.2020 действует в текущей редакции на 20.08.2026, но с 01.09.2026 вступает в силу Изменение №1 — учесть при использовании документа после этой даты.</w:t>
      </w:r>
    </w:p>
  </w:comment>
  <w:comment w:id="86" w:author="Claude" w:date="2026-08-20T06:44:00Z" w:initials="C">
    <w:p w14:paraId="074C3E56" w14:textId="35773E8C" w:rsidR="0074525B" w:rsidRDefault="00E95959">
      <w:r w:rsidRPr="00F70680">
        <w:rPr>
          <w:lang w:val="ru-RU"/>
        </w:rPr>
        <w:t>ГОСТ Р 50571.29-2009: старая серия «Электрические установки зданий», формальной отмены не найдено, но фактически вытесняется активной серией «Электроустановки низковольтные» (ГОСТ Р 50571.5.</w:t>
      </w:r>
      <w:r>
        <w:t>xx</w:t>
      </w:r>
      <w:r w:rsidRPr="00F70680">
        <w:rPr>
          <w:lang w:val="ru-RU"/>
        </w:rPr>
        <w:t>, обновляется до 2024 г.).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48BCCC9" w15:done="0"/>
  <w15:commentEx w15:paraId="723C1DB3" w15:done="0"/>
  <w15:commentEx w15:paraId="291C0F83" w15:done="0"/>
  <w15:commentEx w15:paraId="130028B6" w15:done="0"/>
  <w15:commentEx w15:paraId="074C3E5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48BCCC9" w16cid:durableId="2E317083"/>
  <w16cid:commentId w16cid:paraId="723C1DB3" w16cid:durableId="2E317084"/>
  <w16cid:commentId w16cid:paraId="291C0F83" w16cid:durableId="2E317085"/>
  <w16cid:commentId w16cid:paraId="130028B6" w16cid:durableId="2E317086"/>
  <w16cid:commentId w16cid:paraId="074C3E56" w16cid:durableId="2E3170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279A33" w14:textId="77777777" w:rsidR="004104DB" w:rsidRDefault="004104DB">
      <w:r>
        <w:separator/>
      </w:r>
    </w:p>
  </w:endnote>
  <w:endnote w:type="continuationSeparator" w:id="0">
    <w:p w14:paraId="336F8A51" w14:textId="77777777" w:rsidR="004104DB" w:rsidRDefault="0041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FDD02" w14:textId="77777777" w:rsidR="00B3424E" w:rsidRDefault="00B3424E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0BE7915" w14:textId="77777777" w:rsidR="00B3424E" w:rsidRDefault="00B3424E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5BAD7" w14:textId="6B2FCD0E" w:rsidR="00B3424E" w:rsidRDefault="00B3424E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16</w:t>
    </w:r>
    <w:r>
      <w:rPr>
        <w:noProof/>
      </w:rPr>
      <w:fldChar w:fldCharType="end"/>
    </w:r>
  </w:p>
  <w:p w14:paraId="446D7B2F" w14:textId="77777777" w:rsidR="00B3424E" w:rsidRDefault="00B3424E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EA3928" w14:textId="77777777" w:rsidR="004104DB" w:rsidRDefault="004104DB">
      <w:r>
        <w:separator/>
      </w:r>
    </w:p>
  </w:footnote>
  <w:footnote w:type="continuationSeparator" w:id="0">
    <w:p w14:paraId="5CA271C5" w14:textId="77777777" w:rsidR="004104DB" w:rsidRDefault="0041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14" w:type="dxa"/>
      <w:tblLook w:val="04A0" w:firstRow="1" w:lastRow="0" w:firstColumn="1" w:lastColumn="0" w:noHBand="0" w:noVBand="1"/>
    </w:tblPr>
    <w:tblGrid>
      <w:gridCol w:w="7479"/>
      <w:gridCol w:w="2835"/>
    </w:tblGrid>
    <w:tr w:rsidR="00B3424E" w14:paraId="3C1CE023" w14:textId="77777777" w:rsidTr="008C27CA">
      <w:tc>
        <w:tcPr>
          <w:tcW w:w="7479" w:type="dxa"/>
          <w:shd w:val="clear" w:color="auto" w:fill="auto"/>
        </w:tcPr>
        <w:p w14:paraId="4B781846" w14:textId="3899E111" w:rsidR="00B3424E" w:rsidRDefault="00B3424E" w:rsidP="00C23420">
          <w:pPr>
            <w:pStyle w:val="a5"/>
          </w:pPr>
          <w:r w:rsidRPr="008C27CA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Pr="008C27CA">
            <w:rPr>
              <w:rFonts w:ascii="Arial" w:hAnsi="Arial" w:cs="Arial"/>
              <w:b/>
              <w:color w:val="000080"/>
              <w:lang w:val="en-US"/>
            </w:rPr>
            <w:t>3</w:t>
          </w:r>
          <w:r w:rsidRPr="008C27CA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  <w:shd w:val="clear" w:color="auto" w:fill="auto"/>
        </w:tcPr>
        <w:p w14:paraId="59480CB8" w14:textId="3A3E8999" w:rsidR="00B3424E" w:rsidRDefault="00B3424E" w:rsidP="008C27CA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7237384F" wp14:editId="58A482E6">
                <wp:extent cx="1371600" cy="284480"/>
                <wp:effectExtent l="0" t="0" r="0" b="0"/>
                <wp:docPr id="2" name="Рисунок 2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7184199" w14:textId="68C2FE1D" w:rsidR="00B3424E" w:rsidRPr="001F65A4" w:rsidRDefault="00B3424E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89956DC" wp14:editId="6AE83194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C7FBC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loMEgIAACk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0EB5D" w14:textId="51B0E7C1" w:rsidR="00B3424E" w:rsidRDefault="00B3424E" w:rsidP="00214E51">
    <w:pPr>
      <w:pStyle w:val="a5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AB21105" wp14:editId="4F858E4C">
              <wp:simplePos x="0" y="0"/>
              <wp:positionH relativeFrom="column">
                <wp:posOffset>-137795</wp:posOffset>
              </wp:positionH>
              <wp:positionV relativeFrom="paragraph">
                <wp:posOffset>581025</wp:posOffset>
              </wp:positionV>
              <wp:extent cx="7043420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E3F84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45.75pt" to="543.7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" o:allowincell="f" strokeweight="1.5pt"/>
          </w:pict>
        </mc:Fallback>
      </mc:AlternateContent>
    </w:r>
    <w:r>
      <w:rPr>
        <w:noProof/>
        <w:lang w:val="en-US"/>
      </w:rPr>
      <w:drawing>
        <wp:inline distT="0" distB="0" distL="0" distR="0" wp14:anchorId="60D28F37" wp14:editId="794056A3">
          <wp:extent cx="1621790" cy="474345"/>
          <wp:effectExtent l="0" t="0" r="0" b="0"/>
          <wp:docPr id="3" name="Рисунок 3" descr="alfa-ban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lfa-bank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1790" cy="474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1C504F45"/>
    <w:multiLevelType w:val="multilevel"/>
    <w:tmpl w:val="A93E42C4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2E6809"/>
    <w:multiLevelType w:val="hybridMultilevel"/>
    <w:tmpl w:val="C61CC3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57006"/>
    <w:multiLevelType w:val="hybridMultilevel"/>
    <w:tmpl w:val="0E262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F4F40"/>
    <w:multiLevelType w:val="hybridMultilevel"/>
    <w:tmpl w:val="4342A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D2F09"/>
    <w:multiLevelType w:val="hybridMultilevel"/>
    <w:tmpl w:val="35124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F512E"/>
    <w:multiLevelType w:val="hybridMultilevel"/>
    <w:tmpl w:val="2D2A236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F2B2A"/>
    <w:multiLevelType w:val="hybridMultilevel"/>
    <w:tmpl w:val="35820B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7DB1719"/>
    <w:multiLevelType w:val="hybridMultilevel"/>
    <w:tmpl w:val="9AB468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5B3B36"/>
    <w:multiLevelType w:val="multilevel"/>
    <w:tmpl w:val="8DFC6402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9"/>
  </w:num>
  <w:num w:numId="5">
    <w:abstractNumId w:val="8"/>
  </w:num>
  <w:num w:numId="6">
    <w:abstractNumId w:val="10"/>
  </w:num>
  <w:num w:numId="7">
    <w:abstractNumId w:val="2"/>
  </w:num>
  <w:num w:numId="8">
    <w:abstractNumId w:val="11"/>
  </w:num>
  <w:num w:numId="9">
    <w:abstractNumId w:val="4"/>
  </w:num>
  <w:num w:numId="10">
    <w:abstractNumId w:val="7"/>
  </w:num>
  <w:num w:numId="11">
    <w:abstractNumId w:val="1"/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laude">
    <w15:presenceInfo w15:providerId="None" w15:userId="Claude"/>
  </w15:person>
  <w15:person w15:author="ALI">
    <w15:presenceInfo w15:providerId="None" w15:userId="A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02FC"/>
    <w:rsid w:val="00021862"/>
    <w:rsid w:val="000218B9"/>
    <w:rsid w:val="0002305A"/>
    <w:rsid w:val="00024375"/>
    <w:rsid w:val="00025BB6"/>
    <w:rsid w:val="000307C8"/>
    <w:rsid w:val="00030D24"/>
    <w:rsid w:val="000318C0"/>
    <w:rsid w:val="000322AF"/>
    <w:rsid w:val="00032BA6"/>
    <w:rsid w:val="0003601B"/>
    <w:rsid w:val="00040588"/>
    <w:rsid w:val="00040CC5"/>
    <w:rsid w:val="00041CB1"/>
    <w:rsid w:val="00042DFB"/>
    <w:rsid w:val="0004318C"/>
    <w:rsid w:val="00044C74"/>
    <w:rsid w:val="00046007"/>
    <w:rsid w:val="000468E8"/>
    <w:rsid w:val="0005119A"/>
    <w:rsid w:val="00052E89"/>
    <w:rsid w:val="00053AB8"/>
    <w:rsid w:val="00053FE4"/>
    <w:rsid w:val="0005638F"/>
    <w:rsid w:val="00056679"/>
    <w:rsid w:val="00056D9A"/>
    <w:rsid w:val="00056E64"/>
    <w:rsid w:val="00060A56"/>
    <w:rsid w:val="00060A77"/>
    <w:rsid w:val="000612F6"/>
    <w:rsid w:val="00061A9E"/>
    <w:rsid w:val="00061E57"/>
    <w:rsid w:val="0006233E"/>
    <w:rsid w:val="00063C99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439C"/>
    <w:rsid w:val="000B50B8"/>
    <w:rsid w:val="000B57C0"/>
    <w:rsid w:val="000B6E11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19B"/>
    <w:rsid w:val="000D0F0F"/>
    <w:rsid w:val="000D2572"/>
    <w:rsid w:val="000D2782"/>
    <w:rsid w:val="000D33BB"/>
    <w:rsid w:val="000D43DC"/>
    <w:rsid w:val="000D4B91"/>
    <w:rsid w:val="000D654A"/>
    <w:rsid w:val="000E2CBC"/>
    <w:rsid w:val="000E3187"/>
    <w:rsid w:val="000E6A62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5A7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3992"/>
    <w:rsid w:val="00125221"/>
    <w:rsid w:val="001256D2"/>
    <w:rsid w:val="00130415"/>
    <w:rsid w:val="00132D99"/>
    <w:rsid w:val="00133693"/>
    <w:rsid w:val="00133D61"/>
    <w:rsid w:val="00134C02"/>
    <w:rsid w:val="001359E8"/>
    <w:rsid w:val="00135E4A"/>
    <w:rsid w:val="001364D0"/>
    <w:rsid w:val="001365AB"/>
    <w:rsid w:val="00137DB8"/>
    <w:rsid w:val="00140FEA"/>
    <w:rsid w:val="0014152B"/>
    <w:rsid w:val="00145BEB"/>
    <w:rsid w:val="0015179E"/>
    <w:rsid w:val="001533A1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736"/>
    <w:rsid w:val="00171D56"/>
    <w:rsid w:val="0017223E"/>
    <w:rsid w:val="001724A1"/>
    <w:rsid w:val="00172B37"/>
    <w:rsid w:val="00173023"/>
    <w:rsid w:val="001733AC"/>
    <w:rsid w:val="001741CD"/>
    <w:rsid w:val="00174867"/>
    <w:rsid w:val="00175609"/>
    <w:rsid w:val="001809D4"/>
    <w:rsid w:val="001816EC"/>
    <w:rsid w:val="00181F8A"/>
    <w:rsid w:val="00183329"/>
    <w:rsid w:val="001848CB"/>
    <w:rsid w:val="0018495A"/>
    <w:rsid w:val="001910AF"/>
    <w:rsid w:val="00191142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1C3"/>
    <w:rsid w:val="001D136C"/>
    <w:rsid w:val="001D354C"/>
    <w:rsid w:val="001D48F6"/>
    <w:rsid w:val="001D57B8"/>
    <w:rsid w:val="001D7E14"/>
    <w:rsid w:val="001E2248"/>
    <w:rsid w:val="001E2A6B"/>
    <w:rsid w:val="001E3138"/>
    <w:rsid w:val="001E3743"/>
    <w:rsid w:val="001E6D00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1F76A9"/>
    <w:rsid w:val="002001C4"/>
    <w:rsid w:val="002005A0"/>
    <w:rsid w:val="00200AD7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360"/>
    <w:rsid w:val="002439EE"/>
    <w:rsid w:val="00243C88"/>
    <w:rsid w:val="00246B1A"/>
    <w:rsid w:val="002470CB"/>
    <w:rsid w:val="00247B60"/>
    <w:rsid w:val="00247BD2"/>
    <w:rsid w:val="00250184"/>
    <w:rsid w:val="00250202"/>
    <w:rsid w:val="00250CF5"/>
    <w:rsid w:val="00251B7E"/>
    <w:rsid w:val="00251DAB"/>
    <w:rsid w:val="00252FD0"/>
    <w:rsid w:val="00253838"/>
    <w:rsid w:val="00254B7F"/>
    <w:rsid w:val="0025511C"/>
    <w:rsid w:val="00255AAB"/>
    <w:rsid w:val="00255EBF"/>
    <w:rsid w:val="00256806"/>
    <w:rsid w:val="00256ECD"/>
    <w:rsid w:val="00257751"/>
    <w:rsid w:val="00257A90"/>
    <w:rsid w:val="00257BC2"/>
    <w:rsid w:val="002604CA"/>
    <w:rsid w:val="002604E1"/>
    <w:rsid w:val="00260E10"/>
    <w:rsid w:val="002620D1"/>
    <w:rsid w:val="002639C9"/>
    <w:rsid w:val="00263A95"/>
    <w:rsid w:val="002661BA"/>
    <w:rsid w:val="0026654B"/>
    <w:rsid w:val="0026745B"/>
    <w:rsid w:val="00267CDA"/>
    <w:rsid w:val="0027010A"/>
    <w:rsid w:val="00270170"/>
    <w:rsid w:val="002728AE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442F"/>
    <w:rsid w:val="00294CBA"/>
    <w:rsid w:val="002978A8"/>
    <w:rsid w:val="00297D97"/>
    <w:rsid w:val="002A12B2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18B6"/>
    <w:rsid w:val="002C241D"/>
    <w:rsid w:val="002C3077"/>
    <w:rsid w:val="002C31BD"/>
    <w:rsid w:val="002C44B7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0BC3"/>
    <w:rsid w:val="002E1204"/>
    <w:rsid w:val="002E1E66"/>
    <w:rsid w:val="002E2E3F"/>
    <w:rsid w:val="002E49C3"/>
    <w:rsid w:val="002E534B"/>
    <w:rsid w:val="002E6AE7"/>
    <w:rsid w:val="002E7D0C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419"/>
    <w:rsid w:val="00307EB3"/>
    <w:rsid w:val="00310568"/>
    <w:rsid w:val="003134B9"/>
    <w:rsid w:val="00314A29"/>
    <w:rsid w:val="003175AC"/>
    <w:rsid w:val="0031790E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3727B"/>
    <w:rsid w:val="00337877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17E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5DB9"/>
    <w:rsid w:val="0038641B"/>
    <w:rsid w:val="00387317"/>
    <w:rsid w:val="0038747D"/>
    <w:rsid w:val="00387894"/>
    <w:rsid w:val="0039011D"/>
    <w:rsid w:val="00395007"/>
    <w:rsid w:val="003951C4"/>
    <w:rsid w:val="003953B3"/>
    <w:rsid w:val="003954CE"/>
    <w:rsid w:val="00395563"/>
    <w:rsid w:val="00395985"/>
    <w:rsid w:val="00395BF8"/>
    <w:rsid w:val="00395CCC"/>
    <w:rsid w:val="00396009"/>
    <w:rsid w:val="0039625C"/>
    <w:rsid w:val="00396891"/>
    <w:rsid w:val="003969D4"/>
    <w:rsid w:val="003A1AD5"/>
    <w:rsid w:val="003A1B94"/>
    <w:rsid w:val="003A325C"/>
    <w:rsid w:val="003A5CCC"/>
    <w:rsid w:val="003B0173"/>
    <w:rsid w:val="003B0AD7"/>
    <w:rsid w:val="003B2838"/>
    <w:rsid w:val="003B3DD4"/>
    <w:rsid w:val="003B6E6D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C6DD3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3D2C"/>
    <w:rsid w:val="003E4C88"/>
    <w:rsid w:val="003E58F8"/>
    <w:rsid w:val="003E5C41"/>
    <w:rsid w:val="003E724E"/>
    <w:rsid w:val="003E7D4B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4DB"/>
    <w:rsid w:val="004106CC"/>
    <w:rsid w:val="00410760"/>
    <w:rsid w:val="004112D7"/>
    <w:rsid w:val="00411308"/>
    <w:rsid w:val="004154DD"/>
    <w:rsid w:val="004162C2"/>
    <w:rsid w:val="004167A4"/>
    <w:rsid w:val="00420482"/>
    <w:rsid w:val="004222D6"/>
    <w:rsid w:val="004224E6"/>
    <w:rsid w:val="00422E73"/>
    <w:rsid w:val="004237B3"/>
    <w:rsid w:val="004243A7"/>
    <w:rsid w:val="00424DBB"/>
    <w:rsid w:val="00425894"/>
    <w:rsid w:val="004260C4"/>
    <w:rsid w:val="004264D8"/>
    <w:rsid w:val="0042659A"/>
    <w:rsid w:val="00426B10"/>
    <w:rsid w:val="004274FB"/>
    <w:rsid w:val="004340E9"/>
    <w:rsid w:val="00434447"/>
    <w:rsid w:val="004348D1"/>
    <w:rsid w:val="00434D46"/>
    <w:rsid w:val="00436DD9"/>
    <w:rsid w:val="00437066"/>
    <w:rsid w:val="00437355"/>
    <w:rsid w:val="004379EC"/>
    <w:rsid w:val="0044052D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A2F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5E87"/>
    <w:rsid w:val="00477800"/>
    <w:rsid w:val="004801DA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3A0A"/>
    <w:rsid w:val="0049742F"/>
    <w:rsid w:val="004A06F0"/>
    <w:rsid w:val="004A10E9"/>
    <w:rsid w:val="004A1574"/>
    <w:rsid w:val="004A1F32"/>
    <w:rsid w:val="004A2A8D"/>
    <w:rsid w:val="004A2C41"/>
    <w:rsid w:val="004A387D"/>
    <w:rsid w:val="004A62C7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0F61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B26"/>
    <w:rsid w:val="004E7D97"/>
    <w:rsid w:val="004F13F9"/>
    <w:rsid w:val="004F4078"/>
    <w:rsid w:val="004F4108"/>
    <w:rsid w:val="004F4E46"/>
    <w:rsid w:val="004F5773"/>
    <w:rsid w:val="004F597A"/>
    <w:rsid w:val="0050046A"/>
    <w:rsid w:val="005005E5"/>
    <w:rsid w:val="00500651"/>
    <w:rsid w:val="005027ED"/>
    <w:rsid w:val="005030F6"/>
    <w:rsid w:val="00503106"/>
    <w:rsid w:val="00503BFD"/>
    <w:rsid w:val="005055E8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6F9C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0D3D"/>
    <w:rsid w:val="00540DE1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579BF"/>
    <w:rsid w:val="00557FBE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100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0468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78A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3FA"/>
    <w:rsid w:val="005C5518"/>
    <w:rsid w:val="005C6F7E"/>
    <w:rsid w:val="005C7D19"/>
    <w:rsid w:val="005D0522"/>
    <w:rsid w:val="005D072E"/>
    <w:rsid w:val="005D1324"/>
    <w:rsid w:val="005D1CCC"/>
    <w:rsid w:val="005D2096"/>
    <w:rsid w:val="005D226A"/>
    <w:rsid w:val="005D357B"/>
    <w:rsid w:val="005D35EA"/>
    <w:rsid w:val="005D3C40"/>
    <w:rsid w:val="005D4211"/>
    <w:rsid w:val="005D5202"/>
    <w:rsid w:val="005D5F7B"/>
    <w:rsid w:val="005D6B8B"/>
    <w:rsid w:val="005E0AB7"/>
    <w:rsid w:val="005E26B8"/>
    <w:rsid w:val="005E2DDE"/>
    <w:rsid w:val="005E4CFF"/>
    <w:rsid w:val="005E536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432B"/>
    <w:rsid w:val="006061BF"/>
    <w:rsid w:val="006068D5"/>
    <w:rsid w:val="00606A0C"/>
    <w:rsid w:val="0060718A"/>
    <w:rsid w:val="006074E4"/>
    <w:rsid w:val="006101AF"/>
    <w:rsid w:val="00610463"/>
    <w:rsid w:val="00611AB6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4E79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2DF"/>
    <w:rsid w:val="0065792A"/>
    <w:rsid w:val="006603B2"/>
    <w:rsid w:val="006615BB"/>
    <w:rsid w:val="006629B8"/>
    <w:rsid w:val="006648C5"/>
    <w:rsid w:val="00670A53"/>
    <w:rsid w:val="0067209B"/>
    <w:rsid w:val="006728BB"/>
    <w:rsid w:val="00673C3B"/>
    <w:rsid w:val="00674B8B"/>
    <w:rsid w:val="00674C33"/>
    <w:rsid w:val="00674CE1"/>
    <w:rsid w:val="00676BB8"/>
    <w:rsid w:val="00676FF0"/>
    <w:rsid w:val="00680026"/>
    <w:rsid w:val="00680F80"/>
    <w:rsid w:val="006810D9"/>
    <w:rsid w:val="0068404A"/>
    <w:rsid w:val="00684F13"/>
    <w:rsid w:val="00685761"/>
    <w:rsid w:val="00687DEA"/>
    <w:rsid w:val="006907FF"/>
    <w:rsid w:val="00691F4C"/>
    <w:rsid w:val="00694E24"/>
    <w:rsid w:val="00695BB9"/>
    <w:rsid w:val="0069674A"/>
    <w:rsid w:val="00697A54"/>
    <w:rsid w:val="006A317B"/>
    <w:rsid w:val="006A3A8C"/>
    <w:rsid w:val="006A5699"/>
    <w:rsid w:val="006A600B"/>
    <w:rsid w:val="006A6DEA"/>
    <w:rsid w:val="006A7837"/>
    <w:rsid w:val="006A7DE8"/>
    <w:rsid w:val="006B03BD"/>
    <w:rsid w:val="006B03E8"/>
    <w:rsid w:val="006B0F0C"/>
    <w:rsid w:val="006B19DF"/>
    <w:rsid w:val="006B2E5C"/>
    <w:rsid w:val="006B30E9"/>
    <w:rsid w:val="006B3E7D"/>
    <w:rsid w:val="006B41BB"/>
    <w:rsid w:val="006B6FC2"/>
    <w:rsid w:val="006C0320"/>
    <w:rsid w:val="006C3504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150"/>
    <w:rsid w:val="006D08B1"/>
    <w:rsid w:val="006D10DE"/>
    <w:rsid w:val="006D1DF1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5826"/>
    <w:rsid w:val="006F6DFA"/>
    <w:rsid w:val="006F6F57"/>
    <w:rsid w:val="006F703C"/>
    <w:rsid w:val="006F7653"/>
    <w:rsid w:val="006F7C57"/>
    <w:rsid w:val="0070034F"/>
    <w:rsid w:val="0070077F"/>
    <w:rsid w:val="00702206"/>
    <w:rsid w:val="00702A79"/>
    <w:rsid w:val="00703CBB"/>
    <w:rsid w:val="00704DF6"/>
    <w:rsid w:val="007052C1"/>
    <w:rsid w:val="007076A6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41C9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2FC3"/>
    <w:rsid w:val="007430E3"/>
    <w:rsid w:val="007431A9"/>
    <w:rsid w:val="0074374D"/>
    <w:rsid w:val="00744C78"/>
    <w:rsid w:val="0074525B"/>
    <w:rsid w:val="00745A09"/>
    <w:rsid w:val="00747596"/>
    <w:rsid w:val="00747A36"/>
    <w:rsid w:val="00747BC9"/>
    <w:rsid w:val="00747D9C"/>
    <w:rsid w:val="00750CCF"/>
    <w:rsid w:val="00753292"/>
    <w:rsid w:val="00753AE6"/>
    <w:rsid w:val="00754217"/>
    <w:rsid w:val="00755DFD"/>
    <w:rsid w:val="007566D2"/>
    <w:rsid w:val="00757959"/>
    <w:rsid w:val="00757AC4"/>
    <w:rsid w:val="007601C9"/>
    <w:rsid w:val="00761D57"/>
    <w:rsid w:val="007628AB"/>
    <w:rsid w:val="007628E4"/>
    <w:rsid w:val="00764C28"/>
    <w:rsid w:val="00765298"/>
    <w:rsid w:val="00765C82"/>
    <w:rsid w:val="007660C7"/>
    <w:rsid w:val="00770B07"/>
    <w:rsid w:val="00776537"/>
    <w:rsid w:val="00776F1E"/>
    <w:rsid w:val="00782550"/>
    <w:rsid w:val="00782F62"/>
    <w:rsid w:val="00784972"/>
    <w:rsid w:val="00785973"/>
    <w:rsid w:val="007864CB"/>
    <w:rsid w:val="00786AD9"/>
    <w:rsid w:val="00786D7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977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520F"/>
    <w:rsid w:val="007D6CB5"/>
    <w:rsid w:val="007D6F8A"/>
    <w:rsid w:val="007E12F1"/>
    <w:rsid w:val="007E2162"/>
    <w:rsid w:val="007E451A"/>
    <w:rsid w:val="007E574D"/>
    <w:rsid w:val="007E5846"/>
    <w:rsid w:val="007E663F"/>
    <w:rsid w:val="007E68CC"/>
    <w:rsid w:val="007E751F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7F63AD"/>
    <w:rsid w:val="007F703D"/>
    <w:rsid w:val="00801965"/>
    <w:rsid w:val="008019FF"/>
    <w:rsid w:val="00802CAF"/>
    <w:rsid w:val="00803957"/>
    <w:rsid w:val="00804C68"/>
    <w:rsid w:val="00804E4C"/>
    <w:rsid w:val="00804FF1"/>
    <w:rsid w:val="008061AF"/>
    <w:rsid w:val="0080674A"/>
    <w:rsid w:val="00807FEF"/>
    <w:rsid w:val="00810014"/>
    <w:rsid w:val="00810035"/>
    <w:rsid w:val="008104D5"/>
    <w:rsid w:val="00810C6B"/>
    <w:rsid w:val="008115D3"/>
    <w:rsid w:val="00811EE1"/>
    <w:rsid w:val="008138C1"/>
    <w:rsid w:val="00814571"/>
    <w:rsid w:val="00814D82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A85"/>
    <w:rsid w:val="00853B1B"/>
    <w:rsid w:val="00854A97"/>
    <w:rsid w:val="00854C62"/>
    <w:rsid w:val="008555AF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4946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513"/>
    <w:rsid w:val="00892A12"/>
    <w:rsid w:val="00892ECA"/>
    <w:rsid w:val="00895E6E"/>
    <w:rsid w:val="00895FEB"/>
    <w:rsid w:val="0089683C"/>
    <w:rsid w:val="008A0502"/>
    <w:rsid w:val="008A15C4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27CA"/>
    <w:rsid w:val="008C327B"/>
    <w:rsid w:val="008C3862"/>
    <w:rsid w:val="008C4405"/>
    <w:rsid w:val="008C44BF"/>
    <w:rsid w:val="008C49CE"/>
    <w:rsid w:val="008C53CA"/>
    <w:rsid w:val="008C5447"/>
    <w:rsid w:val="008C641B"/>
    <w:rsid w:val="008C64DB"/>
    <w:rsid w:val="008C7E72"/>
    <w:rsid w:val="008D0EB1"/>
    <w:rsid w:val="008D1498"/>
    <w:rsid w:val="008D1D56"/>
    <w:rsid w:val="008D2585"/>
    <w:rsid w:val="008D372C"/>
    <w:rsid w:val="008D4153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3FAF"/>
    <w:rsid w:val="008F635A"/>
    <w:rsid w:val="008F6492"/>
    <w:rsid w:val="008F6872"/>
    <w:rsid w:val="008F6D87"/>
    <w:rsid w:val="00901D8E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2770F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57A44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021"/>
    <w:rsid w:val="00980534"/>
    <w:rsid w:val="009808EF"/>
    <w:rsid w:val="0098197A"/>
    <w:rsid w:val="00981A9B"/>
    <w:rsid w:val="00981B99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4784"/>
    <w:rsid w:val="00995060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9E5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159C"/>
    <w:rsid w:val="009E161B"/>
    <w:rsid w:val="009E4613"/>
    <w:rsid w:val="009E56FA"/>
    <w:rsid w:val="009E7132"/>
    <w:rsid w:val="009E7610"/>
    <w:rsid w:val="009F0BC2"/>
    <w:rsid w:val="009F2A80"/>
    <w:rsid w:val="009F2B3B"/>
    <w:rsid w:val="009F3A32"/>
    <w:rsid w:val="009F410C"/>
    <w:rsid w:val="009F4357"/>
    <w:rsid w:val="009F4EAC"/>
    <w:rsid w:val="009F5C6A"/>
    <w:rsid w:val="009F6566"/>
    <w:rsid w:val="009F6FFA"/>
    <w:rsid w:val="009F7C1F"/>
    <w:rsid w:val="009F7EF0"/>
    <w:rsid w:val="00A0044C"/>
    <w:rsid w:val="00A00756"/>
    <w:rsid w:val="00A00C5D"/>
    <w:rsid w:val="00A02CE7"/>
    <w:rsid w:val="00A03319"/>
    <w:rsid w:val="00A036D2"/>
    <w:rsid w:val="00A0466E"/>
    <w:rsid w:val="00A057AD"/>
    <w:rsid w:val="00A1169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03A"/>
    <w:rsid w:val="00A235D3"/>
    <w:rsid w:val="00A242BE"/>
    <w:rsid w:val="00A250D8"/>
    <w:rsid w:val="00A302FF"/>
    <w:rsid w:val="00A30F8A"/>
    <w:rsid w:val="00A3103D"/>
    <w:rsid w:val="00A32FBB"/>
    <w:rsid w:val="00A349ED"/>
    <w:rsid w:val="00A35261"/>
    <w:rsid w:val="00A352DA"/>
    <w:rsid w:val="00A35A3C"/>
    <w:rsid w:val="00A35BB8"/>
    <w:rsid w:val="00A369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44FEC"/>
    <w:rsid w:val="00A50317"/>
    <w:rsid w:val="00A52A05"/>
    <w:rsid w:val="00A5578E"/>
    <w:rsid w:val="00A55BDD"/>
    <w:rsid w:val="00A60841"/>
    <w:rsid w:val="00A61974"/>
    <w:rsid w:val="00A61A0F"/>
    <w:rsid w:val="00A6438C"/>
    <w:rsid w:val="00A6538B"/>
    <w:rsid w:val="00A65C73"/>
    <w:rsid w:val="00A676AB"/>
    <w:rsid w:val="00A70A30"/>
    <w:rsid w:val="00A718E4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57"/>
    <w:rsid w:val="00AA1FD8"/>
    <w:rsid w:val="00AA23A0"/>
    <w:rsid w:val="00AA290B"/>
    <w:rsid w:val="00AA4522"/>
    <w:rsid w:val="00AA4913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B2B"/>
    <w:rsid w:val="00AB3FCF"/>
    <w:rsid w:val="00AB411E"/>
    <w:rsid w:val="00AB51B9"/>
    <w:rsid w:val="00AB6745"/>
    <w:rsid w:val="00AB697D"/>
    <w:rsid w:val="00AB7307"/>
    <w:rsid w:val="00AC0A75"/>
    <w:rsid w:val="00AC0B0C"/>
    <w:rsid w:val="00AC0F1B"/>
    <w:rsid w:val="00AC2A0F"/>
    <w:rsid w:val="00AC376F"/>
    <w:rsid w:val="00AC3890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5414"/>
    <w:rsid w:val="00B07D69"/>
    <w:rsid w:val="00B10E35"/>
    <w:rsid w:val="00B11243"/>
    <w:rsid w:val="00B12FD4"/>
    <w:rsid w:val="00B13157"/>
    <w:rsid w:val="00B1333C"/>
    <w:rsid w:val="00B138C3"/>
    <w:rsid w:val="00B1442D"/>
    <w:rsid w:val="00B20A73"/>
    <w:rsid w:val="00B24A36"/>
    <w:rsid w:val="00B2552E"/>
    <w:rsid w:val="00B259D4"/>
    <w:rsid w:val="00B26EEE"/>
    <w:rsid w:val="00B31A9C"/>
    <w:rsid w:val="00B31C64"/>
    <w:rsid w:val="00B32C72"/>
    <w:rsid w:val="00B3424E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CCB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345C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C81"/>
    <w:rsid w:val="00B92D9A"/>
    <w:rsid w:val="00B94344"/>
    <w:rsid w:val="00B95364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A71E0"/>
    <w:rsid w:val="00BB048C"/>
    <w:rsid w:val="00BB0BAE"/>
    <w:rsid w:val="00BB0DD1"/>
    <w:rsid w:val="00BB1EBE"/>
    <w:rsid w:val="00BB4482"/>
    <w:rsid w:val="00BB518E"/>
    <w:rsid w:val="00BB5543"/>
    <w:rsid w:val="00BC1964"/>
    <w:rsid w:val="00BC3508"/>
    <w:rsid w:val="00BC5FC5"/>
    <w:rsid w:val="00BC75FF"/>
    <w:rsid w:val="00BD09D3"/>
    <w:rsid w:val="00BD1F15"/>
    <w:rsid w:val="00BD370D"/>
    <w:rsid w:val="00BD3BB9"/>
    <w:rsid w:val="00BD3CAE"/>
    <w:rsid w:val="00BD4905"/>
    <w:rsid w:val="00BD4FB1"/>
    <w:rsid w:val="00BD5E62"/>
    <w:rsid w:val="00BD7B75"/>
    <w:rsid w:val="00BE3D4D"/>
    <w:rsid w:val="00BE55FA"/>
    <w:rsid w:val="00BE5D2A"/>
    <w:rsid w:val="00BE675A"/>
    <w:rsid w:val="00BE7124"/>
    <w:rsid w:val="00BE71D3"/>
    <w:rsid w:val="00BE7CF4"/>
    <w:rsid w:val="00BF17D2"/>
    <w:rsid w:val="00BF2F03"/>
    <w:rsid w:val="00BF483D"/>
    <w:rsid w:val="00BF4DB1"/>
    <w:rsid w:val="00BF6577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08DB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4F0"/>
    <w:rsid w:val="00C21B8C"/>
    <w:rsid w:val="00C23163"/>
    <w:rsid w:val="00C23420"/>
    <w:rsid w:val="00C234F9"/>
    <w:rsid w:val="00C24EE3"/>
    <w:rsid w:val="00C26705"/>
    <w:rsid w:val="00C277F8"/>
    <w:rsid w:val="00C32FE3"/>
    <w:rsid w:val="00C40E4F"/>
    <w:rsid w:val="00C4120B"/>
    <w:rsid w:val="00C41DC8"/>
    <w:rsid w:val="00C42140"/>
    <w:rsid w:val="00C425DE"/>
    <w:rsid w:val="00C4386C"/>
    <w:rsid w:val="00C4387E"/>
    <w:rsid w:val="00C4769C"/>
    <w:rsid w:val="00C476EE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573D3"/>
    <w:rsid w:val="00C63A1C"/>
    <w:rsid w:val="00C641AB"/>
    <w:rsid w:val="00C648F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0970"/>
    <w:rsid w:val="00CA0DF7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D68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0831"/>
    <w:rsid w:val="00CE1478"/>
    <w:rsid w:val="00CE1C8B"/>
    <w:rsid w:val="00CE3DF0"/>
    <w:rsid w:val="00CE4A58"/>
    <w:rsid w:val="00CE533C"/>
    <w:rsid w:val="00CE5426"/>
    <w:rsid w:val="00CF15FC"/>
    <w:rsid w:val="00CF2552"/>
    <w:rsid w:val="00CF32E8"/>
    <w:rsid w:val="00CF3C26"/>
    <w:rsid w:val="00CF51C6"/>
    <w:rsid w:val="00CF5DAE"/>
    <w:rsid w:val="00CF6DCB"/>
    <w:rsid w:val="00CF70EB"/>
    <w:rsid w:val="00CF7207"/>
    <w:rsid w:val="00CF74D2"/>
    <w:rsid w:val="00CF776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38D"/>
    <w:rsid w:val="00D34D9C"/>
    <w:rsid w:val="00D35750"/>
    <w:rsid w:val="00D375D5"/>
    <w:rsid w:val="00D37BE5"/>
    <w:rsid w:val="00D415B2"/>
    <w:rsid w:val="00D425D3"/>
    <w:rsid w:val="00D4264A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5DC5"/>
    <w:rsid w:val="00D67D32"/>
    <w:rsid w:val="00D7005C"/>
    <w:rsid w:val="00D72746"/>
    <w:rsid w:val="00D73470"/>
    <w:rsid w:val="00D7561C"/>
    <w:rsid w:val="00D76F25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2F18"/>
    <w:rsid w:val="00D94504"/>
    <w:rsid w:val="00D96F22"/>
    <w:rsid w:val="00D97A40"/>
    <w:rsid w:val="00DA069D"/>
    <w:rsid w:val="00DA3480"/>
    <w:rsid w:val="00DA4A64"/>
    <w:rsid w:val="00DA5BDD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73FD"/>
    <w:rsid w:val="00DE0AE8"/>
    <w:rsid w:val="00DE1B0E"/>
    <w:rsid w:val="00DE25C3"/>
    <w:rsid w:val="00DE3184"/>
    <w:rsid w:val="00DE3768"/>
    <w:rsid w:val="00DE377A"/>
    <w:rsid w:val="00DE3D28"/>
    <w:rsid w:val="00DE42DE"/>
    <w:rsid w:val="00DE44EF"/>
    <w:rsid w:val="00DE4728"/>
    <w:rsid w:val="00DE5A8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06CB"/>
    <w:rsid w:val="00E10CB0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5257"/>
    <w:rsid w:val="00E555C9"/>
    <w:rsid w:val="00E56369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6D68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93FBD"/>
    <w:rsid w:val="00E95959"/>
    <w:rsid w:val="00E9666E"/>
    <w:rsid w:val="00EA07A5"/>
    <w:rsid w:val="00EA182B"/>
    <w:rsid w:val="00EA1B3E"/>
    <w:rsid w:val="00EA3284"/>
    <w:rsid w:val="00EA3421"/>
    <w:rsid w:val="00EA350F"/>
    <w:rsid w:val="00EA5EF3"/>
    <w:rsid w:val="00EB0847"/>
    <w:rsid w:val="00EB2C8B"/>
    <w:rsid w:val="00EB5582"/>
    <w:rsid w:val="00EB5ECC"/>
    <w:rsid w:val="00EB6F11"/>
    <w:rsid w:val="00EC05A4"/>
    <w:rsid w:val="00EC106C"/>
    <w:rsid w:val="00EC10C7"/>
    <w:rsid w:val="00EC3688"/>
    <w:rsid w:val="00EC3DB6"/>
    <w:rsid w:val="00EC55B6"/>
    <w:rsid w:val="00EC62C4"/>
    <w:rsid w:val="00EC68F7"/>
    <w:rsid w:val="00EC6E4A"/>
    <w:rsid w:val="00EC7B4D"/>
    <w:rsid w:val="00ED139A"/>
    <w:rsid w:val="00ED18D2"/>
    <w:rsid w:val="00ED2A87"/>
    <w:rsid w:val="00ED2D03"/>
    <w:rsid w:val="00ED4EE8"/>
    <w:rsid w:val="00ED5BAD"/>
    <w:rsid w:val="00ED5E0D"/>
    <w:rsid w:val="00ED6B46"/>
    <w:rsid w:val="00ED7BAA"/>
    <w:rsid w:val="00EE12C4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376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3DC3"/>
    <w:rsid w:val="00F460D8"/>
    <w:rsid w:val="00F47598"/>
    <w:rsid w:val="00F47A73"/>
    <w:rsid w:val="00F47C13"/>
    <w:rsid w:val="00F52A95"/>
    <w:rsid w:val="00F53461"/>
    <w:rsid w:val="00F53BB6"/>
    <w:rsid w:val="00F53EE3"/>
    <w:rsid w:val="00F55D17"/>
    <w:rsid w:val="00F56050"/>
    <w:rsid w:val="00F56171"/>
    <w:rsid w:val="00F56B54"/>
    <w:rsid w:val="00F6048A"/>
    <w:rsid w:val="00F61263"/>
    <w:rsid w:val="00F62014"/>
    <w:rsid w:val="00F62CC6"/>
    <w:rsid w:val="00F6339D"/>
    <w:rsid w:val="00F658B0"/>
    <w:rsid w:val="00F65AD0"/>
    <w:rsid w:val="00F675EB"/>
    <w:rsid w:val="00F70680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14"/>
    <w:rsid w:val="00F85E72"/>
    <w:rsid w:val="00F8698D"/>
    <w:rsid w:val="00F87835"/>
    <w:rsid w:val="00F90618"/>
    <w:rsid w:val="00F9151D"/>
    <w:rsid w:val="00F915BE"/>
    <w:rsid w:val="00F91B1D"/>
    <w:rsid w:val="00F95342"/>
    <w:rsid w:val="00F96CD5"/>
    <w:rsid w:val="00FA05CA"/>
    <w:rsid w:val="00FA1D00"/>
    <w:rsid w:val="00FA3C81"/>
    <w:rsid w:val="00FA41B9"/>
    <w:rsid w:val="00FA4E9D"/>
    <w:rsid w:val="00FA548F"/>
    <w:rsid w:val="00FA62EE"/>
    <w:rsid w:val="00FB1313"/>
    <w:rsid w:val="00FB386B"/>
    <w:rsid w:val="00FB3D95"/>
    <w:rsid w:val="00FB7D86"/>
    <w:rsid w:val="00FC0C7E"/>
    <w:rsid w:val="00FC27C1"/>
    <w:rsid w:val="00FC345A"/>
    <w:rsid w:val="00FC54A2"/>
    <w:rsid w:val="00FD0048"/>
    <w:rsid w:val="00FD0617"/>
    <w:rsid w:val="00FD0D7C"/>
    <w:rsid w:val="00FD198F"/>
    <w:rsid w:val="00FD1A20"/>
    <w:rsid w:val="00FD2D49"/>
    <w:rsid w:val="00FD4C61"/>
    <w:rsid w:val="00FD5084"/>
    <w:rsid w:val="00FD509F"/>
    <w:rsid w:val="00FD62A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0EC4"/>
    <w:rsid w:val="00FF2020"/>
    <w:rsid w:val="00FF3B55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9273411"/>
  <w15:chartTrackingRefBased/>
  <w15:docId w15:val="{3336F461-64FD-4B05-B14E-8587F599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3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4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6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  <w:style w:type="paragraph" w:customStyle="1" w:styleId="af5">
    <w:name w:val="Знак Знак"/>
    <w:basedOn w:val="a0"/>
    <w:rsid w:val="0044052D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styleId="af6">
    <w:name w:val="List Paragraph"/>
    <w:basedOn w:val="a0"/>
    <w:uiPriority w:val="34"/>
    <w:qFormat/>
    <w:rsid w:val="00061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55DFE-C24A-46EA-952C-A80B5CA84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10013</TotalTime>
  <Pages>29</Pages>
  <Words>9585</Words>
  <Characters>54635</Characters>
  <Application>Microsoft Office Word</Application>
  <DocSecurity>0</DocSecurity>
  <Lines>455</Lines>
  <Paragraphs>128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64092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25</cp:revision>
  <cp:lastPrinted>2010-03-22T11:21:00Z</cp:lastPrinted>
  <dcterms:created xsi:type="dcterms:W3CDTF">2023-06-19T07:21:00Z</dcterms:created>
  <dcterms:modified xsi:type="dcterms:W3CDTF">2026-08-20T12:29:00Z</dcterms:modified>
</cp:coreProperties>
</file>