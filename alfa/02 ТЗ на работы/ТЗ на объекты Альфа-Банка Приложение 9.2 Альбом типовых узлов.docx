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DB1" w:rsidRPr="007B27EE" w:rsidRDefault="006267AC" w:rsidP="006267AC">
      <w:pPr>
        <w:jc w:val="center"/>
        <w:rPr>
          <w:u w:val="single"/>
          <w:lang w:val="ru-RU"/>
        </w:rPr>
      </w:pPr>
      <w:r>
        <w:rPr>
          <w:u w:val="single"/>
          <w:lang w:val="ru-RU"/>
        </w:rPr>
        <w:t xml:space="preserve">РУКОВОДСТВО ПО МОНТАЖУ ИЗОЛЯЦИИ </w:t>
      </w:r>
      <w:r>
        <w:rPr>
          <w:u w:val="single"/>
        </w:rPr>
        <w:t>K</w:t>
      </w:r>
      <w:r w:rsidRPr="006267AC">
        <w:rPr>
          <w:u w:val="single"/>
          <w:lang w:val="ru-RU"/>
        </w:rPr>
        <w:t>-</w:t>
      </w:r>
      <w:r>
        <w:rPr>
          <w:u w:val="single"/>
        </w:rPr>
        <w:t>FLEX</w:t>
      </w:r>
      <w:r w:rsidR="007B27EE" w:rsidRPr="007B27EE">
        <w:rPr>
          <w:u w:val="single"/>
          <w:lang w:val="ru-RU"/>
        </w:rPr>
        <w:t xml:space="preserve"> </w:t>
      </w:r>
      <w:r w:rsidR="007B27EE">
        <w:rPr>
          <w:u w:val="single"/>
          <w:lang w:val="ru-RU"/>
        </w:rPr>
        <w:t>НА ВОЗДУХОВОДЫ</w:t>
      </w:r>
    </w:p>
    <w:p w:rsidR="006267AC" w:rsidRDefault="006267AC" w:rsidP="006267AC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1F32DE52" wp14:editId="012CDD8C">
            <wp:extent cx="6124575" cy="7800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6267AC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drawing>
          <wp:inline distT="0" distB="0" distL="0" distR="0" wp14:anchorId="62B35638" wp14:editId="10F971A7">
            <wp:extent cx="6057900" cy="739044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161" cy="739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46270123" wp14:editId="10545959">
            <wp:extent cx="6152515" cy="78955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01C59EB7" wp14:editId="3DE136D8">
            <wp:extent cx="6134100" cy="8239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4598F5" wp14:editId="0D09D4AF">
                <wp:simplePos x="0" y="0"/>
                <wp:positionH relativeFrom="column">
                  <wp:posOffset>5701665</wp:posOffset>
                </wp:positionH>
                <wp:positionV relativeFrom="paragraph">
                  <wp:posOffset>7914005</wp:posOffset>
                </wp:positionV>
                <wp:extent cx="285750" cy="295275"/>
                <wp:effectExtent l="0" t="0" r="19050" b="28575"/>
                <wp:wrapNone/>
                <wp:docPr id="29" name="Блок-схема: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EEB7F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9" o:spid="_x0000_s1026" type="#_x0000_t109" style="position:absolute;margin-left:448.95pt;margin-top:623.15pt;width:22.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A311482" wp14:editId="4487826F">
            <wp:extent cx="6143625" cy="8343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4598F5" wp14:editId="0D09D4AF">
                <wp:simplePos x="0" y="0"/>
                <wp:positionH relativeFrom="column">
                  <wp:posOffset>215265</wp:posOffset>
                </wp:positionH>
                <wp:positionV relativeFrom="paragraph">
                  <wp:posOffset>8056880</wp:posOffset>
                </wp:positionV>
                <wp:extent cx="285750" cy="295275"/>
                <wp:effectExtent l="0" t="0" r="19050" b="28575"/>
                <wp:wrapNone/>
                <wp:docPr id="30" name="Блок-схема: процесс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F754" id="Блок-схема: процесс 30" o:spid="_x0000_s1026" type="#_x0000_t109" style="position:absolute;margin-left:16.95pt;margin-top:634.4pt;width:22.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F9736D4" wp14:editId="7B64542C">
            <wp:extent cx="6076950" cy="8343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4598F5" wp14:editId="0D09D4AF">
                <wp:simplePos x="0" y="0"/>
                <wp:positionH relativeFrom="column">
                  <wp:posOffset>5663565</wp:posOffset>
                </wp:positionH>
                <wp:positionV relativeFrom="paragraph">
                  <wp:posOffset>7961630</wp:posOffset>
                </wp:positionV>
                <wp:extent cx="285750" cy="295275"/>
                <wp:effectExtent l="0" t="0" r="19050" b="28575"/>
                <wp:wrapNone/>
                <wp:docPr id="27" name="Блок-схема: процесс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FAF8" id="Блок-схема: процесс 27" o:spid="_x0000_s1026" type="#_x0000_t109" style="position:absolute;margin-left:445.95pt;margin-top:626.9pt;width:22.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10D66E74" wp14:editId="663D7858">
            <wp:extent cx="6080125" cy="8324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4598F5" wp14:editId="0D09D4AF">
                <wp:simplePos x="0" y="0"/>
                <wp:positionH relativeFrom="column">
                  <wp:posOffset>158115</wp:posOffset>
                </wp:positionH>
                <wp:positionV relativeFrom="paragraph">
                  <wp:posOffset>8085455</wp:posOffset>
                </wp:positionV>
                <wp:extent cx="285750" cy="295275"/>
                <wp:effectExtent l="0" t="0" r="19050" b="28575"/>
                <wp:wrapNone/>
                <wp:docPr id="28" name="Блок-схема: процесс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D4BD5" id="Блок-схема: процесс 28" o:spid="_x0000_s1026" type="#_x0000_t109" style="position:absolute;margin-left:12.45pt;margin-top:636.65pt;width:22.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EB4BEC8" wp14:editId="646BAD35">
            <wp:extent cx="6130290" cy="8372475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4598F5" wp14:editId="0D09D4AF">
                <wp:simplePos x="0" y="0"/>
                <wp:positionH relativeFrom="column">
                  <wp:posOffset>5701665</wp:posOffset>
                </wp:positionH>
                <wp:positionV relativeFrom="paragraph">
                  <wp:posOffset>7952105</wp:posOffset>
                </wp:positionV>
                <wp:extent cx="285750" cy="295275"/>
                <wp:effectExtent l="0" t="0" r="19050" b="28575"/>
                <wp:wrapNone/>
                <wp:docPr id="25" name="Блок-схема: процесс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D775" id="Блок-схема: процесс 25" o:spid="_x0000_s1026" type="#_x0000_t109" style="position:absolute;margin-left:448.95pt;margin-top:626.15pt;width:22.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1698CFB9" wp14:editId="6F67A83F">
            <wp:extent cx="6049010" cy="83439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4598F5" wp14:editId="0D09D4AF">
                <wp:simplePos x="0" y="0"/>
                <wp:positionH relativeFrom="column">
                  <wp:posOffset>177165</wp:posOffset>
                </wp:positionH>
                <wp:positionV relativeFrom="paragraph">
                  <wp:posOffset>8037830</wp:posOffset>
                </wp:positionV>
                <wp:extent cx="285750" cy="295275"/>
                <wp:effectExtent l="0" t="0" r="19050" b="28575"/>
                <wp:wrapNone/>
                <wp:docPr id="26" name="Блок-схема: процесс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2566" id="Блок-схема: процесс 26" o:spid="_x0000_s1026" type="#_x0000_t109" style="position:absolute;margin-left:13.95pt;margin-top:632.9pt;width:22.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DFD3285" wp14:editId="7160B537">
            <wp:extent cx="6115050" cy="8324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D0028A" wp14:editId="64FE2A84">
                <wp:simplePos x="0" y="0"/>
                <wp:positionH relativeFrom="column">
                  <wp:posOffset>5701665</wp:posOffset>
                </wp:positionH>
                <wp:positionV relativeFrom="paragraph">
                  <wp:posOffset>7952105</wp:posOffset>
                </wp:positionV>
                <wp:extent cx="285750" cy="295275"/>
                <wp:effectExtent l="0" t="0" r="19050" b="28575"/>
                <wp:wrapNone/>
                <wp:docPr id="24" name="Блок-схема: процесс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1EFB" id="Блок-схема: процесс 24" o:spid="_x0000_s1026" type="#_x0000_t109" style="position:absolute;margin-left:448.95pt;margin-top:626.15pt;width:22.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D2CEB72" wp14:editId="619AD49E">
            <wp:extent cx="6078220" cy="8372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AE76C" wp14:editId="17CCEE62">
                <wp:simplePos x="0" y="0"/>
                <wp:positionH relativeFrom="column">
                  <wp:posOffset>205740</wp:posOffset>
                </wp:positionH>
                <wp:positionV relativeFrom="paragraph">
                  <wp:posOffset>7923530</wp:posOffset>
                </wp:positionV>
                <wp:extent cx="285750" cy="419100"/>
                <wp:effectExtent l="0" t="0" r="19050" b="19050"/>
                <wp:wrapNone/>
                <wp:docPr id="23" name="Блок-схема: процесс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8CEBD" id="Блок-схема: процесс 23" o:spid="_x0000_s1026" type="#_x0000_t109" style="position:absolute;margin-left:16.2pt;margin-top:623.9pt;width:22.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" fillcolor="window" stroke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AE76C" wp14:editId="17CCEE62">
                <wp:simplePos x="0" y="0"/>
                <wp:positionH relativeFrom="column">
                  <wp:posOffset>5130165</wp:posOffset>
                </wp:positionH>
                <wp:positionV relativeFrom="paragraph">
                  <wp:posOffset>5113655</wp:posOffset>
                </wp:positionV>
                <wp:extent cx="285750" cy="419100"/>
                <wp:effectExtent l="0" t="0" r="19050" b="19050"/>
                <wp:wrapNone/>
                <wp:docPr id="22" name="Блок-схема: процесс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18DC" id="Блок-схема: процесс 22" o:spid="_x0000_s1026" type="#_x0000_t109" style="position:absolute;margin-left:403.95pt;margin-top:402.65pt;width:22.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7734E14" wp14:editId="221E1F97">
            <wp:extent cx="6051550" cy="83439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D14995" wp14:editId="1600BCDD">
                <wp:simplePos x="0" y="0"/>
                <wp:positionH relativeFrom="column">
                  <wp:posOffset>5625465</wp:posOffset>
                </wp:positionH>
                <wp:positionV relativeFrom="paragraph">
                  <wp:posOffset>8037830</wp:posOffset>
                </wp:positionV>
                <wp:extent cx="285750" cy="419100"/>
                <wp:effectExtent l="0" t="0" r="19050" b="19050"/>
                <wp:wrapNone/>
                <wp:docPr id="21" name="Блок-схема: процесс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D2219" id="Блок-схема: процесс 21" o:spid="_x0000_s1026" type="#_x0000_t109" style="position:absolute;margin-left:442.95pt;margin-top:632.9pt;width:22.5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280192B0" wp14:editId="4EFC1344">
            <wp:extent cx="6102985" cy="8362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3935F" wp14:editId="2A89581D">
                <wp:simplePos x="0" y="0"/>
                <wp:positionH relativeFrom="column">
                  <wp:posOffset>158115</wp:posOffset>
                </wp:positionH>
                <wp:positionV relativeFrom="paragraph">
                  <wp:posOffset>7952105</wp:posOffset>
                </wp:positionV>
                <wp:extent cx="342900" cy="314325"/>
                <wp:effectExtent l="0" t="0" r="19050" b="28575"/>
                <wp:wrapNone/>
                <wp:docPr id="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12F7C" id="Блок-схема: процесс 6" o:spid="_x0000_s1026" type="#_x0000_t109" style="position:absolute;margin-left:12.45pt;margin-top:626.15pt;width:27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0C6C43E4" wp14:editId="30DB9A8C">
            <wp:extent cx="6071235" cy="8372475"/>
            <wp:effectExtent l="0" t="0" r="571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5701665</wp:posOffset>
                </wp:positionH>
                <wp:positionV relativeFrom="paragraph">
                  <wp:posOffset>7866381</wp:posOffset>
                </wp:positionV>
                <wp:extent cx="285750" cy="419100"/>
                <wp:effectExtent l="0" t="0" r="19050" b="19050"/>
                <wp:wrapNone/>
                <wp:docPr id="2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FE45" id="Блок-схема: процесс 2" o:spid="_x0000_s1026" type="#_x0000_t109" style="position:absolute;margin-left:448.95pt;margin-top:619.4pt;width:22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" fillcolor="white [3212]" strokecolor="white [3212]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43B28101" wp14:editId="209997BC">
            <wp:extent cx="6080125" cy="83534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C8B72" wp14:editId="35BE6B7B">
                <wp:simplePos x="0" y="0"/>
                <wp:positionH relativeFrom="column">
                  <wp:posOffset>158115</wp:posOffset>
                </wp:positionH>
                <wp:positionV relativeFrom="paragraph">
                  <wp:posOffset>8028305</wp:posOffset>
                </wp:positionV>
                <wp:extent cx="342900" cy="419100"/>
                <wp:effectExtent l="0" t="0" r="19050" b="19050"/>
                <wp:wrapNone/>
                <wp:docPr id="5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D5FE2" id="Блок-схема: процесс 5" o:spid="_x0000_s1026" type="#_x0000_t109" style="position:absolute;margin-left:12.45pt;margin-top:632.15pt;width:27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70FF5B37" wp14:editId="0FB21CFB">
            <wp:extent cx="6095365" cy="83820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2D" w:rsidRPr="007B27EE" w:rsidRDefault="00A77B2D" w:rsidP="00A77B2D">
      <w:pPr>
        <w:jc w:val="center"/>
        <w:rPr>
          <w:u w:val="single"/>
          <w:lang w:val="ru-RU"/>
        </w:rPr>
      </w:pPr>
      <w:r>
        <w:rPr>
          <w:u w:val="single"/>
          <w:lang w:val="ru-RU"/>
        </w:rPr>
        <w:lastRenderedPageBreak/>
        <w:t>ДВЕРНОЙ БЛОК ЗАПАСНОГО ВЫХОДА</w:t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A77B2D" w:rsidRDefault="00A77B2D" w:rsidP="006267AC">
      <w:pPr>
        <w:jc w:val="center"/>
        <w:rPr>
          <w:u w:val="single"/>
          <w:lang w:val="ru-RU"/>
        </w:rPr>
      </w:pPr>
      <w:r>
        <w:rPr>
          <w:noProof/>
        </w:rPr>
        <w:drawing>
          <wp:inline distT="0" distB="0" distL="0" distR="0" wp14:anchorId="75F82C84" wp14:editId="6C2A62E6">
            <wp:extent cx="6332052" cy="43738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6602" cy="43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Pr="00470673" w:rsidRDefault="00470673" w:rsidP="006267AC">
      <w:pPr>
        <w:jc w:val="center"/>
        <w:rPr>
          <w:sz w:val="24"/>
          <w:szCs w:val="24"/>
          <w:u w:val="single"/>
          <w:lang w:val="ru-RU"/>
        </w:rPr>
      </w:pPr>
      <w:r w:rsidRPr="00470673">
        <w:rPr>
          <w:sz w:val="24"/>
          <w:szCs w:val="24"/>
          <w:u w:val="single"/>
          <w:lang w:val="ru-RU"/>
        </w:rPr>
        <w:t>Схема крепления подвесных светильников через плиты подвесного потолка типа «Армстронг»</w:t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lang w:val="ru-RU"/>
        </w:rPr>
      </w:pPr>
      <w:r w:rsidRPr="00470673">
        <w:rPr>
          <w:lang w:val="ru-RU"/>
        </w:rPr>
        <w:t xml:space="preserve">Для проходки через плиты подвесного потолка типа «Армстронг» использовать проходные втулки нужного диаметра </w:t>
      </w:r>
      <w:r w:rsidRPr="00470673">
        <w:t>FORTISFLEX</w:t>
      </w:r>
      <w:r w:rsidRPr="00470673">
        <w:rPr>
          <w:lang w:val="ru-RU"/>
        </w:rPr>
        <w:t xml:space="preserve"> или аналог.</w:t>
      </w:r>
      <w:r>
        <w:rPr>
          <w:lang w:val="ru-RU"/>
        </w:rPr>
        <w:t xml:space="preserve"> Цвет</w:t>
      </w:r>
      <w:del w:id="11001" w:author="Claude" w:date="2026-08-20T07:40:05Z">
        <w:r>
          <w:rPr>
            <w:lang w:val="ru-RU"/>
          </w:rPr>
          <w:delText xml:space="preserve">-</w:delText>
        </w:r>
      </w:del>
      <w:ins w:id="11002" w:author="Claude" w:date="2026-08-20T07:40:05Z">
        <w:r>
          <w:rPr>
            <w:lang w:val="ru-RU"/>
          </w:rPr>
          <w:t xml:space="preserve"> —</w:t>
        </w:r>
      </w:ins>
      <w:r>
        <w:rPr>
          <w:lang w:val="ru-RU"/>
        </w:rPr>
        <w:t xml:space="preserve"> близкий к цвету плиты «Армстронг»</w:t>
      </w:r>
    </w:p>
    <w:p w:rsidR="00F977B2" w:rsidRDefault="00F977B2" w:rsidP="006267AC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DA04CC">
            <wp:extent cx="1341120" cy="12801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77B2" w:rsidRDefault="00F977B2" w:rsidP="006267AC">
      <w:pPr>
        <w:jc w:val="center"/>
        <w:rPr>
          <w:lang w:val="ru-RU"/>
        </w:rPr>
      </w:pPr>
    </w:p>
    <w:p w:rsidR="008A074B" w:rsidRDefault="008A074B" w:rsidP="006267A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4724873" wp14:editId="35C1399F">
            <wp:extent cx="4242730" cy="387096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5479" cy="38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AE76F4" w:rsidP="006267AC">
      <w:pPr>
        <w:jc w:val="center"/>
        <w:rPr>
          <w:sz w:val="24"/>
          <w:szCs w:val="24"/>
          <w:u w:val="single"/>
          <w:lang w:val="ru-RU"/>
        </w:rPr>
      </w:pPr>
      <w:r w:rsidRPr="004D40FA">
        <w:rPr>
          <w:sz w:val="24"/>
          <w:szCs w:val="24"/>
          <w:u w:val="single"/>
          <w:lang w:val="ru-RU"/>
        </w:rPr>
        <w:lastRenderedPageBreak/>
        <w:t>Типовая схема устройства подиума в СОКР</w:t>
      </w:r>
    </w:p>
    <w:p w:rsidR="004D40FA" w:rsidRPr="00FD7850" w:rsidRDefault="00FD7850" w:rsidP="006267AC">
      <w:pPr>
        <w:jc w:val="center"/>
        <w:rPr>
          <w:sz w:val="24"/>
          <w:szCs w:val="24"/>
          <w:u w:val="single"/>
          <w:lang w:val="ru-RU"/>
        </w:rPr>
      </w:pPr>
      <w:r>
        <w:rPr>
          <w:noProof/>
        </w:rPr>
        <w:drawing>
          <wp:inline distT="0" distB="0" distL="0" distR="0" wp14:anchorId="3DE2B640" wp14:editId="47CAB956">
            <wp:extent cx="6152515" cy="769747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40FA" w:rsidRPr="00FD7850" w:rsidSect="006267AC">
      <w:headerReference w:type="default" r:id="rId26"/>
      <w:footerReference w:type="default" r:id="rId27"/>
      <w:pgSz w:w="12240" w:h="15840"/>
      <w:pgMar w:top="1134" w:right="850" w:bottom="1134" w:left="1701" w:header="708" w:footer="708" w:gutter="0"/>
      <w:pgNumType w:start="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7AC" w:rsidRDefault="006267AC" w:rsidP="006267AC">
      <w:pPr>
        <w:spacing w:after="0" w:line="240" w:lineRule="auto"/>
      </w:pPr>
      <w:r>
        <w:separator/>
      </w:r>
    </w:p>
  </w:endnote>
  <w:endnote w:type="continuationSeparator" w:id="0">
    <w:p w:rsidR="006267AC" w:rsidRDefault="006267AC" w:rsidP="0062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3228078"/>
      <w:docPartObj>
        <w:docPartGallery w:val="Page Numbers (Bottom of Page)"/>
        <w:docPartUnique/>
      </w:docPartObj>
    </w:sdtPr>
    <w:sdtEndPr/>
    <w:sdtContent>
      <w:p w:rsidR="007B27EE" w:rsidRDefault="007B27E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1CB1" w:rsidRPr="00631CB1">
          <w:rPr>
            <w:noProof/>
            <w:lang w:val="ru-RU"/>
          </w:rPr>
          <w:t>51</w:t>
        </w:r>
        <w:r>
          <w:fldChar w:fldCharType="end"/>
        </w:r>
      </w:p>
    </w:sdtContent>
  </w:sdt>
  <w:p w:rsidR="006267AC" w:rsidRDefault="006267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7AC" w:rsidRDefault="006267AC" w:rsidP="006267AC">
      <w:pPr>
        <w:spacing w:after="0" w:line="240" w:lineRule="auto"/>
      </w:pPr>
      <w:r>
        <w:separator/>
      </w:r>
    </w:p>
  </w:footnote>
  <w:footnote w:type="continuationSeparator" w:id="0">
    <w:p w:rsidR="006267AC" w:rsidRDefault="006267AC" w:rsidP="00626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835"/>
    </w:tblGrid>
    <w:tr w:rsidR="006267AC" w:rsidTr="007E0B21">
      <w:tc>
        <w:tcPr>
          <w:tcW w:w="7479" w:type="dxa"/>
        </w:tcPr>
        <w:p w:rsidR="006267AC" w:rsidRDefault="006267AC" w:rsidP="006267AC">
          <w:pPr>
            <w:pStyle w:val="a3"/>
          </w:pPr>
          <w:r w:rsidRPr="008B7AFB">
            <w:rPr>
              <w:rFonts w:ascii="Arial" w:hAnsi="Arial" w:cs="Arial"/>
              <w:b/>
              <w:color w:val="000080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9</w:t>
          </w:r>
          <w:r w:rsidRPr="008B7AFB">
            <w:rPr>
              <w:rFonts w:ascii="Arial" w:hAnsi="Arial" w:cs="Arial"/>
              <w:b/>
              <w:color w:val="000080"/>
            </w:rPr>
            <w:t xml:space="preserve"> к Техническому Заданию</w:t>
          </w:r>
        </w:p>
      </w:tc>
      <w:tc>
        <w:tcPr>
          <w:tcW w:w="2835" w:type="dxa"/>
        </w:tcPr>
        <w:p w:rsidR="006267AC" w:rsidRDefault="006267AC" w:rsidP="006267AC">
          <w:pPr>
            <w:pStyle w:val="a3"/>
            <w:jc w:val="right"/>
          </w:pPr>
          <w:r>
            <w:rPr>
              <w:noProof/>
            </w:rPr>
            <w:drawing>
              <wp:inline distT="0" distB="0" distL="0" distR="0">
                <wp:extent cx="1381125" cy="285750"/>
                <wp:effectExtent l="0" t="0" r="9525" b="0"/>
                <wp:docPr id="1" name="Рисунок 1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6267AC" w:rsidRDefault="006267A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AC"/>
    <w:rsid w:val="003565F9"/>
    <w:rsid w:val="00470673"/>
    <w:rsid w:val="004D40FA"/>
    <w:rsid w:val="006267AC"/>
    <w:rsid w:val="00631CB1"/>
    <w:rsid w:val="006C5DB1"/>
    <w:rsid w:val="007B27EE"/>
    <w:rsid w:val="008A074B"/>
    <w:rsid w:val="00A77B2D"/>
    <w:rsid w:val="00AE76F4"/>
    <w:rsid w:val="00BE67A6"/>
    <w:rsid w:val="00F977B2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1DA69-51DA-498F-A811-4FEA2305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7B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267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6267AC"/>
  </w:style>
  <w:style w:type="paragraph" w:styleId="a5">
    <w:name w:val="footer"/>
    <w:basedOn w:val="a"/>
    <w:link w:val="a6"/>
    <w:uiPriority w:val="99"/>
    <w:unhideWhenUsed/>
    <w:rsid w:val="006267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7AC"/>
  </w:style>
  <w:style w:type="table" w:styleId="a7">
    <w:name w:val="Table Grid"/>
    <w:basedOn w:val="a1"/>
    <w:rsid w:val="006267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Alfa-Bank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Shangin</dc:creator>
  <cp:keywords/>
  <dc:description/>
  <cp:lastModifiedBy>Konstantin Shangin</cp:lastModifiedBy>
  <cp:revision>5</cp:revision>
  <dcterms:created xsi:type="dcterms:W3CDTF">2021-12-03T08:26:00Z</dcterms:created>
  <dcterms:modified xsi:type="dcterms:W3CDTF">2023-04-24T13:09:00Z</dcterms:modified>
</cp:coreProperties>
</file>