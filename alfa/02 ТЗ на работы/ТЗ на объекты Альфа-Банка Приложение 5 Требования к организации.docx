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0715DC" w14:textId="7D7D29FC" w:rsidR="00710C02" w:rsidRDefault="008D652E" w:rsidP="00710C02">
      <w:pPr>
        <w:pStyle w:val="1"/>
        <w:rPr>
          <w:sz w:val="24"/>
          <w:szCs w:val="24"/>
        </w:rPr>
      </w:pPr>
      <w:r>
        <w:rPr>
          <w:sz w:val="24"/>
          <w:szCs w:val="24"/>
        </w:rPr>
        <w:t>ТРЕБОВАНИЯ К ОРГАНИЗАЦИИ СТРОИТЕЛЬНЫХ РАБОТ</w:t>
      </w:r>
    </w:p>
    <w:p w14:paraId="2C1B2E1F" w14:textId="58A6AC40" w:rsidR="008D652E" w:rsidRPr="008B7AFB" w:rsidRDefault="008D652E" w:rsidP="008D652E">
      <w:pPr>
        <w:pStyle w:val="ReportLevel2Char"/>
        <w:numPr>
          <w:ilvl w:val="0"/>
          <w:numId w:val="7"/>
        </w:numPr>
        <w:jc w:val="both"/>
        <w:rPr>
          <w:bCs/>
          <w:color w:val="000000"/>
          <w:sz w:val="20"/>
          <w:lang w:val="ru-RU" w:eastAsia="ja-JP"/>
        </w:rPr>
      </w:pPr>
      <w:r>
        <w:rPr>
          <w:bCs/>
          <w:color w:val="000000"/>
          <w:sz w:val="20"/>
          <w:lang w:val="ru-RU" w:eastAsia="ja-JP"/>
        </w:rPr>
        <w:t>Мобилизация</w:t>
      </w:r>
    </w:p>
    <w:p w14:paraId="7DED2418" w14:textId="3D53284A" w:rsidR="008D652E" w:rsidRPr="008D652E" w:rsidRDefault="008D652E" w:rsidP="008D652E">
      <w:pPr>
        <w:pStyle w:val="ReportText"/>
        <w:numPr>
          <w:ilvl w:val="1"/>
          <w:numId w:val="7"/>
        </w:numPr>
        <w:ind w:left="0" w:firstLine="0"/>
        <w:jc w:val="both"/>
        <w:rPr>
          <w:rFonts w:ascii="Arial" w:hAnsi="Arial" w:cs="Arial"/>
          <w:color w:val="000000"/>
          <w:sz w:val="20"/>
          <w:lang w:val="ru-RU"/>
        </w:rPr>
      </w:pPr>
      <w:r>
        <w:rPr>
          <w:rFonts w:ascii="Arial" w:hAnsi="Arial" w:cs="Arial"/>
          <w:color w:val="000000"/>
          <w:sz w:val="20"/>
          <w:lang w:val="ru-RU"/>
        </w:rPr>
        <w:t>До начала строительства необходимо</w:t>
      </w:r>
      <w:r w:rsidRPr="008D652E">
        <w:rPr>
          <w:rFonts w:ascii="Arial" w:hAnsi="Arial" w:cs="Arial"/>
          <w:color w:val="000000"/>
          <w:sz w:val="20"/>
          <w:lang w:val="ru-RU"/>
        </w:rPr>
        <w:t xml:space="preserve"> </w:t>
      </w:r>
      <w:r>
        <w:rPr>
          <w:rFonts w:ascii="Arial" w:hAnsi="Arial" w:cs="Arial"/>
          <w:color w:val="000000"/>
          <w:sz w:val="20"/>
          <w:lang w:val="ru-RU"/>
        </w:rPr>
        <w:t>в</w:t>
      </w:r>
      <w:r w:rsidRPr="008D652E">
        <w:rPr>
          <w:rFonts w:ascii="Arial" w:hAnsi="Arial" w:cs="Arial"/>
          <w:color w:val="000000"/>
          <w:sz w:val="20"/>
          <w:lang w:val="ru-RU"/>
        </w:rPr>
        <w:t xml:space="preserve">ыполнить ряд мероприятий по мобилизации строительной площадки, направленных на ускорение процессов с целью реализации подрядов в строго оговоренные сроки. </w:t>
      </w:r>
    </w:p>
    <w:p w14:paraId="0D8EB6E4" w14:textId="3A3D6312"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b/>
          <w:bCs/>
          <w:color w:val="000000"/>
          <w:sz w:val="20"/>
          <w:lang w:val="ru-RU"/>
        </w:rPr>
        <w:t>Мобилизация строительной площадки</w:t>
      </w:r>
      <w:r w:rsidRPr="008D652E">
        <w:rPr>
          <w:rFonts w:ascii="Arial" w:hAnsi="Arial" w:cs="Arial"/>
          <w:color w:val="000000"/>
          <w:sz w:val="20"/>
          <w:lang w:val="ru-RU"/>
        </w:rPr>
        <w:t xml:space="preserve"> включает в себя следующие методы:</w:t>
      </w:r>
    </w:p>
    <w:p w14:paraId="370AFA35" w14:textId="329946BE"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Повышение производительности труда за счет использования современного оборудования и инновационных технологий;</w:t>
      </w:r>
    </w:p>
    <w:p w14:paraId="3B2D91A1" w14:textId="36716655"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Привлечение сторонних организаций для более эффективной и быстрой работы.</w:t>
      </w:r>
    </w:p>
    <w:p w14:paraId="5E38A72D" w14:textId="4E9974D6"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Тщательный контроль на каждом этапе выполнения работ.</w:t>
      </w:r>
    </w:p>
    <w:p w14:paraId="3E725372" w14:textId="3D04B53A" w:rsid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Оперативное реагирование на все возникающие ситуации. Это очень важный этап, так как несвоевременная доставка техники и материалов на объект, а также невыполнение обязательств со стороны субподрядчиков неизменно ведут к срывам сроков строительных работ.</w:t>
      </w:r>
    </w:p>
    <w:p w14:paraId="78A93CFF" w14:textId="77777777" w:rsidR="008D652E" w:rsidRPr="008D652E" w:rsidRDefault="008D652E" w:rsidP="008D652E">
      <w:pPr>
        <w:pStyle w:val="ReportText"/>
        <w:jc w:val="both"/>
        <w:rPr>
          <w:rFonts w:ascii="Arial" w:hAnsi="Arial" w:cs="Arial"/>
          <w:color w:val="000000"/>
          <w:sz w:val="20"/>
          <w:lang w:val="ru-RU"/>
        </w:rPr>
      </w:pPr>
    </w:p>
    <w:p w14:paraId="43A57FD6" w14:textId="77777777" w:rsidR="008D652E" w:rsidRPr="008D652E" w:rsidRDefault="008D652E" w:rsidP="008D652E">
      <w:pPr>
        <w:pStyle w:val="ReportLevel2Char"/>
        <w:numPr>
          <w:ilvl w:val="0"/>
          <w:numId w:val="7"/>
        </w:numPr>
        <w:jc w:val="both"/>
        <w:rPr>
          <w:bCs/>
          <w:color w:val="000000"/>
          <w:sz w:val="20"/>
          <w:lang w:val="ru-RU" w:eastAsia="ja-JP"/>
        </w:rPr>
      </w:pPr>
      <w:r w:rsidRPr="008D652E">
        <w:rPr>
          <w:bCs/>
          <w:color w:val="000000"/>
          <w:sz w:val="20"/>
          <w:lang w:val="ru-RU" w:eastAsia="ja-JP"/>
        </w:rPr>
        <w:t>Ограждение зоны Работ</w:t>
      </w:r>
    </w:p>
    <w:p w14:paraId="3F26078A" w14:textId="5527932E"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 xml:space="preserve">До начала Работ  установить временное строительное ограждение Помещения со стороны Мест общего пользования или непосредственно за гранью внутреннего фасада и согласовать его c Арендатором. </w:t>
      </w:r>
    </w:p>
    <w:p w14:paraId="30FC07F5" w14:textId="6A4636B5"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 xml:space="preserve">Закрыть запотолочное пространство, а также дверные проемы плёнкой во избежание попадания строительной пыли в соседние помещения. </w:t>
      </w:r>
    </w:p>
    <w:p w14:paraId="4FCA1F24" w14:textId="22ADA648"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 xml:space="preserve">Временное ограждение должно затягиваться однородным черным (RAL 9005) или серым (RAL 7040) баннером. Также допустим брендированный имидж будущего Помещения, изображение которого должно быть согласовано с </w:t>
      </w:r>
      <w:r>
        <w:rPr>
          <w:rFonts w:ascii="Arial" w:hAnsi="Arial" w:cs="Arial"/>
          <w:color w:val="000000"/>
          <w:sz w:val="20"/>
          <w:lang w:val="ru-RU"/>
        </w:rPr>
        <w:t>Заказ</w:t>
      </w:r>
      <w:ins w:id="0" w:author="Claude" w:date="2026-08-20T07:05:00Z">
        <w:r>
          <w:rPr>
            <w:rFonts w:ascii="Arial" w:hAnsi="Arial" w:cs="Arial"/>
            <w:color w:val="000000"/>
            <w:sz w:val="20"/>
            <w:lang w:val="ru-RU"/>
          </w:rPr>
          <w:t>ч</w:t>
        </w:r>
      </w:ins>
      <w:r>
        <w:rPr>
          <w:rFonts w:ascii="Arial" w:hAnsi="Arial" w:cs="Arial"/>
          <w:color w:val="000000"/>
          <w:sz w:val="20"/>
          <w:lang w:val="ru-RU"/>
        </w:rPr>
        <w:t>иком</w:t>
      </w:r>
      <w:r w:rsidRPr="008D652E">
        <w:rPr>
          <w:rFonts w:ascii="Arial" w:hAnsi="Arial" w:cs="Arial"/>
          <w:color w:val="000000"/>
          <w:sz w:val="20"/>
          <w:lang w:val="ru-RU"/>
        </w:rPr>
        <w:t>. Вся внешняя поверхность временного ограждения должна оставаться без видимых поверхностных повреждений и загрязнений на все время проводимых работ</w:t>
      </w:r>
    </w:p>
    <w:p w14:paraId="18197974" w14:textId="7AD0DA8A"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 xml:space="preserve">Временное ограждение должно иметь пожарный выход, постоянно свободный для прохода. </w:t>
      </w:r>
    </w:p>
    <w:p w14:paraId="245514A9" w14:textId="395CDDCA"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 xml:space="preserve">Территория вокруг участка Работ и все лицевые поверхности ограждений должны постоянно содержаться в чистоте и быть свободными от каких-либо строительных материалов, грязи, оборудования и мусора. </w:t>
      </w:r>
    </w:p>
    <w:p w14:paraId="6F064FBD" w14:textId="3AB55963"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Производить  уборку и вывоз строительного мусора и отходов, возникших от выполняемых им Работ, за свой счет, а также складировать строительный мусор исключительно в Помещениях, указанных в Акте-допуске для проведения строительно-монтажных работ.</w:t>
      </w:r>
    </w:p>
    <w:p w14:paraId="602DF647" w14:textId="5A32FDFC"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Входные двери в местах производства Работ должны в течение всего времени оставаться закрытыми, а при отсутствии людей в Помещении - запертыми на замок.</w:t>
      </w:r>
    </w:p>
    <w:p w14:paraId="5E4DDBEE" w14:textId="71469046"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 xml:space="preserve">В случае возникновения по каким-либо причинам в ограждении видимых повреждений необходимо отремонтировать его к началу следующего дня. </w:t>
      </w:r>
    </w:p>
    <w:p w14:paraId="6BFB2701" w14:textId="3B19C491"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Перед началом Работ Подрядчик обязан выполнить временную защиту от повреждений внутреннего фасада и дверей, ведущих в места общего пользования.</w:t>
      </w:r>
    </w:p>
    <w:p w14:paraId="1D1440A2" w14:textId="6696C152"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Каждый подрядчик для организации работ должен назначить ответственных Приказом по предприятию:</w:t>
      </w:r>
    </w:p>
    <w:p w14:paraId="2D0056A7" w14:textId="424A5B0A"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ответственный по охране труда и технике безопасности;</w:t>
      </w:r>
    </w:p>
    <w:p w14:paraId="0109094E" w14:textId="6843CE4E"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ответственный за противопожарную безопасность;</w:t>
      </w:r>
    </w:p>
    <w:p w14:paraId="52B6B77F" w14:textId="3B1C12D9" w:rsidR="008D652E" w:rsidRPr="008D652E" w:rsidRDefault="008D652E" w:rsidP="008D652E">
      <w:pPr>
        <w:pStyle w:val="ReportText"/>
        <w:numPr>
          <w:ilvl w:val="0"/>
          <w:numId w:val="5"/>
        </w:numPr>
        <w:jc w:val="both"/>
        <w:rPr>
          <w:rFonts w:ascii="Arial" w:hAnsi="Arial" w:cs="Arial"/>
          <w:color w:val="000000"/>
          <w:sz w:val="20"/>
          <w:lang w:val="ru-RU"/>
        </w:rPr>
      </w:pPr>
      <w:r>
        <w:rPr>
          <w:rFonts w:ascii="Arial" w:hAnsi="Arial" w:cs="Arial"/>
          <w:color w:val="000000"/>
          <w:sz w:val="20"/>
          <w:lang w:val="ru-RU"/>
        </w:rPr>
        <w:lastRenderedPageBreak/>
        <w:t xml:space="preserve">ответственный за электрохозяйство и </w:t>
      </w:r>
      <w:del w:id="1" w:author="Claude" w:date="2026-08-20T07:05:00Z">
        <w:r>
          <w:rPr>
            <w:rFonts w:ascii="Arial" w:hAnsi="Arial" w:cs="Arial"/>
            <w:color w:val="000000"/>
            <w:sz w:val="20"/>
            <w:lang w:val="ru-RU"/>
          </w:rPr>
          <w:delText>проведения</w:delText>
        </w:r>
      </w:del>
      <w:ins w:id="2" w:author="Claude" w:date="2026-08-20T07:05:00Z">
        <w:r>
          <w:rPr>
            <w:rFonts w:ascii="Arial" w:hAnsi="Arial" w:cs="Arial"/>
            <w:color w:val="000000"/>
            <w:sz w:val="20"/>
            <w:lang w:val="ru-RU"/>
          </w:rPr>
          <w:t>проведение</w:t>
        </w:r>
      </w:ins>
      <w:r>
        <w:rPr>
          <w:rFonts w:ascii="Arial" w:hAnsi="Arial" w:cs="Arial"/>
          <w:color w:val="000000"/>
          <w:sz w:val="20"/>
          <w:lang w:val="ru-RU"/>
        </w:rPr>
        <w:t xml:space="preserve"> электромонтажных работ;</w:t>
      </w:r>
    </w:p>
    <w:p w14:paraId="46AA6BE3" w14:textId="3F0BEF7D"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Работники, профессия которых требует специальное обучение (работы на высоте, сварка, электробезопасность и т.д.), должны быть приказом  допущены к самостоятельной работе по этой профессии.</w:t>
      </w:r>
    </w:p>
    <w:p w14:paraId="12F9C639" w14:textId="47EF7463" w:rsidR="008D652E" w:rsidRPr="008D652E" w:rsidRDefault="008D652E" w:rsidP="008D652E">
      <w:pPr>
        <w:pStyle w:val="ReportText"/>
        <w:numPr>
          <w:ilvl w:val="1"/>
          <w:numId w:val="7"/>
        </w:numPr>
        <w:ind w:left="0" w:firstLine="0"/>
        <w:jc w:val="both"/>
        <w:rPr>
          <w:rFonts w:ascii="Arial" w:hAnsi="Arial" w:cs="Arial"/>
          <w:color w:val="000000"/>
          <w:sz w:val="20"/>
          <w:u w:val="single"/>
          <w:lang w:val="ru-RU"/>
        </w:rPr>
      </w:pPr>
      <w:r w:rsidRPr="008D652E">
        <w:rPr>
          <w:rFonts w:ascii="Arial" w:hAnsi="Arial" w:cs="Arial"/>
          <w:color w:val="000000"/>
          <w:sz w:val="20"/>
          <w:u w:val="single"/>
          <w:lang w:val="ru-RU"/>
        </w:rPr>
        <w:t>Все приказы о назначении ответственных лиц и о допуске к самостоятельной работе должны подтверждаться удостоверениями об аттестации.</w:t>
      </w:r>
    </w:p>
    <w:p w14:paraId="13363B9F" w14:textId="4850DBF9"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Рабочие, использующие электроинструмент (кроме аккумуляторного), должны иметь минимально II группу по электробезопасности.</w:t>
      </w:r>
    </w:p>
    <w:p w14:paraId="2299FE1B" w14:textId="6113A969" w:rsidR="008D652E" w:rsidRPr="008D652E" w:rsidRDefault="008D652E" w:rsidP="008D652E">
      <w:pPr>
        <w:pStyle w:val="ReportText"/>
        <w:numPr>
          <w:ilvl w:val="1"/>
          <w:numId w:val="7"/>
        </w:numPr>
        <w:ind w:left="0" w:firstLine="0"/>
        <w:jc w:val="both"/>
        <w:rPr>
          <w:rFonts w:ascii="Arial" w:hAnsi="Arial" w:cs="Arial"/>
          <w:color w:val="000000"/>
          <w:sz w:val="20"/>
          <w:lang w:val="ru-RU"/>
        </w:rPr>
      </w:pPr>
      <w:r>
        <w:rPr>
          <w:rFonts w:ascii="Arial" w:hAnsi="Arial" w:cs="Arial"/>
          <w:color w:val="000000"/>
          <w:sz w:val="20"/>
          <w:lang w:val="ru-RU"/>
        </w:rPr>
        <w:t xml:space="preserve">Персонал, осуществляющий производство работ в действующих электроустановках, включая подключение </w:t>
      </w:r>
      <w:del w:id="3" w:author="Claude" w:date="2026-08-20T07:05:00Z">
        <w:r>
          <w:rPr>
            <w:rFonts w:ascii="Arial" w:hAnsi="Arial" w:cs="Arial"/>
            <w:color w:val="000000"/>
            <w:sz w:val="20"/>
            <w:lang w:val="ru-RU"/>
          </w:rPr>
          <w:delText>оборудование</w:delText>
        </w:r>
      </w:del>
      <w:ins w:id="4" w:author="Claude" w:date="2026-08-20T07:05:00Z">
        <w:r>
          <w:rPr>
            <w:rFonts w:ascii="Arial" w:hAnsi="Arial" w:cs="Arial"/>
            <w:color w:val="000000"/>
            <w:sz w:val="20"/>
            <w:lang w:val="ru-RU"/>
          </w:rPr>
          <w:t>оборудования</w:t>
        </w:r>
      </w:ins>
      <w:r>
        <w:rPr>
          <w:rFonts w:ascii="Arial" w:hAnsi="Arial" w:cs="Arial"/>
          <w:color w:val="000000"/>
          <w:sz w:val="20"/>
          <w:lang w:val="ru-RU"/>
        </w:rPr>
        <w:t xml:space="preserve">, должны иметь соответствующую группу по электробезопасности не менее IV (до </w:t>
      </w:r>
      <w:del w:id="5" w:author="Claude" w:date="2026-08-20T07:05:00Z">
        <w:r>
          <w:rPr>
            <w:rFonts w:ascii="Arial" w:hAnsi="Arial" w:cs="Arial"/>
            <w:color w:val="000000"/>
            <w:sz w:val="20"/>
            <w:lang w:val="ru-RU"/>
          </w:rPr>
          <w:delText>1000v</w:delText>
        </w:r>
      </w:del>
      <w:ins w:id="6" w:author="Claude" w:date="2026-08-20T07:05:00Z">
        <w:r>
          <w:rPr>
            <w:rFonts w:ascii="Arial" w:hAnsi="Arial" w:cs="Arial"/>
            <w:color w:val="000000"/>
            <w:sz w:val="20"/>
            <w:lang w:val="ru-RU"/>
          </w:rPr>
          <w:t>1000В</w:t>
        </w:r>
      </w:ins>
      <w:r>
        <w:rPr>
          <w:rFonts w:ascii="Arial" w:hAnsi="Arial" w:cs="Arial"/>
          <w:color w:val="000000"/>
          <w:sz w:val="20"/>
          <w:lang w:val="ru-RU"/>
        </w:rPr>
        <w:t xml:space="preserve"> и выше </w:t>
      </w:r>
      <w:del w:id="7" w:author="Claude" w:date="2026-08-20T07:05:00Z">
        <w:r>
          <w:rPr>
            <w:rFonts w:ascii="Arial" w:hAnsi="Arial" w:cs="Arial"/>
            <w:color w:val="000000"/>
            <w:sz w:val="20"/>
            <w:lang w:val="ru-RU"/>
          </w:rPr>
          <w:delText>1000v</w:delText>
        </w:r>
      </w:del>
      <w:ins w:id="8" w:author="Claude" w:date="2026-08-20T07:05:00Z">
        <w:r>
          <w:rPr>
            <w:rFonts w:ascii="Arial" w:hAnsi="Arial" w:cs="Arial"/>
            <w:color w:val="000000"/>
            <w:sz w:val="20"/>
            <w:lang w:val="ru-RU"/>
          </w:rPr>
          <w:t>1000В</w:t>
        </w:r>
      </w:ins>
      <w:r>
        <w:rPr>
          <w:rFonts w:ascii="Arial" w:hAnsi="Arial" w:cs="Arial"/>
          <w:color w:val="000000"/>
          <w:sz w:val="20"/>
          <w:lang w:val="ru-RU"/>
        </w:rPr>
        <w:t>).</w:t>
      </w:r>
    </w:p>
    <w:p w14:paraId="08B62642" w14:textId="4A5705B3" w:rsidR="008D652E" w:rsidRPr="008D652E" w:rsidRDefault="008D652E" w:rsidP="008D652E">
      <w:pPr>
        <w:pStyle w:val="ReportText"/>
        <w:numPr>
          <w:ilvl w:val="1"/>
          <w:numId w:val="7"/>
        </w:numPr>
        <w:ind w:left="0" w:firstLine="0"/>
        <w:jc w:val="both"/>
        <w:rPr>
          <w:rFonts w:ascii="Arial" w:hAnsi="Arial" w:cs="Arial"/>
          <w:color w:val="000000"/>
          <w:sz w:val="20"/>
          <w:lang w:val="ru-RU"/>
        </w:rPr>
      </w:pPr>
      <w:r>
        <w:rPr>
          <w:rFonts w:ascii="Arial" w:hAnsi="Arial" w:cs="Arial"/>
          <w:color w:val="000000"/>
          <w:sz w:val="20"/>
          <w:lang w:val="ru-RU"/>
        </w:rPr>
        <w:t xml:space="preserve">Перед началом РСР произвести установку временного щита электроснабжения механизации строительства с необходимым набором автоматов защиты, временных или специальных систем освещения, необходимых для производства строительных работ. Щит электроснабжения механизации строительства и все временные кабельные линии, и светильники должны соответствовать </w:t>
      </w:r>
      <w:del w:id="9" w:author="Claude" w:date="2026-08-20T07:08:00Z">
        <w:r>
          <w:rPr>
            <w:rFonts w:ascii="Arial" w:hAnsi="Arial" w:cs="Arial"/>
            <w:color w:val="000000"/>
            <w:sz w:val="20"/>
            <w:lang w:val="ru-RU"/>
          </w:rPr>
          <w:delText>ГОСТ 12.1.046-85</w:delText>
        </w:r>
      </w:del>
      <w:ins w:id="10" w:author="Claude" w:date="2026-08-20T07:08:00Z">
        <w:r>
          <w:rPr>
            <w:rFonts w:ascii="Arial" w:hAnsi="Arial" w:cs="Arial"/>
            <w:color w:val="000000"/>
            <w:sz w:val="20"/>
            <w:lang w:val="ru-RU"/>
          </w:rPr>
          <w:t>ГОСТ 12.1.046-2014</w:t>
        </w:r>
      </w:ins>
      <w:r>
        <w:rPr>
          <w:rFonts w:ascii="Arial" w:hAnsi="Arial" w:cs="Arial"/>
          <w:color w:val="000000"/>
          <w:sz w:val="20"/>
          <w:lang w:val="ru-RU"/>
        </w:rPr>
        <w:t xml:space="preserve">, </w:t>
      </w:r>
      <w:del w:id="11" w:author="Claude" w:date="2026-08-20T07:08:00Z">
        <w:r>
          <w:rPr>
            <w:rFonts w:ascii="Arial" w:hAnsi="Arial" w:cs="Arial"/>
            <w:color w:val="000000"/>
            <w:sz w:val="20"/>
            <w:lang w:val="ru-RU"/>
          </w:rPr>
          <w:delText>ГОСТ 12.1.013-78</w:delText>
        </w:r>
      </w:del>
      <w:ins w:id="12" w:author="Claude" w:date="2026-08-20T07:08:00Z">
        <w:r>
          <w:rPr>
            <w:rFonts w:ascii="Arial" w:hAnsi="Arial" w:cs="Arial"/>
            <w:color w:val="000000"/>
            <w:sz w:val="20"/>
            <w:lang w:val="ru-RU"/>
          </w:rPr>
          <w:t>Приказу Минтруда России от 15.12.2020 № 903н «Об утверждении Правил по охране труда при эксплуатации электроустановок» (в действующей редакции)</w:t>
        </w:r>
      </w:ins>
      <w:r>
        <w:rPr>
          <w:rFonts w:ascii="Arial" w:hAnsi="Arial" w:cs="Arial"/>
          <w:color w:val="000000"/>
          <w:sz w:val="20"/>
          <w:lang w:val="ru-RU"/>
        </w:rPr>
        <w:t xml:space="preserve">, СП 52.13330.2016 "Естественное и искусственное освещение" и должны быть демонтированы по окончании работ. Для организации электроснабжения механизации строительных работ в обязательном порядке назначается приказом лицо – ответственное за электрохозяйство (из числа административно-технического персонала, IV группа электробезопасности, до 1000В), а также подписывается акт разграничения балансовой принадлежности и эксплуатационной ответственности электроустановок до </w:t>
      </w:r>
      <w:del w:id="13" w:author="Claude" w:date="2026-08-20T07:08:00Z">
        <w:r>
          <w:rPr>
            <w:rFonts w:ascii="Arial" w:hAnsi="Arial" w:cs="Arial"/>
            <w:color w:val="000000"/>
            <w:sz w:val="20"/>
            <w:lang w:val="ru-RU"/>
          </w:rPr>
          <w:delText>1000Вс</w:delText>
        </w:r>
      </w:del>
      <w:ins w:id="14" w:author="Claude" w:date="2026-08-20T07:08:00Z">
        <w:r>
          <w:rPr>
            <w:rFonts w:ascii="Arial" w:hAnsi="Arial" w:cs="Arial"/>
            <w:color w:val="000000"/>
            <w:sz w:val="20"/>
            <w:lang w:val="ru-RU"/>
          </w:rPr>
          <w:t>1000В с</w:t>
        </w:r>
      </w:ins>
      <w:r>
        <w:rPr>
          <w:rFonts w:ascii="Arial" w:hAnsi="Arial" w:cs="Arial"/>
          <w:color w:val="000000"/>
          <w:sz w:val="20"/>
          <w:lang w:val="ru-RU"/>
        </w:rPr>
        <w:t xml:space="preserve"> Арендодателем.</w:t>
      </w:r>
    </w:p>
    <w:p w14:paraId="4EE65A4A" w14:textId="078274BB" w:rsidR="008D652E" w:rsidRPr="008D652E" w:rsidRDefault="008D652E" w:rsidP="008D652E">
      <w:pPr>
        <w:pStyle w:val="ReportText"/>
        <w:numPr>
          <w:ilvl w:val="1"/>
          <w:numId w:val="7"/>
        </w:numPr>
        <w:ind w:left="0" w:firstLine="0"/>
        <w:jc w:val="both"/>
        <w:rPr>
          <w:rFonts w:ascii="Arial" w:hAnsi="Arial" w:cs="Arial"/>
          <w:color w:val="000000"/>
          <w:sz w:val="20"/>
          <w:lang w:val="ru-RU"/>
        </w:rPr>
      </w:pPr>
      <w:r>
        <w:rPr>
          <w:rFonts w:ascii="Arial" w:hAnsi="Arial" w:cs="Arial"/>
          <w:color w:val="000000"/>
          <w:sz w:val="20"/>
          <w:lang w:val="ru-RU"/>
        </w:rPr>
        <w:t xml:space="preserve">Организация временного </w:t>
      </w:r>
      <w:del w:id="15" w:author="Claude" w:date="2026-08-20T07:05:00Z">
        <w:r>
          <w:rPr>
            <w:rFonts w:ascii="Arial" w:hAnsi="Arial" w:cs="Arial"/>
            <w:color w:val="000000"/>
            <w:sz w:val="20"/>
            <w:lang w:val="ru-RU"/>
          </w:rPr>
          <w:delText>электроосвещение</w:delText>
        </w:r>
      </w:del>
      <w:ins w:id="16" w:author="Claude" w:date="2026-08-20T07:05:00Z">
        <w:r>
          <w:rPr>
            <w:rFonts w:ascii="Arial" w:hAnsi="Arial" w:cs="Arial"/>
            <w:color w:val="000000"/>
            <w:sz w:val="20"/>
            <w:lang w:val="ru-RU"/>
          </w:rPr>
          <w:t>электроосвещения</w:t>
        </w:r>
      </w:ins>
      <w:r>
        <w:rPr>
          <w:rFonts w:ascii="Arial" w:hAnsi="Arial" w:cs="Arial"/>
          <w:color w:val="000000"/>
          <w:sz w:val="20"/>
          <w:lang w:val="ru-RU"/>
        </w:rPr>
        <w:t xml:space="preserve"> и электроснабжения </w:t>
      </w:r>
      <w:del w:id="17" w:author="Claude" w:date="2026-08-20T07:05:00Z">
        <w:r>
          <w:rPr>
            <w:rFonts w:ascii="Arial" w:hAnsi="Arial" w:cs="Arial"/>
            <w:color w:val="000000"/>
            <w:sz w:val="20"/>
            <w:lang w:val="ru-RU"/>
          </w:rPr>
          <w:delText>должно</w:delText>
        </w:r>
      </w:del>
      <w:ins w:id="18" w:author="Claude" w:date="2026-08-20T07:05:00Z">
        <w:r>
          <w:rPr>
            <w:rFonts w:ascii="Arial" w:hAnsi="Arial" w:cs="Arial"/>
            <w:color w:val="000000"/>
            <w:sz w:val="20"/>
            <w:lang w:val="ru-RU"/>
          </w:rPr>
          <w:t>должна</w:t>
        </w:r>
      </w:ins>
      <w:r>
        <w:rPr>
          <w:rFonts w:ascii="Arial" w:hAnsi="Arial" w:cs="Arial"/>
          <w:color w:val="000000"/>
          <w:sz w:val="20"/>
          <w:lang w:val="ru-RU"/>
        </w:rPr>
        <w:t xml:space="preserve"> выполняться с соблюдением всех   действующих норм и правил, со строгим соблюдением ПУЭ.</w:t>
      </w:r>
    </w:p>
    <w:p w14:paraId="76229814" w14:textId="32C4CF19" w:rsidR="008D652E" w:rsidRPr="008D652E" w:rsidRDefault="008D652E" w:rsidP="008D652E">
      <w:pPr>
        <w:pStyle w:val="ReportText"/>
        <w:numPr>
          <w:ilvl w:val="1"/>
          <w:numId w:val="7"/>
        </w:numPr>
        <w:ind w:left="0" w:firstLine="0"/>
        <w:jc w:val="both"/>
        <w:rPr>
          <w:rFonts w:ascii="Arial" w:hAnsi="Arial" w:cs="Arial"/>
          <w:color w:val="000000"/>
          <w:sz w:val="20"/>
          <w:lang w:val="ru-RU"/>
        </w:rPr>
      </w:pPr>
      <w:r>
        <w:rPr>
          <w:rFonts w:ascii="Arial" w:hAnsi="Arial" w:cs="Arial"/>
          <w:color w:val="000000"/>
          <w:sz w:val="20"/>
          <w:lang w:val="ru-RU"/>
        </w:rPr>
        <w:t xml:space="preserve">Применяемые в реализации материалы и оборудование </w:t>
      </w:r>
      <w:del w:id="19" w:author="Claude" w:date="2026-08-20T07:05:00Z">
        <w:r>
          <w:rPr>
            <w:rFonts w:ascii="Arial" w:hAnsi="Arial" w:cs="Arial"/>
            <w:color w:val="000000"/>
            <w:sz w:val="20"/>
            <w:lang w:val="ru-RU"/>
          </w:rPr>
          <w:delText>должно быть сертифицированное</w:delText>
        </w:r>
      </w:del>
      <w:ins w:id="20" w:author="Claude" w:date="2026-08-20T07:05:00Z">
        <w:r>
          <w:rPr>
            <w:rFonts w:ascii="Arial" w:hAnsi="Arial" w:cs="Arial"/>
            <w:color w:val="000000"/>
            <w:sz w:val="20"/>
            <w:lang w:val="ru-RU"/>
          </w:rPr>
          <w:t>должны быть сертифицированы</w:t>
        </w:r>
      </w:ins>
      <w:r>
        <w:rPr>
          <w:rFonts w:ascii="Arial" w:hAnsi="Arial" w:cs="Arial"/>
          <w:color w:val="000000"/>
          <w:sz w:val="20"/>
          <w:lang w:val="ru-RU"/>
        </w:rPr>
        <w:t xml:space="preserve"> и иметь нормативное разрешение на применение на данном типе объекте, в данном случае помещение капитального строительства большой площади с массовым посещением людей и постоянного нахождения стационарных рабочих мест.</w:t>
      </w:r>
    </w:p>
    <w:p w14:paraId="2831373F" w14:textId="4349CF85"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При построении системы освещения все кабельные линии должны иметь дополнительный проводник заземления, корпуса осветительных приборов, так же должны иметь точку подключения «РЕ» проводника, сами линии защищены средствами специальных групп автоматики, выбранных согласно потребления токовых нагрузок указанных в руководстве по эксплуатации данных приборов.</w:t>
      </w:r>
    </w:p>
    <w:p w14:paraId="032128A8" w14:textId="01AAE834"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При прокладке розеточных групп, а так же подключении иных электро-приёмников, в обязательном порядке производится расчёт кабельного сечения и систем автоматической защиты данных линий, согласно токовой нагрузки с обязательной установкой дополнительного устройства УЗО на каждую группу.</w:t>
      </w:r>
    </w:p>
    <w:p w14:paraId="2A21746C" w14:textId="149ABFED"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b/>
          <w:bCs/>
          <w:color w:val="000000"/>
          <w:sz w:val="20"/>
          <w:lang w:val="ru-RU"/>
        </w:rPr>
        <w:t>ЗАПРЕЩАЕТСЯ</w:t>
      </w:r>
      <w:r w:rsidRPr="008D652E">
        <w:rPr>
          <w:rFonts w:ascii="Arial" w:hAnsi="Arial" w:cs="Arial"/>
          <w:color w:val="000000"/>
          <w:sz w:val="20"/>
          <w:lang w:val="ru-RU"/>
        </w:rPr>
        <w:t>: эксплуатация приборов с повреждённой кабельной изоляцией, бытовых (фабричных) удлинителей, а также иных других устройств со степенью защиты менее IP-44 и, если устройство не по прямому назначению.</w:t>
      </w:r>
    </w:p>
    <w:p w14:paraId="607C2056" w14:textId="0FC1A0F3"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b/>
          <w:bCs/>
          <w:color w:val="000000"/>
          <w:sz w:val="20"/>
          <w:lang w:val="ru-RU"/>
        </w:rPr>
        <w:t>ЗАПРЕЩАЕТСЯ</w:t>
      </w:r>
      <w:r w:rsidRPr="008D652E">
        <w:rPr>
          <w:rFonts w:ascii="Arial" w:hAnsi="Arial" w:cs="Arial"/>
          <w:color w:val="000000"/>
          <w:sz w:val="20"/>
          <w:lang w:val="ru-RU"/>
        </w:rPr>
        <w:t>: коммутация кабельных линий без использования РК-коробок.</w:t>
      </w:r>
    </w:p>
    <w:p w14:paraId="14F17091" w14:textId="07A8B625"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b/>
          <w:bCs/>
          <w:color w:val="000000"/>
          <w:sz w:val="20"/>
          <w:lang w:val="ru-RU"/>
        </w:rPr>
        <w:t>ЗАПРЕЩАЕТСЯ</w:t>
      </w:r>
      <w:r w:rsidRPr="008D652E">
        <w:rPr>
          <w:rFonts w:ascii="Arial" w:hAnsi="Arial" w:cs="Arial"/>
          <w:color w:val="000000"/>
          <w:sz w:val="20"/>
          <w:lang w:val="ru-RU"/>
        </w:rPr>
        <w:t>: установка электроосветительных приборов со степенью защиты менее IP-55 и не имеющих защитного плафона/светофильтра.</w:t>
      </w:r>
    </w:p>
    <w:p w14:paraId="0D781EAE" w14:textId="6E605652"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При использовании тур (лесов) рабочим и ответственным лицам необходимо иметь аттестацию в соответствии с Правилами по охране труда при работе на высоте.</w:t>
      </w:r>
    </w:p>
    <w:p w14:paraId="543DAEEF" w14:textId="00DC806E"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Туры-вышки, подмости должны быть исправными, без следов повреждений и ремонта. Туры-вышки должны иметь инвентарный номер и паспорт завода-изготовителя, журнал осмотра.</w:t>
      </w:r>
    </w:p>
    <w:p w14:paraId="5D6CE9BA" w14:textId="26379A29"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lastRenderedPageBreak/>
        <w:t>Во время работ туры-вышки должны быть зафиксированы к полу винтами-упорами. Перемещать туры-вышки с находящимися на них людьми запрещается. Должны применяться страховочные пояса и каски.</w:t>
      </w:r>
    </w:p>
    <w:p w14:paraId="364F7BC8" w14:textId="3E21D217"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В качестве ограждения должна быть смонтирована дополнительная секция над подмостями.</w:t>
      </w:r>
    </w:p>
    <w:p w14:paraId="224C811F" w14:textId="32858E5E"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При высоте выше 4 метров туры необходимо к чему-либо крепить или применять туры, оборудованные аутригерами.</w:t>
      </w:r>
    </w:p>
    <w:p w14:paraId="6C025774" w14:textId="48B36B63"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 xml:space="preserve">Лестницы и стремянки должны быть исправными, без следов повреждений и ремонта, иметь инвентарные номера и испытаны. </w:t>
      </w:r>
    </w:p>
    <w:p w14:paraId="30E1EB23" w14:textId="262B9A7F"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 xml:space="preserve">Длина приставных лестниц должна быть не более 5 м. При использовании лестниц и стремянок на гладких опорных поверхностях (паркет, металл, плитка, бетон и др.) на них должны быть надеты башмаки из резины или другого нескользкого материала. </w:t>
      </w:r>
    </w:p>
    <w:p w14:paraId="66066A11" w14:textId="71D2B255"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При работе на высоте более 1,8 м высота защитных и страховочных ограждений должна быть не менее 1,1 м. Расстояние между узлами крепления защитных и страховочных ограждений к устойчивым конструкциям здания или сооружения не должно быть более 6 м, для сигнальных ограждений допускается до 12 м. Контроль за исправным состоянием и правильным применением ограждений возлагается приказом по организации на производителей работ, мастеров.</w:t>
      </w:r>
    </w:p>
    <w:p w14:paraId="1F1FEB8A" w14:textId="3B10498F"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При невозможности применения предохранительных ограждений допускается производство работ с применением предохранительного пояса.</w:t>
      </w:r>
    </w:p>
    <w:p w14:paraId="269BCD0C" w14:textId="7AE2D554"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Требования безопасности при работах с применением талей, лебедок, полиспастов, блоков и других устройств, и грузозахватных приспособлений.</w:t>
      </w:r>
    </w:p>
    <w:p w14:paraId="42161CE0" w14:textId="6B1EE44F" w:rsidR="008D652E" w:rsidRPr="008D652E" w:rsidRDefault="008D652E" w:rsidP="008D652E">
      <w:pPr>
        <w:pStyle w:val="ReportText"/>
        <w:numPr>
          <w:ilvl w:val="1"/>
          <w:numId w:val="7"/>
        </w:numPr>
        <w:ind w:left="0" w:firstLine="0"/>
        <w:jc w:val="both"/>
        <w:rPr>
          <w:rFonts w:ascii="Arial" w:hAnsi="Arial" w:cs="Arial"/>
          <w:color w:val="000000"/>
          <w:sz w:val="20"/>
          <w:lang w:val="ru-RU"/>
        </w:rPr>
      </w:pPr>
      <w:r>
        <w:rPr>
          <w:rFonts w:ascii="Arial" w:hAnsi="Arial" w:cs="Arial"/>
          <w:color w:val="000000"/>
          <w:sz w:val="20"/>
          <w:lang w:val="ru-RU"/>
        </w:rPr>
        <w:t xml:space="preserve">Грузоподъемные механизмы, сменные грузозахватные устройства, съемные грузозахватные приспособления и тара должны содержаться и эксплуатироваться в соответствии с требованиями </w:t>
      </w:r>
      <w:del w:id="21" w:author="Claude" w:date="2026-08-20T07:08:00Z">
        <w:r>
          <w:rPr>
            <w:rFonts w:ascii="Arial" w:hAnsi="Arial" w:cs="Arial"/>
            <w:color w:val="000000"/>
            <w:sz w:val="20"/>
            <w:lang w:val="ru-RU"/>
          </w:rPr>
          <w:delText>«Правил устройства и безопасной эксплуатации грузоподъемных кранов»</w:delText>
        </w:r>
      </w:del>
      <w:ins w:id="22" w:author="Claude" w:date="2026-08-20T07:08:00Z">
        <w:r>
          <w:rPr>
            <w:rFonts w:ascii="Arial" w:hAnsi="Arial" w:cs="Arial"/>
            <w:color w:val="000000"/>
            <w:sz w:val="20"/>
            <w:lang w:val="ru-RU"/>
          </w:rPr>
          <w:t>Федеральных норм и правил «Правила безопасности опасных производственных объектов, на которых используются подъёмные сооружения», утверждённых приказом Ростехнадзора от 26.11.2020 № 461 (в действующей редакции)</w:t>
        </w:r>
      </w:ins>
      <w:r>
        <w:rPr>
          <w:rFonts w:ascii="Arial" w:hAnsi="Arial" w:cs="Arial"/>
          <w:color w:val="000000"/>
          <w:sz w:val="20"/>
          <w:lang w:val="ru-RU"/>
        </w:rPr>
        <w:t>.</w:t>
      </w:r>
    </w:p>
    <w:p w14:paraId="655E9D35" w14:textId="1B29A103" w:rsidR="008D652E" w:rsidRPr="008D652E" w:rsidRDefault="008D652E" w:rsidP="008D652E">
      <w:pPr>
        <w:pStyle w:val="ReportText"/>
        <w:numPr>
          <w:ilvl w:val="1"/>
          <w:numId w:val="7"/>
        </w:numPr>
        <w:ind w:left="0" w:firstLine="0"/>
        <w:jc w:val="both"/>
        <w:rPr>
          <w:rFonts w:ascii="Arial" w:hAnsi="Arial" w:cs="Arial"/>
          <w:color w:val="000000"/>
          <w:sz w:val="20"/>
          <w:lang w:val="ru-RU"/>
        </w:rPr>
      </w:pPr>
      <w:r>
        <w:rPr>
          <w:rFonts w:ascii="Arial" w:hAnsi="Arial" w:cs="Arial"/>
          <w:color w:val="000000"/>
          <w:sz w:val="20"/>
          <w:lang w:val="ru-RU"/>
        </w:rPr>
        <w:t xml:space="preserve">При проведении работ на кровле пользоваться </w:t>
      </w:r>
      <w:del w:id="23" w:author="Claude" w:date="2026-08-20T07:08:00Z">
        <w:r>
          <w:rPr>
            <w:rFonts w:ascii="Arial" w:hAnsi="Arial" w:cs="Arial"/>
            <w:color w:val="000000"/>
            <w:sz w:val="20"/>
            <w:lang w:val="ru-RU"/>
          </w:rPr>
          <w:delText>ПОТ РМ-012-2000 п.6.4 «Требования безопасности при выполнении кровельных и других работ на крыше зданий»</w:delText>
        </w:r>
      </w:del>
      <w:ins w:id="24" w:author="Claude" w:date="2026-08-20T07:08:00Z">
        <w:r>
          <w:rPr>
            <w:rFonts w:ascii="Arial" w:hAnsi="Arial" w:cs="Arial"/>
            <w:color w:val="000000"/>
            <w:sz w:val="20"/>
            <w:lang w:val="ru-RU"/>
          </w:rPr>
          <w:t>Приказом Минтруда России от 16.11.2020 № 782н «Об утверждении Правил по охране труда при работе на высоте» (в ред. от 29.04.2025), разделом XVI «Требования по охране труда при выполнении кровельных и других работ на крышах зданий»</w:t>
        </w:r>
      </w:ins>
      <w:r>
        <w:rPr>
          <w:rFonts w:ascii="Arial" w:hAnsi="Arial" w:cs="Arial"/>
          <w:color w:val="000000"/>
          <w:sz w:val="20"/>
          <w:lang w:val="ru-RU"/>
        </w:rPr>
        <w:t>.</w:t>
      </w:r>
    </w:p>
    <w:p w14:paraId="79C1E04E" w14:textId="2712C2BD"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Для производства пожароопасных работ (электросварка, работы болгаркой) необходимо оформлять наряд-допуск. Работать по наряду-допуску одному человеку запрещено.</w:t>
      </w:r>
    </w:p>
    <w:p w14:paraId="1DC6F950" w14:textId="15C58D8D"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Для работ с углошлифовальной машинкой (болгарка), штроборезом необходимо иметь минимально II группу по электробезопасности и аттестацию по пожарно-техническому минимуму. Аттестацию по пожарно-техническому минимуму может иметь либо тот, кто работает инструментом, либо назначенное ответственное лицо во время производства работ.</w:t>
      </w:r>
    </w:p>
    <w:p w14:paraId="755737F8" w14:textId="56D4193C"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Для производства сварочных работ сварщику необходимо иметь комплект документов:</w:t>
      </w:r>
    </w:p>
    <w:p w14:paraId="2E0B10FE" w14:textId="7AA11D62"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удостоверение сварщика,</w:t>
      </w:r>
    </w:p>
    <w:p w14:paraId="7997A953" w14:textId="6EA42294"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талон (удостоверение) по пожарно-техническому минимуму,</w:t>
      </w:r>
    </w:p>
    <w:p w14:paraId="4A47D92D" w14:textId="159DD516"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 xml:space="preserve">аттестацию по электробезопасности. </w:t>
      </w:r>
    </w:p>
    <w:p w14:paraId="41636F49" w14:textId="0F95F50E" w:rsid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наряд-допуск на проведение газопламенных и электросварочных работ</w:t>
      </w:r>
    </w:p>
    <w:p w14:paraId="06E6DBA7" w14:textId="77777777" w:rsidR="008D652E" w:rsidRPr="008D652E" w:rsidRDefault="008D652E" w:rsidP="008D652E">
      <w:pPr>
        <w:pStyle w:val="ReportText"/>
        <w:jc w:val="both"/>
        <w:rPr>
          <w:rFonts w:ascii="Arial" w:hAnsi="Arial" w:cs="Arial"/>
          <w:color w:val="000000"/>
          <w:sz w:val="20"/>
          <w:lang w:val="ru-RU"/>
        </w:rPr>
      </w:pPr>
    </w:p>
    <w:p w14:paraId="0B054C81" w14:textId="77777777" w:rsidR="008D652E" w:rsidRPr="008D652E" w:rsidRDefault="008D652E" w:rsidP="008D652E">
      <w:pPr>
        <w:pStyle w:val="ReportLevel2Char"/>
        <w:numPr>
          <w:ilvl w:val="0"/>
          <w:numId w:val="7"/>
        </w:numPr>
        <w:jc w:val="both"/>
        <w:rPr>
          <w:bCs/>
          <w:color w:val="000000"/>
          <w:sz w:val="20"/>
          <w:lang w:val="ru-RU" w:eastAsia="ja-JP"/>
        </w:rPr>
      </w:pPr>
      <w:r w:rsidRPr="008D652E">
        <w:rPr>
          <w:bCs/>
          <w:color w:val="000000"/>
          <w:sz w:val="20"/>
          <w:lang w:val="ru-RU" w:eastAsia="ja-JP"/>
        </w:rPr>
        <w:t>Клининг</w:t>
      </w:r>
    </w:p>
    <w:p w14:paraId="6554A337" w14:textId="244DFC21"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Уборка на период стройки включает (но не ограничивается) следующие виды работ:</w:t>
      </w:r>
    </w:p>
    <w:p w14:paraId="7B065137" w14:textId="2CD2B447"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Обеспечение поддержания чистоты объекта на протяжении всего проведения СМР</w:t>
      </w:r>
    </w:p>
    <w:p w14:paraId="3C669BD3" w14:textId="76984EAF"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lastRenderedPageBreak/>
        <w:t>Регулярный вынос мусора до контейнера (включая оставшийся мусор после работ смежных организаций), погрузка в него и вывоз на полигон ТБО.</w:t>
      </w:r>
    </w:p>
    <w:p w14:paraId="4774B668" w14:textId="08FDBA38"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Регулярная уборка и поддержание в чистоте мест разгрузки и путей доставки материалов и оборудования.</w:t>
      </w:r>
    </w:p>
    <w:p w14:paraId="63869BEE" w14:textId="08DDB8BC"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Поддерживающая уборка. С момента проведения рабочей комиссии до сдачи РСР на объекте должно быть обеспечено постоянное нахождение на объекте сотрудника, производящего уборку объекта и вынос мусора. Данный вид уборки включает (но не ограничивается) следующие виды работ:</w:t>
      </w:r>
    </w:p>
    <w:p w14:paraId="3E18E5BC" w14:textId="148AB810"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Отмывка полов, плинтусов (в том числе от краски).</w:t>
      </w:r>
    </w:p>
    <w:p w14:paraId="5C3222D4" w14:textId="28C3E72D"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Очистка ковролина.</w:t>
      </w:r>
    </w:p>
    <w:p w14:paraId="0A6F0E70" w14:textId="7E886703"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Обеспыливание потолков, мойка светильников</w:t>
      </w:r>
    </w:p>
    <w:p w14:paraId="618995FC" w14:textId="51E4CABC"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 xml:space="preserve">Обеспыливание, влажная уборка всей мебели, техники, диффузоров вентиляции, кондиционеров. </w:t>
      </w:r>
    </w:p>
    <w:p w14:paraId="764BC055" w14:textId="514276D2"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Влажная уборка дверей/откосов/дверной коробки</w:t>
      </w:r>
    </w:p>
    <w:p w14:paraId="531E6A46" w14:textId="7DD53F09"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Обеспыливание декоративных элементов, рекламных стоек</w:t>
      </w:r>
    </w:p>
    <w:p w14:paraId="50DFE0C3" w14:textId="78E039EC"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Санузлы - мойка стен, полов, потолков, светильников, сан. тех оборудования</w:t>
      </w:r>
    </w:p>
    <w:p w14:paraId="37BE70CE" w14:textId="4D1B041A"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 xml:space="preserve">Мойка всех стеклянных поверхностей </w:t>
      </w:r>
    </w:p>
    <w:p w14:paraId="1FFA721E" w14:textId="20792C8B"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Мойка подоконников.</w:t>
      </w:r>
    </w:p>
    <w:p w14:paraId="65F8B639" w14:textId="3B907C08"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Обеспыливание и влажная уборка встроенной мебели (в том числе внутри);</w:t>
      </w:r>
    </w:p>
    <w:p w14:paraId="117393EF" w14:textId="77FDD515"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Обеспыливание и очищение стен сухое/влажное с применением промышленного пылесоса;</w:t>
      </w:r>
    </w:p>
    <w:p w14:paraId="19FEE888" w14:textId="5CF5CC79"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Очистка и мойка подоконников, рам и откосов;</w:t>
      </w:r>
    </w:p>
    <w:p w14:paraId="632B5F6D" w14:textId="5CB21E50"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Вынос мусора до контейнера (включая оставшийся мусор после работ смежных организаций), погрузка в него и вывоз на полигон ТБО.</w:t>
      </w:r>
    </w:p>
    <w:p w14:paraId="11F8D761" w14:textId="0B1E89BA" w:rsidR="008D652E" w:rsidRPr="008D652E" w:rsidRDefault="008D652E" w:rsidP="008D652E">
      <w:pPr>
        <w:pStyle w:val="ReportText"/>
        <w:numPr>
          <w:ilvl w:val="1"/>
          <w:numId w:val="7"/>
        </w:numPr>
        <w:ind w:left="0" w:firstLine="0"/>
        <w:jc w:val="both"/>
        <w:rPr>
          <w:rFonts w:ascii="Arial" w:hAnsi="Arial" w:cs="Arial"/>
          <w:color w:val="000000"/>
          <w:sz w:val="20"/>
          <w:lang w:val="ru-RU"/>
        </w:rPr>
      </w:pPr>
      <w:r w:rsidRPr="008D652E">
        <w:rPr>
          <w:rFonts w:ascii="Arial" w:hAnsi="Arial" w:cs="Arial"/>
          <w:color w:val="000000"/>
          <w:sz w:val="20"/>
          <w:lang w:val="ru-RU"/>
        </w:rPr>
        <w:t>Финишная уборка перед открытием включает (но не ограничивается) следующие виды работ:</w:t>
      </w:r>
    </w:p>
    <w:p w14:paraId="126B649B" w14:textId="2D96689B"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Отмывка полов, плинтусов (в том числе от краски) с применением роторной машины.</w:t>
      </w:r>
    </w:p>
    <w:p w14:paraId="3CFF42E9" w14:textId="7E37D972"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Очистка ковролина с применением роторной машины, при необходимости химчистка ковролина.</w:t>
      </w:r>
    </w:p>
    <w:p w14:paraId="27B6ABC1" w14:textId="3F9DF422"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Обеспыливание потолков, мойка светильников</w:t>
      </w:r>
    </w:p>
    <w:p w14:paraId="25E7CD0D" w14:textId="29AB90CC"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Обеспыливание, влажная уборка всей мебели, техники, диффузоров вентиляции, кондиционеров, включая банкоматы</w:t>
      </w:r>
    </w:p>
    <w:p w14:paraId="48B23F91" w14:textId="35DEB0C9"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Влажная уборка дверей/откосов/дверной коробки</w:t>
      </w:r>
    </w:p>
    <w:p w14:paraId="793D8154" w14:textId="3B30DE38"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Мебель и двери при необходимости натираются полиролью</w:t>
      </w:r>
    </w:p>
    <w:p w14:paraId="479763AF" w14:textId="5CC9E3F5"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Обеспыливание декоративных элементов, рекламных стоек</w:t>
      </w:r>
    </w:p>
    <w:p w14:paraId="15D80745" w14:textId="483B1122"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Санузлы - мойка стен, полов, потолков, светильников, сан. тех оборудования</w:t>
      </w:r>
    </w:p>
    <w:p w14:paraId="1B9B9B9D" w14:textId="1D0D2B1B"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Мойка всех стеклянных поверхностей (перегородки, зеркала, окна/фасады - изнутри, снаружи), не входят работы альпинистов</w:t>
      </w:r>
    </w:p>
    <w:p w14:paraId="3BAD9CB1" w14:textId="1D3B77EA"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Мойка подоконников.</w:t>
      </w:r>
    </w:p>
    <w:p w14:paraId="0E611728" w14:textId="013B5F7F"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Удаление пятен краски, клея и других веществ, оставшихся после строительства или ремонта, со стен, потолков, мебели, дверей и иных поверхностей;</w:t>
      </w:r>
    </w:p>
    <w:p w14:paraId="3DC21FBD" w14:textId="541D405F"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Удаление загрязнений из межплиточных швов;</w:t>
      </w:r>
    </w:p>
    <w:p w14:paraId="5B487711" w14:textId="58E04233"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Обеспыливание и влажная уборка встроенной мебели (в том числе внутри);</w:t>
      </w:r>
    </w:p>
    <w:p w14:paraId="060CA61D" w14:textId="14227368"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lastRenderedPageBreak/>
        <w:t>Обеспыливание и очищение стен сухое/влажное с применением промышленного пылесоса;</w:t>
      </w:r>
    </w:p>
    <w:p w14:paraId="2E4D5F55" w14:textId="360918E7"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Очистка и мойка фасадного остекления.</w:t>
      </w:r>
    </w:p>
    <w:p w14:paraId="694F0D94" w14:textId="11E5830D" w:rsidR="008D652E" w:rsidRPr="008D652E"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Очистка и мойка подоконников, рам и откосов;</w:t>
      </w:r>
    </w:p>
    <w:p w14:paraId="07CBF25A" w14:textId="2CE13841" w:rsidR="008D652E" w:rsidRPr="00710C02" w:rsidRDefault="008D652E" w:rsidP="008D652E">
      <w:pPr>
        <w:pStyle w:val="ReportText"/>
        <w:numPr>
          <w:ilvl w:val="0"/>
          <w:numId w:val="5"/>
        </w:numPr>
        <w:jc w:val="both"/>
        <w:rPr>
          <w:rFonts w:ascii="Arial" w:hAnsi="Arial" w:cs="Arial"/>
          <w:color w:val="000000"/>
          <w:sz w:val="20"/>
          <w:lang w:val="ru-RU"/>
        </w:rPr>
      </w:pPr>
      <w:r w:rsidRPr="008D652E">
        <w:rPr>
          <w:rFonts w:ascii="Arial" w:hAnsi="Arial" w:cs="Arial"/>
          <w:color w:val="000000"/>
          <w:sz w:val="20"/>
          <w:lang w:val="ru-RU"/>
        </w:rPr>
        <w:t>Вынос мусора до контейнера (включая оставшийся мусор после работ смежных организаций), погрузка в него и вывоз на полигон ТБО.</w:t>
      </w:r>
    </w:p>
    <w:sectPr w:rsidR="008D652E" w:rsidRPr="00710C02" w:rsidSect="008B7AFB">
      <w:headerReference w:type="default" r:id="rId8"/>
      <w:footerReference w:type="even" r:id="rId9"/>
      <w:footerReference w:type="default" r:id="rId10"/>
      <w:headerReference w:type="first" r:id="rId11"/>
      <w:type w:val="continuous"/>
      <w:pgSz w:w="12240" w:h="15840" w:code="1"/>
      <w:pgMar w:top="1418" w:right="758" w:bottom="426" w:left="1418" w:header="720" w:footer="580"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74CDBB8" w14:textId="77777777" w:rsidR="005D5C35" w:rsidRDefault="005D5C35">
      <w:r>
        <w:separator/>
      </w:r>
    </w:p>
  </w:endnote>
  <w:endnote w:type="continuationSeparator" w:id="0">
    <w:p w14:paraId="29A2A628" w14:textId="77777777" w:rsidR="005D5C35" w:rsidRDefault="005D5C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9AAA8F" w14:textId="77777777" w:rsidR="0054084E" w:rsidRDefault="0054084E" w:rsidP="009F3A32">
    <w:pPr>
      <w:pStyle w:val="a6"/>
      <w:framePr w:wrap="around" w:vAnchor="text" w:hAnchor="margin" w:xAlign="right" w:y="1"/>
      <w:rPr>
        <w:rStyle w:val="a8"/>
      </w:rPr>
    </w:pPr>
    <w:r>
      <w:rPr>
        <w:rStyle w:val="a8"/>
      </w:rPr>
      <w:fldChar w:fldCharType="begin"/>
    </w:r>
    <w:r>
      <w:rPr>
        <w:rStyle w:val="a8"/>
      </w:rPr>
      <w:instrText xml:space="preserve">PAGE  </w:instrText>
    </w:r>
    <w:r>
      <w:rPr>
        <w:rStyle w:val="a8"/>
      </w:rPr>
      <w:fldChar w:fldCharType="end"/>
    </w:r>
  </w:p>
  <w:p w14:paraId="608E22F6" w14:textId="77777777" w:rsidR="0054084E" w:rsidRDefault="0054084E" w:rsidP="000B3DD3">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B8399B" w14:textId="77777777" w:rsidR="003D29C4" w:rsidRDefault="003D29C4">
    <w:pPr>
      <w:pStyle w:val="a6"/>
      <w:jc w:val="right"/>
    </w:pPr>
    <w:r>
      <w:fldChar w:fldCharType="begin"/>
    </w:r>
    <w:r>
      <w:instrText xml:space="preserve"> PAGE   \* MERGEFORMAT </w:instrText>
    </w:r>
    <w:r>
      <w:fldChar w:fldCharType="separate"/>
    </w:r>
    <w:r>
      <w:rPr>
        <w:noProof/>
      </w:rPr>
      <w:t>2</w:t>
    </w:r>
    <w:r>
      <w:rPr>
        <w:noProof/>
      </w:rPr>
      <w:fldChar w:fldCharType="end"/>
    </w:r>
  </w:p>
  <w:p w14:paraId="7C86EA90" w14:textId="77777777" w:rsidR="0054084E" w:rsidRDefault="0054084E" w:rsidP="000B3DD3">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999DA7D" w14:textId="77777777" w:rsidR="005D5C35" w:rsidRDefault="005D5C35">
      <w:r>
        <w:separator/>
      </w:r>
    </w:p>
  </w:footnote>
  <w:footnote w:type="continuationSeparator" w:id="0">
    <w:p w14:paraId="07A5DF61" w14:textId="77777777" w:rsidR="005D5C35" w:rsidRDefault="005D5C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314" w:type="dxa"/>
      <w:tblLook w:val="04A0" w:firstRow="1" w:lastRow="0" w:firstColumn="1" w:lastColumn="0" w:noHBand="0" w:noVBand="1"/>
    </w:tblPr>
    <w:tblGrid>
      <w:gridCol w:w="7479"/>
      <w:gridCol w:w="2835"/>
    </w:tblGrid>
    <w:tr w:rsidR="007D03D8" w14:paraId="5D829205" w14:textId="77777777" w:rsidTr="005D5C35">
      <w:tc>
        <w:tcPr>
          <w:tcW w:w="7479" w:type="dxa"/>
          <w:shd w:val="clear" w:color="auto" w:fill="auto"/>
        </w:tcPr>
        <w:p w14:paraId="54B0CE93" w14:textId="32D295A9" w:rsidR="007D03D8" w:rsidRDefault="007D03D8" w:rsidP="007D03D8">
          <w:pPr>
            <w:pStyle w:val="a5"/>
          </w:pPr>
          <w:r w:rsidRPr="005D5C35">
            <w:rPr>
              <w:rFonts w:ascii="Arial" w:hAnsi="Arial" w:cs="Arial"/>
              <w:b/>
              <w:color w:val="000080"/>
              <w:lang w:val="ru-RU"/>
            </w:rPr>
            <w:t>Приложение №</w:t>
          </w:r>
          <w:r w:rsidRPr="005D5C35">
            <w:rPr>
              <w:rFonts w:ascii="Arial" w:hAnsi="Arial" w:cs="Arial"/>
              <w:b/>
              <w:color w:val="000080"/>
              <w:lang w:val="en-US"/>
            </w:rPr>
            <w:t>5</w:t>
          </w:r>
          <w:r w:rsidRPr="005D5C35">
            <w:rPr>
              <w:rFonts w:ascii="Arial" w:hAnsi="Arial" w:cs="Arial"/>
              <w:b/>
              <w:color w:val="000080"/>
              <w:lang w:val="ru-RU"/>
            </w:rPr>
            <w:t xml:space="preserve"> к Техническому Заданию</w:t>
          </w:r>
        </w:p>
      </w:tc>
      <w:tc>
        <w:tcPr>
          <w:tcW w:w="2835" w:type="dxa"/>
          <w:shd w:val="clear" w:color="auto" w:fill="auto"/>
        </w:tcPr>
        <w:p w14:paraId="1DF1BA3E" w14:textId="77777777" w:rsidR="007D03D8" w:rsidRDefault="00253F98" w:rsidP="005D5C35">
          <w:pPr>
            <w:pStyle w:val="a5"/>
            <w:jc w:val="right"/>
          </w:pPr>
          <w:r>
            <w:rPr>
              <w:noProof/>
            </w:rPr>
            <w:pict w14:anchorId="7280DD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6pt;height:22.8pt;mso-position-horizontal:absolute">
                <v:imagedata r:id="rId1" o:title="alfa-additional-logo_ru_red"/>
              </v:shape>
            </w:pict>
          </w:r>
        </w:p>
      </w:tc>
    </w:tr>
  </w:tbl>
  <w:p w14:paraId="66B7AD7C" w14:textId="77777777" w:rsidR="0054084E" w:rsidRPr="001F65A4" w:rsidRDefault="005D5C35" w:rsidP="001F65A4">
    <w:pPr>
      <w:pStyle w:val="a5"/>
      <w:jc w:val="right"/>
      <w:rPr>
        <w:b/>
        <w:color w:val="000080"/>
        <w:sz w:val="32"/>
        <w:szCs w:val="32"/>
        <w:lang w:val="en-US"/>
      </w:rPr>
    </w:pPr>
    <w:r>
      <w:rPr>
        <w:b/>
        <w:noProof/>
        <w:color w:val="000080"/>
        <w:sz w:val="44"/>
      </w:rPr>
      <w:pict w14:anchorId="5E576C1E">
        <v:line id="_x0000_s2050" style="position:absolute;left:0;text-align:left;z-index:1;mso-position-horizontal-relative:text;mso-position-vertical-relative:text" from="-2.25pt,9.7pt" to="552.35pt,9.7pt" o:allowincell="f" strokeweight="1.5p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32E4E5" w14:textId="77777777" w:rsidR="00214E51" w:rsidRDefault="005D5C35" w:rsidP="00214E51">
    <w:pPr>
      <w:pStyle w:val="a5"/>
      <w:jc w:val="right"/>
    </w:pPr>
    <w:r>
      <w:rPr>
        <w:noProof/>
      </w:rPr>
      <w:pict w14:anchorId="5ADBAE49">
        <v:line id="_x0000_s2052" style="position:absolute;left:0;text-align:left;z-index:2" from="-10.85pt,45.75pt" to="543.75pt,45.75pt" o:allowincell="f" strokeweight="1.5pt"/>
      </w:pict>
    </w:r>
    <w:r w:rsidR="00253F98">
      <w:pict w14:anchorId="38BA1C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27.2pt;height:37.8pt">
          <v:imagedata r:id="rId1" o:title="alfa-bank-logo"/>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9F5D39"/>
    <w:multiLevelType w:val="multilevel"/>
    <w:tmpl w:val="3342E23E"/>
    <w:lvl w:ilvl="0">
      <w:start w:val="1"/>
      <w:numFmt w:val="decimal"/>
      <w:pStyle w:val="ReportLevel1"/>
      <w:lvlText w:val="%1."/>
      <w:lvlJc w:val="left"/>
      <w:pPr>
        <w:tabs>
          <w:tab w:val="num" w:pos="1222"/>
        </w:tabs>
        <w:ind w:left="1222" w:hanging="1080"/>
      </w:pPr>
      <w:rPr>
        <w:rFonts w:ascii="Arial" w:hAnsi="Arial" w:hint="default"/>
        <w:b/>
        <w:i w:val="0"/>
        <w:sz w:val="24"/>
      </w:rPr>
    </w:lvl>
    <w:lvl w:ilvl="1">
      <w:start w:val="1"/>
      <w:numFmt w:val="decimal"/>
      <w:pStyle w:val="ReportLevel2"/>
      <w:lvlText w:val="%1.%2"/>
      <w:lvlJc w:val="left"/>
      <w:pPr>
        <w:tabs>
          <w:tab w:val="num" w:pos="1364"/>
        </w:tabs>
        <w:ind w:left="1364" w:hanging="1080"/>
      </w:pPr>
      <w:rPr>
        <w:rFonts w:ascii="Arial" w:hAnsi="Arial" w:hint="default"/>
        <w:b/>
        <w:i w:val="0"/>
        <w:sz w:val="24"/>
        <w:lang w:val="x-none" w:eastAsia="en-US" w:bidi="ar-SA"/>
      </w:rPr>
    </w:lvl>
    <w:lvl w:ilvl="2">
      <w:start w:val="1"/>
      <w:numFmt w:val="decimal"/>
      <w:pStyle w:val="ReportLevel3"/>
      <w:lvlText w:val="%1.%2.%3"/>
      <w:lvlJc w:val="left"/>
      <w:pPr>
        <w:tabs>
          <w:tab w:val="num" w:pos="1997"/>
        </w:tabs>
        <w:ind w:left="197" w:firstLine="1080"/>
      </w:pPr>
      <w:rPr>
        <w:rFonts w:ascii="Arial" w:hAnsi="Arial" w:hint="default"/>
        <w:b/>
        <w:i w:val="0"/>
        <w:sz w:val="20"/>
      </w:rPr>
    </w:lvl>
    <w:lvl w:ilvl="3">
      <w:start w:val="1"/>
      <w:numFmt w:val="decimal"/>
      <w:pStyle w:val="ReportLevel4"/>
      <w:lvlText w:val="%1.%2.%3.%4"/>
      <w:lvlJc w:val="left"/>
      <w:pPr>
        <w:tabs>
          <w:tab w:val="num" w:pos="2139"/>
        </w:tabs>
        <w:ind w:left="1347" w:firstLine="72"/>
      </w:pPr>
      <w:rPr>
        <w:rFonts w:ascii="Arial" w:hAnsi="Arial" w:hint="default"/>
        <w:b/>
        <w:i w:val="0"/>
        <w:sz w:val="20"/>
      </w:rPr>
    </w:lvl>
    <w:lvl w:ilvl="4">
      <w:start w:val="1"/>
      <w:numFmt w:val="decimal"/>
      <w:lvlText w:val="%1.%2.%3.%4.%5."/>
      <w:lvlJc w:val="left"/>
      <w:pPr>
        <w:tabs>
          <w:tab w:val="num" w:pos="2374"/>
        </w:tabs>
        <w:ind w:left="2374" w:hanging="792"/>
      </w:pPr>
    </w:lvl>
    <w:lvl w:ilvl="5">
      <w:start w:val="1"/>
      <w:numFmt w:val="decimal"/>
      <w:lvlText w:val="%1.%2.%3.%4.%5.%6."/>
      <w:lvlJc w:val="left"/>
      <w:pPr>
        <w:tabs>
          <w:tab w:val="num" w:pos="3022"/>
        </w:tabs>
        <w:ind w:left="2878" w:hanging="936"/>
      </w:pPr>
    </w:lvl>
    <w:lvl w:ilvl="6">
      <w:start w:val="1"/>
      <w:numFmt w:val="decimal"/>
      <w:lvlText w:val="%1.%2.%3.%4.%5.%6.%7."/>
      <w:lvlJc w:val="left"/>
      <w:pPr>
        <w:tabs>
          <w:tab w:val="num" w:pos="3742"/>
        </w:tabs>
        <w:ind w:left="3382" w:hanging="1080"/>
      </w:pPr>
    </w:lvl>
    <w:lvl w:ilvl="7">
      <w:start w:val="1"/>
      <w:numFmt w:val="decimal"/>
      <w:lvlText w:val="%1.%2.%3.%4.%5.%6.%7.%8."/>
      <w:lvlJc w:val="left"/>
      <w:pPr>
        <w:tabs>
          <w:tab w:val="num" w:pos="4102"/>
        </w:tabs>
        <w:ind w:left="3886" w:hanging="1224"/>
      </w:pPr>
    </w:lvl>
    <w:lvl w:ilvl="8">
      <w:start w:val="1"/>
      <w:numFmt w:val="decimal"/>
      <w:lvlText w:val="%1.%2.%3.%4.%5.%6.%7.%8.%9."/>
      <w:lvlJc w:val="left"/>
      <w:pPr>
        <w:tabs>
          <w:tab w:val="num" w:pos="4822"/>
        </w:tabs>
        <w:ind w:left="4462" w:hanging="1440"/>
      </w:pPr>
    </w:lvl>
  </w:abstractNum>
  <w:abstractNum w:abstractNumId="1" w15:restartNumberingAfterBreak="0">
    <w:nsid w:val="324A79F1"/>
    <w:multiLevelType w:val="hybridMultilevel"/>
    <w:tmpl w:val="DEB8D34E"/>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CF507D0"/>
    <w:multiLevelType w:val="hybridMultilevel"/>
    <w:tmpl w:val="47726032"/>
    <w:lvl w:ilvl="0" w:tplc="04190001">
      <w:start w:val="1"/>
      <w:numFmt w:val="bullet"/>
      <w:pStyle w:val="BodyBullet"/>
      <w:lvlText w:val=""/>
      <w:lvlJc w:val="left"/>
      <w:pPr>
        <w:tabs>
          <w:tab w:val="num" w:pos="873"/>
        </w:tabs>
        <w:ind w:left="873" w:hanging="306"/>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510074B"/>
    <w:multiLevelType w:val="hybridMultilevel"/>
    <w:tmpl w:val="B5122A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F017E4A"/>
    <w:multiLevelType w:val="hybridMultilevel"/>
    <w:tmpl w:val="60088B98"/>
    <w:lvl w:ilvl="0" w:tplc="0234D062">
      <w:start w:val="1"/>
      <w:numFmt w:val="bullet"/>
      <w:pStyle w:val="SKbullet"/>
      <w:lvlText w:val=""/>
      <w:lvlJc w:val="left"/>
      <w:pPr>
        <w:tabs>
          <w:tab w:val="num" w:pos="312"/>
        </w:tabs>
        <w:ind w:left="312" w:hanging="170"/>
      </w:pPr>
      <w:rPr>
        <w:rFonts w:ascii="Symbol" w:hAnsi="Symbol" w:hint="default"/>
      </w:rPr>
    </w:lvl>
    <w:lvl w:ilvl="1" w:tplc="04190019" w:tentative="1">
      <w:start w:val="1"/>
      <w:numFmt w:val="lowerLetter"/>
      <w:lvlText w:val="%2."/>
      <w:lvlJc w:val="left"/>
      <w:pPr>
        <w:tabs>
          <w:tab w:val="num" w:pos="2007"/>
        </w:tabs>
        <w:ind w:left="2007" w:hanging="360"/>
      </w:pPr>
    </w:lvl>
    <w:lvl w:ilvl="2" w:tplc="0419001B" w:tentative="1">
      <w:start w:val="1"/>
      <w:numFmt w:val="lowerRoman"/>
      <w:lvlText w:val="%3."/>
      <w:lvlJc w:val="right"/>
      <w:pPr>
        <w:tabs>
          <w:tab w:val="num" w:pos="2727"/>
        </w:tabs>
        <w:ind w:left="2727" w:hanging="180"/>
      </w:pPr>
    </w:lvl>
    <w:lvl w:ilvl="3" w:tplc="0419000F" w:tentative="1">
      <w:start w:val="1"/>
      <w:numFmt w:val="decimal"/>
      <w:lvlText w:val="%4."/>
      <w:lvlJc w:val="left"/>
      <w:pPr>
        <w:tabs>
          <w:tab w:val="num" w:pos="3447"/>
        </w:tabs>
        <w:ind w:left="3447" w:hanging="360"/>
      </w:pPr>
    </w:lvl>
    <w:lvl w:ilvl="4" w:tplc="04190019" w:tentative="1">
      <w:start w:val="1"/>
      <w:numFmt w:val="lowerLetter"/>
      <w:lvlText w:val="%5."/>
      <w:lvlJc w:val="left"/>
      <w:pPr>
        <w:tabs>
          <w:tab w:val="num" w:pos="4167"/>
        </w:tabs>
        <w:ind w:left="4167" w:hanging="360"/>
      </w:pPr>
    </w:lvl>
    <w:lvl w:ilvl="5" w:tplc="0419001B" w:tentative="1">
      <w:start w:val="1"/>
      <w:numFmt w:val="lowerRoman"/>
      <w:lvlText w:val="%6."/>
      <w:lvlJc w:val="right"/>
      <w:pPr>
        <w:tabs>
          <w:tab w:val="num" w:pos="4887"/>
        </w:tabs>
        <w:ind w:left="4887" w:hanging="180"/>
      </w:pPr>
    </w:lvl>
    <w:lvl w:ilvl="6" w:tplc="0419000F" w:tentative="1">
      <w:start w:val="1"/>
      <w:numFmt w:val="decimal"/>
      <w:lvlText w:val="%7."/>
      <w:lvlJc w:val="left"/>
      <w:pPr>
        <w:tabs>
          <w:tab w:val="num" w:pos="5607"/>
        </w:tabs>
        <w:ind w:left="5607" w:hanging="360"/>
      </w:pPr>
    </w:lvl>
    <w:lvl w:ilvl="7" w:tplc="04190019" w:tentative="1">
      <w:start w:val="1"/>
      <w:numFmt w:val="lowerLetter"/>
      <w:lvlText w:val="%8."/>
      <w:lvlJc w:val="left"/>
      <w:pPr>
        <w:tabs>
          <w:tab w:val="num" w:pos="6327"/>
        </w:tabs>
        <w:ind w:left="6327" w:hanging="360"/>
      </w:pPr>
    </w:lvl>
    <w:lvl w:ilvl="8" w:tplc="0419001B" w:tentative="1">
      <w:start w:val="1"/>
      <w:numFmt w:val="lowerRoman"/>
      <w:lvlText w:val="%9."/>
      <w:lvlJc w:val="right"/>
      <w:pPr>
        <w:tabs>
          <w:tab w:val="num" w:pos="7047"/>
        </w:tabs>
        <w:ind w:left="7047" w:hanging="180"/>
      </w:pPr>
    </w:lvl>
  </w:abstractNum>
  <w:abstractNum w:abstractNumId="5" w15:restartNumberingAfterBreak="0">
    <w:nsid w:val="66EC4094"/>
    <w:multiLevelType w:val="singleLevel"/>
    <w:tmpl w:val="1A42A242"/>
    <w:lvl w:ilvl="0">
      <w:start w:val="1"/>
      <w:numFmt w:val="decimal"/>
      <w:pStyle w:val="a"/>
      <w:lvlText w:val="%1)"/>
      <w:lvlJc w:val="left"/>
      <w:pPr>
        <w:tabs>
          <w:tab w:val="num" w:pos="360"/>
        </w:tabs>
        <w:ind w:left="360" w:hanging="360"/>
      </w:pPr>
    </w:lvl>
  </w:abstractNum>
  <w:abstractNum w:abstractNumId="6" w15:restartNumberingAfterBreak="0">
    <w:nsid w:val="75DA0EA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0"/>
  </w:num>
  <w:num w:numId="3">
    <w:abstractNumId w:val="4"/>
  </w:num>
  <w:num w:numId="4">
    <w:abstractNumId w:val="5"/>
  </w:num>
  <w:num w:numId="5">
    <w:abstractNumId w:val="1"/>
  </w:num>
  <w:num w:numId="6">
    <w:abstractNumId w:val="3"/>
  </w:num>
  <w:num w:numId="7">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3"/>
    <o:shapelayout v:ext="edit">
      <o:idmap v:ext="edit" data="2"/>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239CB"/>
    <w:rsid w:val="00003CE7"/>
    <w:rsid w:val="00004EF7"/>
    <w:rsid w:val="00006D93"/>
    <w:rsid w:val="0001006C"/>
    <w:rsid w:val="000126BF"/>
    <w:rsid w:val="00016A0E"/>
    <w:rsid w:val="00021862"/>
    <w:rsid w:val="000218B9"/>
    <w:rsid w:val="0002305A"/>
    <w:rsid w:val="00024375"/>
    <w:rsid w:val="00025BB6"/>
    <w:rsid w:val="000307C8"/>
    <w:rsid w:val="00030D24"/>
    <w:rsid w:val="000322AF"/>
    <w:rsid w:val="00032BA6"/>
    <w:rsid w:val="0003601B"/>
    <w:rsid w:val="00040588"/>
    <w:rsid w:val="00040CC5"/>
    <w:rsid w:val="00041CB1"/>
    <w:rsid w:val="00042DFB"/>
    <w:rsid w:val="0004318C"/>
    <w:rsid w:val="00046007"/>
    <w:rsid w:val="000468E8"/>
    <w:rsid w:val="00052E89"/>
    <w:rsid w:val="00053AB8"/>
    <w:rsid w:val="0005638F"/>
    <w:rsid w:val="00056679"/>
    <w:rsid w:val="00056D9A"/>
    <w:rsid w:val="00056E64"/>
    <w:rsid w:val="00060A77"/>
    <w:rsid w:val="00061A9E"/>
    <w:rsid w:val="0006233E"/>
    <w:rsid w:val="00064AD3"/>
    <w:rsid w:val="000667C1"/>
    <w:rsid w:val="000671E7"/>
    <w:rsid w:val="00072CE8"/>
    <w:rsid w:val="00073640"/>
    <w:rsid w:val="000741BD"/>
    <w:rsid w:val="000743EE"/>
    <w:rsid w:val="00075FE9"/>
    <w:rsid w:val="000775F1"/>
    <w:rsid w:val="00077A54"/>
    <w:rsid w:val="00081B40"/>
    <w:rsid w:val="00081B9B"/>
    <w:rsid w:val="00081CA7"/>
    <w:rsid w:val="00082D49"/>
    <w:rsid w:val="0008509C"/>
    <w:rsid w:val="000858C8"/>
    <w:rsid w:val="00085DF8"/>
    <w:rsid w:val="00087CC7"/>
    <w:rsid w:val="0009001A"/>
    <w:rsid w:val="000907A4"/>
    <w:rsid w:val="0009289C"/>
    <w:rsid w:val="000948CC"/>
    <w:rsid w:val="0009524A"/>
    <w:rsid w:val="00096AE6"/>
    <w:rsid w:val="00097153"/>
    <w:rsid w:val="00097AD1"/>
    <w:rsid w:val="00097B41"/>
    <w:rsid w:val="00097E32"/>
    <w:rsid w:val="000A2746"/>
    <w:rsid w:val="000A2867"/>
    <w:rsid w:val="000A3EA5"/>
    <w:rsid w:val="000A466C"/>
    <w:rsid w:val="000A58A7"/>
    <w:rsid w:val="000A7FB3"/>
    <w:rsid w:val="000B0A6B"/>
    <w:rsid w:val="000B1DE1"/>
    <w:rsid w:val="000B24E9"/>
    <w:rsid w:val="000B2599"/>
    <w:rsid w:val="000B33BB"/>
    <w:rsid w:val="000B3750"/>
    <w:rsid w:val="000B3DD3"/>
    <w:rsid w:val="000B3F84"/>
    <w:rsid w:val="000B774F"/>
    <w:rsid w:val="000B7E06"/>
    <w:rsid w:val="000C0AC0"/>
    <w:rsid w:val="000C1AD2"/>
    <w:rsid w:val="000C26BB"/>
    <w:rsid w:val="000C2BD8"/>
    <w:rsid w:val="000C70EE"/>
    <w:rsid w:val="000C7ACF"/>
    <w:rsid w:val="000C7B5D"/>
    <w:rsid w:val="000D0F0F"/>
    <w:rsid w:val="000D2572"/>
    <w:rsid w:val="000D2782"/>
    <w:rsid w:val="000D43DC"/>
    <w:rsid w:val="000D4B91"/>
    <w:rsid w:val="000D654A"/>
    <w:rsid w:val="000E2CBC"/>
    <w:rsid w:val="000E3187"/>
    <w:rsid w:val="000E6AF0"/>
    <w:rsid w:val="000E6CE9"/>
    <w:rsid w:val="000E79BE"/>
    <w:rsid w:val="000F19B6"/>
    <w:rsid w:val="000F287A"/>
    <w:rsid w:val="000F2DF4"/>
    <w:rsid w:val="000F59BF"/>
    <w:rsid w:val="000F5B18"/>
    <w:rsid w:val="000F5DB3"/>
    <w:rsid w:val="000F61B5"/>
    <w:rsid w:val="000F62EC"/>
    <w:rsid w:val="000F685E"/>
    <w:rsid w:val="00100815"/>
    <w:rsid w:val="00100F28"/>
    <w:rsid w:val="001024B8"/>
    <w:rsid w:val="001038A9"/>
    <w:rsid w:val="00105153"/>
    <w:rsid w:val="00106004"/>
    <w:rsid w:val="00106800"/>
    <w:rsid w:val="001132F3"/>
    <w:rsid w:val="00114738"/>
    <w:rsid w:val="0011523E"/>
    <w:rsid w:val="00115CB0"/>
    <w:rsid w:val="001210D5"/>
    <w:rsid w:val="0012175F"/>
    <w:rsid w:val="00122E69"/>
    <w:rsid w:val="001230DF"/>
    <w:rsid w:val="00125221"/>
    <w:rsid w:val="001256D2"/>
    <w:rsid w:val="00130415"/>
    <w:rsid w:val="00133693"/>
    <w:rsid w:val="00133D61"/>
    <w:rsid w:val="00134C02"/>
    <w:rsid w:val="001359E8"/>
    <w:rsid w:val="001364D0"/>
    <w:rsid w:val="001365AB"/>
    <w:rsid w:val="00140FEA"/>
    <w:rsid w:val="0014152B"/>
    <w:rsid w:val="00145BEB"/>
    <w:rsid w:val="0015179E"/>
    <w:rsid w:val="001536CB"/>
    <w:rsid w:val="001557E8"/>
    <w:rsid w:val="00156468"/>
    <w:rsid w:val="00156AC7"/>
    <w:rsid w:val="0015702B"/>
    <w:rsid w:val="001631A0"/>
    <w:rsid w:val="001639DB"/>
    <w:rsid w:val="00163E86"/>
    <w:rsid w:val="00164153"/>
    <w:rsid w:val="001645AF"/>
    <w:rsid w:val="00165519"/>
    <w:rsid w:val="0016591D"/>
    <w:rsid w:val="00165B1D"/>
    <w:rsid w:val="001662BC"/>
    <w:rsid w:val="0016797E"/>
    <w:rsid w:val="001709A8"/>
    <w:rsid w:val="00171D56"/>
    <w:rsid w:val="0017223E"/>
    <w:rsid w:val="001724A1"/>
    <w:rsid w:val="00172B37"/>
    <w:rsid w:val="00173023"/>
    <w:rsid w:val="001733AC"/>
    <w:rsid w:val="001741CD"/>
    <w:rsid w:val="00175609"/>
    <w:rsid w:val="001809D4"/>
    <w:rsid w:val="001816EC"/>
    <w:rsid w:val="00181F8A"/>
    <w:rsid w:val="00183329"/>
    <w:rsid w:val="001848CB"/>
    <w:rsid w:val="001910AF"/>
    <w:rsid w:val="001916EF"/>
    <w:rsid w:val="00191C2C"/>
    <w:rsid w:val="00192130"/>
    <w:rsid w:val="00192349"/>
    <w:rsid w:val="0019356F"/>
    <w:rsid w:val="001955D0"/>
    <w:rsid w:val="00195D5A"/>
    <w:rsid w:val="0019759B"/>
    <w:rsid w:val="001A0454"/>
    <w:rsid w:val="001A2BB1"/>
    <w:rsid w:val="001A5D07"/>
    <w:rsid w:val="001B1E4B"/>
    <w:rsid w:val="001B3E37"/>
    <w:rsid w:val="001B4C00"/>
    <w:rsid w:val="001B57AD"/>
    <w:rsid w:val="001B5FB0"/>
    <w:rsid w:val="001B7549"/>
    <w:rsid w:val="001C0231"/>
    <w:rsid w:val="001C0AFE"/>
    <w:rsid w:val="001C1553"/>
    <w:rsid w:val="001C2811"/>
    <w:rsid w:val="001C5E79"/>
    <w:rsid w:val="001C72B0"/>
    <w:rsid w:val="001D00C5"/>
    <w:rsid w:val="001D136C"/>
    <w:rsid w:val="001D354C"/>
    <w:rsid w:val="001D48F6"/>
    <w:rsid w:val="001D57B8"/>
    <w:rsid w:val="001D7E14"/>
    <w:rsid w:val="001E2A6B"/>
    <w:rsid w:val="001E3138"/>
    <w:rsid w:val="001E3743"/>
    <w:rsid w:val="001E7102"/>
    <w:rsid w:val="001E763C"/>
    <w:rsid w:val="001F1A89"/>
    <w:rsid w:val="001F1CCD"/>
    <w:rsid w:val="001F37F0"/>
    <w:rsid w:val="001F38C6"/>
    <w:rsid w:val="001F3D08"/>
    <w:rsid w:val="001F53C8"/>
    <w:rsid w:val="001F5883"/>
    <w:rsid w:val="001F65A4"/>
    <w:rsid w:val="001F6A1C"/>
    <w:rsid w:val="002001C4"/>
    <w:rsid w:val="002005A0"/>
    <w:rsid w:val="00201C37"/>
    <w:rsid w:val="00203F35"/>
    <w:rsid w:val="002046BF"/>
    <w:rsid w:val="0020788F"/>
    <w:rsid w:val="00210930"/>
    <w:rsid w:val="00210A6D"/>
    <w:rsid w:val="00210D72"/>
    <w:rsid w:val="00211964"/>
    <w:rsid w:val="002121CE"/>
    <w:rsid w:val="002128A9"/>
    <w:rsid w:val="00212D73"/>
    <w:rsid w:val="00214E51"/>
    <w:rsid w:val="00214E9A"/>
    <w:rsid w:val="002161D6"/>
    <w:rsid w:val="00217E1C"/>
    <w:rsid w:val="002251E4"/>
    <w:rsid w:val="00225514"/>
    <w:rsid w:val="00225516"/>
    <w:rsid w:val="00225568"/>
    <w:rsid w:val="002337B2"/>
    <w:rsid w:val="00234113"/>
    <w:rsid w:val="00234204"/>
    <w:rsid w:val="00234992"/>
    <w:rsid w:val="00234B2E"/>
    <w:rsid w:val="00234F5B"/>
    <w:rsid w:val="00235AB0"/>
    <w:rsid w:val="00236955"/>
    <w:rsid w:val="002371ED"/>
    <w:rsid w:val="00240015"/>
    <w:rsid w:val="00240930"/>
    <w:rsid w:val="002409B1"/>
    <w:rsid w:val="002412B0"/>
    <w:rsid w:val="002414FB"/>
    <w:rsid w:val="002417DE"/>
    <w:rsid w:val="00241F00"/>
    <w:rsid w:val="002439EE"/>
    <w:rsid w:val="00243C88"/>
    <w:rsid w:val="00246B1A"/>
    <w:rsid w:val="002470CB"/>
    <w:rsid w:val="00247B60"/>
    <w:rsid w:val="00247BD2"/>
    <w:rsid w:val="00250202"/>
    <w:rsid w:val="00250CF5"/>
    <w:rsid w:val="00251B7E"/>
    <w:rsid w:val="00251DAB"/>
    <w:rsid w:val="00252FD0"/>
    <w:rsid w:val="00253838"/>
    <w:rsid w:val="00253F98"/>
    <w:rsid w:val="00254B7F"/>
    <w:rsid w:val="00255AAB"/>
    <w:rsid w:val="00255EBF"/>
    <w:rsid w:val="00256806"/>
    <w:rsid w:val="00256ECD"/>
    <w:rsid w:val="00257751"/>
    <w:rsid w:val="00257A90"/>
    <w:rsid w:val="002604CA"/>
    <w:rsid w:val="002604E1"/>
    <w:rsid w:val="002639C9"/>
    <w:rsid w:val="00263A95"/>
    <w:rsid w:val="002661BA"/>
    <w:rsid w:val="0026654B"/>
    <w:rsid w:val="0026745B"/>
    <w:rsid w:val="00267CDA"/>
    <w:rsid w:val="0027010A"/>
    <w:rsid w:val="00270170"/>
    <w:rsid w:val="00274B80"/>
    <w:rsid w:val="00275B70"/>
    <w:rsid w:val="0027699D"/>
    <w:rsid w:val="00277106"/>
    <w:rsid w:val="00277F85"/>
    <w:rsid w:val="00280B4B"/>
    <w:rsid w:val="00285A49"/>
    <w:rsid w:val="00286733"/>
    <w:rsid w:val="0028748D"/>
    <w:rsid w:val="0029083B"/>
    <w:rsid w:val="00290C22"/>
    <w:rsid w:val="00293112"/>
    <w:rsid w:val="00293383"/>
    <w:rsid w:val="00293796"/>
    <w:rsid w:val="002941F9"/>
    <w:rsid w:val="002978A8"/>
    <w:rsid w:val="00297D97"/>
    <w:rsid w:val="002A30E2"/>
    <w:rsid w:val="002A31E8"/>
    <w:rsid w:val="002A3F69"/>
    <w:rsid w:val="002A5B50"/>
    <w:rsid w:val="002A6117"/>
    <w:rsid w:val="002A6383"/>
    <w:rsid w:val="002A7413"/>
    <w:rsid w:val="002A75B5"/>
    <w:rsid w:val="002A7A2A"/>
    <w:rsid w:val="002B02CE"/>
    <w:rsid w:val="002B12DC"/>
    <w:rsid w:val="002B52C7"/>
    <w:rsid w:val="002B5437"/>
    <w:rsid w:val="002B55E5"/>
    <w:rsid w:val="002B5FF9"/>
    <w:rsid w:val="002B6211"/>
    <w:rsid w:val="002C0029"/>
    <w:rsid w:val="002C0218"/>
    <w:rsid w:val="002C241D"/>
    <w:rsid w:val="002C3077"/>
    <w:rsid w:val="002C31BD"/>
    <w:rsid w:val="002C5ED1"/>
    <w:rsid w:val="002C7916"/>
    <w:rsid w:val="002C79F3"/>
    <w:rsid w:val="002D10A1"/>
    <w:rsid w:val="002D1CE5"/>
    <w:rsid w:val="002D21D6"/>
    <w:rsid w:val="002D2DBD"/>
    <w:rsid w:val="002D5B50"/>
    <w:rsid w:val="002D5E7A"/>
    <w:rsid w:val="002D6861"/>
    <w:rsid w:val="002E06B2"/>
    <w:rsid w:val="002E1204"/>
    <w:rsid w:val="002E1E66"/>
    <w:rsid w:val="002E2E3F"/>
    <w:rsid w:val="002E49C3"/>
    <w:rsid w:val="002E534B"/>
    <w:rsid w:val="002E6AE7"/>
    <w:rsid w:val="002F10A5"/>
    <w:rsid w:val="002F1C4A"/>
    <w:rsid w:val="002F1E7A"/>
    <w:rsid w:val="002F1F2E"/>
    <w:rsid w:val="002F2407"/>
    <w:rsid w:val="002F2783"/>
    <w:rsid w:val="002F3415"/>
    <w:rsid w:val="002F4969"/>
    <w:rsid w:val="002F6A9E"/>
    <w:rsid w:val="002F7645"/>
    <w:rsid w:val="00300325"/>
    <w:rsid w:val="003003F2"/>
    <w:rsid w:val="003014A9"/>
    <w:rsid w:val="00302FC1"/>
    <w:rsid w:val="0030309B"/>
    <w:rsid w:val="00305CF6"/>
    <w:rsid w:val="00305F96"/>
    <w:rsid w:val="00306A1B"/>
    <w:rsid w:val="00307EB3"/>
    <w:rsid w:val="00310568"/>
    <w:rsid w:val="00314A29"/>
    <w:rsid w:val="003175AC"/>
    <w:rsid w:val="00317EAE"/>
    <w:rsid w:val="00320145"/>
    <w:rsid w:val="00321809"/>
    <w:rsid w:val="00321989"/>
    <w:rsid w:val="00321FD9"/>
    <w:rsid w:val="00322331"/>
    <w:rsid w:val="00323A06"/>
    <w:rsid w:val="003258D0"/>
    <w:rsid w:val="00326424"/>
    <w:rsid w:val="00326A17"/>
    <w:rsid w:val="00327130"/>
    <w:rsid w:val="00330752"/>
    <w:rsid w:val="00330C44"/>
    <w:rsid w:val="00333386"/>
    <w:rsid w:val="00334971"/>
    <w:rsid w:val="00336F9A"/>
    <w:rsid w:val="00341996"/>
    <w:rsid w:val="00342871"/>
    <w:rsid w:val="00343325"/>
    <w:rsid w:val="00344D86"/>
    <w:rsid w:val="00346BCA"/>
    <w:rsid w:val="00350439"/>
    <w:rsid w:val="00350720"/>
    <w:rsid w:val="00350F2F"/>
    <w:rsid w:val="0035292A"/>
    <w:rsid w:val="00353EE9"/>
    <w:rsid w:val="003540EF"/>
    <w:rsid w:val="00355367"/>
    <w:rsid w:val="00356BE5"/>
    <w:rsid w:val="003575B1"/>
    <w:rsid w:val="00363EE1"/>
    <w:rsid w:val="00364BDC"/>
    <w:rsid w:val="003669A0"/>
    <w:rsid w:val="00367662"/>
    <w:rsid w:val="00370CCA"/>
    <w:rsid w:val="00372794"/>
    <w:rsid w:val="00373BDE"/>
    <w:rsid w:val="00374FD0"/>
    <w:rsid w:val="0037501C"/>
    <w:rsid w:val="003750A2"/>
    <w:rsid w:val="0037590A"/>
    <w:rsid w:val="003776FC"/>
    <w:rsid w:val="003807DB"/>
    <w:rsid w:val="00380D36"/>
    <w:rsid w:val="00382E29"/>
    <w:rsid w:val="00382F98"/>
    <w:rsid w:val="0038641B"/>
    <w:rsid w:val="00387317"/>
    <w:rsid w:val="00387894"/>
    <w:rsid w:val="00395007"/>
    <w:rsid w:val="003951C4"/>
    <w:rsid w:val="003953B3"/>
    <w:rsid w:val="003954CE"/>
    <w:rsid w:val="00395985"/>
    <w:rsid w:val="00396009"/>
    <w:rsid w:val="0039625C"/>
    <w:rsid w:val="00396891"/>
    <w:rsid w:val="003A1B94"/>
    <w:rsid w:val="003A325C"/>
    <w:rsid w:val="003A5CCC"/>
    <w:rsid w:val="003B0173"/>
    <w:rsid w:val="003B0AD7"/>
    <w:rsid w:val="003B2838"/>
    <w:rsid w:val="003B3DD4"/>
    <w:rsid w:val="003B7BE6"/>
    <w:rsid w:val="003C0C73"/>
    <w:rsid w:val="003C1BAF"/>
    <w:rsid w:val="003C1D41"/>
    <w:rsid w:val="003C2DE1"/>
    <w:rsid w:val="003C2E8E"/>
    <w:rsid w:val="003C4358"/>
    <w:rsid w:val="003C54F7"/>
    <w:rsid w:val="003C56DE"/>
    <w:rsid w:val="003D29C4"/>
    <w:rsid w:val="003D3E1E"/>
    <w:rsid w:val="003D4D6F"/>
    <w:rsid w:val="003D590E"/>
    <w:rsid w:val="003D6C07"/>
    <w:rsid w:val="003E00CE"/>
    <w:rsid w:val="003E029E"/>
    <w:rsid w:val="003E0CE1"/>
    <w:rsid w:val="003E0E86"/>
    <w:rsid w:val="003E2455"/>
    <w:rsid w:val="003E282A"/>
    <w:rsid w:val="003E2C32"/>
    <w:rsid w:val="003E4C88"/>
    <w:rsid w:val="003E58F8"/>
    <w:rsid w:val="003E5C41"/>
    <w:rsid w:val="003E724E"/>
    <w:rsid w:val="003E7E2D"/>
    <w:rsid w:val="003F0A59"/>
    <w:rsid w:val="003F14CE"/>
    <w:rsid w:val="003F3FA1"/>
    <w:rsid w:val="003F4865"/>
    <w:rsid w:val="003F60ED"/>
    <w:rsid w:val="00400C8E"/>
    <w:rsid w:val="00400E0A"/>
    <w:rsid w:val="00400FF1"/>
    <w:rsid w:val="004021A8"/>
    <w:rsid w:val="0040505C"/>
    <w:rsid w:val="0040517D"/>
    <w:rsid w:val="004069FA"/>
    <w:rsid w:val="004077C8"/>
    <w:rsid w:val="004106CC"/>
    <w:rsid w:val="00410760"/>
    <w:rsid w:val="004112D7"/>
    <w:rsid w:val="004154DD"/>
    <w:rsid w:val="004162C2"/>
    <w:rsid w:val="00420482"/>
    <w:rsid w:val="004222D6"/>
    <w:rsid w:val="004224E6"/>
    <w:rsid w:val="00422E73"/>
    <w:rsid w:val="004237B3"/>
    <w:rsid w:val="004243A7"/>
    <w:rsid w:val="004260C4"/>
    <w:rsid w:val="004264D8"/>
    <w:rsid w:val="00426B10"/>
    <w:rsid w:val="004274FB"/>
    <w:rsid w:val="00434447"/>
    <w:rsid w:val="004348D1"/>
    <w:rsid w:val="00434D46"/>
    <w:rsid w:val="00436DD9"/>
    <w:rsid w:val="00437066"/>
    <w:rsid w:val="00437355"/>
    <w:rsid w:val="004413AF"/>
    <w:rsid w:val="00443471"/>
    <w:rsid w:val="00443871"/>
    <w:rsid w:val="00444663"/>
    <w:rsid w:val="00444A32"/>
    <w:rsid w:val="0044615F"/>
    <w:rsid w:val="00446262"/>
    <w:rsid w:val="00451FC3"/>
    <w:rsid w:val="00453566"/>
    <w:rsid w:val="00453A78"/>
    <w:rsid w:val="00454338"/>
    <w:rsid w:val="004572C2"/>
    <w:rsid w:val="00457DB7"/>
    <w:rsid w:val="00461C6F"/>
    <w:rsid w:val="004669DA"/>
    <w:rsid w:val="0046728B"/>
    <w:rsid w:val="00467853"/>
    <w:rsid w:val="00470455"/>
    <w:rsid w:val="00470CC6"/>
    <w:rsid w:val="004719CC"/>
    <w:rsid w:val="00472741"/>
    <w:rsid w:val="00473E63"/>
    <w:rsid w:val="0047491A"/>
    <w:rsid w:val="00474B33"/>
    <w:rsid w:val="00475215"/>
    <w:rsid w:val="00475676"/>
    <w:rsid w:val="00477800"/>
    <w:rsid w:val="00480BB1"/>
    <w:rsid w:val="004814B6"/>
    <w:rsid w:val="004818B9"/>
    <w:rsid w:val="00481E83"/>
    <w:rsid w:val="00482EB3"/>
    <w:rsid w:val="0048339F"/>
    <w:rsid w:val="004838C6"/>
    <w:rsid w:val="00484449"/>
    <w:rsid w:val="004848E6"/>
    <w:rsid w:val="00485667"/>
    <w:rsid w:val="00486A0A"/>
    <w:rsid w:val="00486A8F"/>
    <w:rsid w:val="004907F5"/>
    <w:rsid w:val="00490FB5"/>
    <w:rsid w:val="00490FCC"/>
    <w:rsid w:val="00491181"/>
    <w:rsid w:val="00492226"/>
    <w:rsid w:val="0049742F"/>
    <w:rsid w:val="004A06F0"/>
    <w:rsid w:val="004A10E9"/>
    <w:rsid w:val="004A1574"/>
    <w:rsid w:val="004A1F32"/>
    <w:rsid w:val="004A2A8D"/>
    <w:rsid w:val="004A387D"/>
    <w:rsid w:val="004B0E22"/>
    <w:rsid w:val="004B39B7"/>
    <w:rsid w:val="004B57D1"/>
    <w:rsid w:val="004B5BB5"/>
    <w:rsid w:val="004C452F"/>
    <w:rsid w:val="004C50D0"/>
    <w:rsid w:val="004C59EA"/>
    <w:rsid w:val="004C6954"/>
    <w:rsid w:val="004C74AA"/>
    <w:rsid w:val="004D042D"/>
    <w:rsid w:val="004D0EC6"/>
    <w:rsid w:val="004D0FDA"/>
    <w:rsid w:val="004D2576"/>
    <w:rsid w:val="004D3880"/>
    <w:rsid w:val="004D4F56"/>
    <w:rsid w:val="004D4FB1"/>
    <w:rsid w:val="004E0904"/>
    <w:rsid w:val="004E0B36"/>
    <w:rsid w:val="004E0B44"/>
    <w:rsid w:val="004E1551"/>
    <w:rsid w:val="004E1B55"/>
    <w:rsid w:val="004E1F08"/>
    <w:rsid w:val="004E2E1A"/>
    <w:rsid w:val="004E33B0"/>
    <w:rsid w:val="004E3C04"/>
    <w:rsid w:val="004E3F22"/>
    <w:rsid w:val="004E4D21"/>
    <w:rsid w:val="004E566D"/>
    <w:rsid w:val="004E7D97"/>
    <w:rsid w:val="004F13F9"/>
    <w:rsid w:val="004F4078"/>
    <w:rsid w:val="004F4108"/>
    <w:rsid w:val="004F5773"/>
    <w:rsid w:val="004F597A"/>
    <w:rsid w:val="0050046A"/>
    <w:rsid w:val="005005E5"/>
    <w:rsid w:val="00500651"/>
    <w:rsid w:val="005027ED"/>
    <w:rsid w:val="00503106"/>
    <w:rsid w:val="00503BFD"/>
    <w:rsid w:val="00505789"/>
    <w:rsid w:val="005110AD"/>
    <w:rsid w:val="00511122"/>
    <w:rsid w:val="0051141C"/>
    <w:rsid w:val="00511779"/>
    <w:rsid w:val="005118E5"/>
    <w:rsid w:val="00514A93"/>
    <w:rsid w:val="00514C05"/>
    <w:rsid w:val="00515B07"/>
    <w:rsid w:val="005163D3"/>
    <w:rsid w:val="00516D0D"/>
    <w:rsid w:val="005173FA"/>
    <w:rsid w:val="005200F2"/>
    <w:rsid w:val="00524ED8"/>
    <w:rsid w:val="00527473"/>
    <w:rsid w:val="00530049"/>
    <w:rsid w:val="005304D1"/>
    <w:rsid w:val="00531A61"/>
    <w:rsid w:val="00531D81"/>
    <w:rsid w:val="00532BA7"/>
    <w:rsid w:val="00533346"/>
    <w:rsid w:val="005335AC"/>
    <w:rsid w:val="00533D65"/>
    <w:rsid w:val="005346EF"/>
    <w:rsid w:val="00535391"/>
    <w:rsid w:val="005366BE"/>
    <w:rsid w:val="00537B5E"/>
    <w:rsid w:val="005405BD"/>
    <w:rsid w:val="00540735"/>
    <w:rsid w:val="0054084E"/>
    <w:rsid w:val="00542ACE"/>
    <w:rsid w:val="00543A6D"/>
    <w:rsid w:val="005443C1"/>
    <w:rsid w:val="005449F2"/>
    <w:rsid w:val="005457CD"/>
    <w:rsid w:val="00546EBF"/>
    <w:rsid w:val="00550916"/>
    <w:rsid w:val="00550EF5"/>
    <w:rsid w:val="00551585"/>
    <w:rsid w:val="00553227"/>
    <w:rsid w:val="00555729"/>
    <w:rsid w:val="00557303"/>
    <w:rsid w:val="00557680"/>
    <w:rsid w:val="00562922"/>
    <w:rsid w:val="00562BAC"/>
    <w:rsid w:val="00562E45"/>
    <w:rsid w:val="00563305"/>
    <w:rsid w:val="005641E4"/>
    <w:rsid w:val="005662D4"/>
    <w:rsid w:val="00567098"/>
    <w:rsid w:val="00567E59"/>
    <w:rsid w:val="00571104"/>
    <w:rsid w:val="00571353"/>
    <w:rsid w:val="00573336"/>
    <w:rsid w:val="00575355"/>
    <w:rsid w:val="00577B85"/>
    <w:rsid w:val="00577E35"/>
    <w:rsid w:val="00581D0E"/>
    <w:rsid w:val="005822C6"/>
    <w:rsid w:val="00582D13"/>
    <w:rsid w:val="00583E14"/>
    <w:rsid w:val="00584865"/>
    <w:rsid w:val="00584A4D"/>
    <w:rsid w:val="00585D95"/>
    <w:rsid w:val="005874A7"/>
    <w:rsid w:val="0058799F"/>
    <w:rsid w:val="005903FF"/>
    <w:rsid w:val="00592CCB"/>
    <w:rsid w:val="00593213"/>
    <w:rsid w:val="00593873"/>
    <w:rsid w:val="00593AB9"/>
    <w:rsid w:val="00594AA8"/>
    <w:rsid w:val="005959E7"/>
    <w:rsid w:val="00596582"/>
    <w:rsid w:val="00596681"/>
    <w:rsid w:val="005972D2"/>
    <w:rsid w:val="005A0574"/>
    <w:rsid w:val="005A1514"/>
    <w:rsid w:val="005A1D8B"/>
    <w:rsid w:val="005A268B"/>
    <w:rsid w:val="005A3933"/>
    <w:rsid w:val="005A41EA"/>
    <w:rsid w:val="005A4247"/>
    <w:rsid w:val="005A4407"/>
    <w:rsid w:val="005A4B31"/>
    <w:rsid w:val="005A514D"/>
    <w:rsid w:val="005A7464"/>
    <w:rsid w:val="005B0032"/>
    <w:rsid w:val="005B2784"/>
    <w:rsid w:val="005B2C42"/>
    <w:rsid w:val="005B2F05"/>
    <w:rsid w:val="005B2F40"/>
    <w:rsid w:val="005B4B93"/>
    <w:rsid w:val="005B54B3"/>
    <w:rsid w:val="005B5BCF"/>
    <w:rsid w:val="005B6088"/>
    <w:rsid w:val="005B6A88"/>
    <w:rsid w:val="005B6C95"/>
    <w:rsid w:val="005B73FC"/>
    <w:rsid w:val="005B767C"/>
    <w:rsid w:val="005C0391"/>
    <w:rsid w:val="005C1F2D"/>
    <w:rsid w:val="005C2F3B"/>
    <w:rsid w:val="005C31BD"/>
    <w:rsid w:val="005C3708"/>
    <w:rsid w:val="005C3749"/>
    <w:rsid w:val="005C5518"/>
    <w:rsid w:val="005C7D19"/>
    <w:rsid w:val="005D0522"/>
    <w:rsid w:val="005D072E"/>
    <w:rsid w:val="005D1324"/>
    <w:rsid w:val="005D1CCC"/>
    <w:rsid w:val="005D226A"/>
    <w:rsid w:val="005D357B"/>
    <w:rsid w:val="005D35EA"/>
    <w:rsid w:val="005D3C40"/>
    <w:rsid w:val="005D4211"/>
    <w:rsid w:val="005D5C35"/>
    <w:rsid w:val="005D5F7B"/>
    <w:rsid w:val="005E0AB7"/>
    <w:rsid w:val="005E26B8"/>
    <w:rsid w:val="005E2DDE"/>
    <w:rsid w:val="005E4CFF"/>
    <w:rsid w:val="005E5AA4"/>
    <w:rsid w:val="005F045B"/>
    <w:rsid w:val="005F047F"/>
    <w:rsid w:val="005F0ED1"/>
    <w:rsid w:val="005F1152"/>
    <w:rsid w:val="005F134D"/>
    <w:rsid w:val="005F1C24"/>
    <w:rsid w:val="005F631E"/>
    <w:rsid w:val="005F6FC8"/>
    <w:rsid w:val="005F730F"/>
    <w:rsid w:val="006002EB"/>
    <w:rsid w:val="00602983"/>
    <w:rsid w:val="00603C74"/>
    <w:rsid w:val="006061BF"/>
    <w:rsid w:val="006068D5"/>
    <w:rsid w:val="0060718A"/>
    <w:rsid w:val="006074E4"/>
    <w:rsid w:val="006101AF"/>
    <w:rsid w:val="00610463"/>
    <w:rsid w:val="00611B14"/>
    <w:rsid w:val="00611C27"/>
    <w:rsid w:val="00613FE0"/>
    <w:rsid w:val="00615371"/>
    <w:rsid w:val="00615802"/>
    <w:rsid w:val="0061712E"/>
    <w:rsid w:val="00617403"/>
    <w:rsid w:val="00617F21"/>
    <w:rsid w:val="0062032F"/>
    <w:rsid w:val="0062276A"/>
    <w:rsid w:val="006254A5"/>
    <w:rsid w:val="00630907"/>
    <w:rsid w:val="00630B5C"/>
    <w:rsid w:val="00632A87"/>
    <w:rsid w:val="00635D67"/>
    <w:rsid w:val="00636698"/>
    <w:rsid w:val="00637B5E"/>
    <w:rsid w:val="00640CEF"/>
    <w:rsid w:val="0064108D"/>
    <w:rsid w:val="00641814"/>
    <w:rsid w:val="00642141"/>
    <w:rsid w:val="00644BB7"/>
    <w:rsid w:val="0064580C"/>
    <w:rsid w:val="006467D6"/>
    <w:rsid w:val="00646F79"/>
    <w:rsid w:val="0064703F"/>
    <w:rsid w:val="00647087"/>
    <w:rsid w:val="00650950"/>
    <w:rsid w:val="00650A7C"/>
    <w:rsid w:val="006513C5"/>
    <w:rsid w:val="00651877"/>
    <w:rsid w:val="0065189D"/>
    <w:rsid w:val="0065412E"/>
    <w:rsid w:val="00654467"/>
    <w:rsid w:val="006551D7"/>
    <w:rsid w:val="00655ABE"/>
    <w:rsid w:val="00656C87"/>
    <w:rsid w:val="0065792A"/>
    <w:rsid w:val="006615BB"/>
    <w:rsid w:val="006648C5"/>
    <w:rsid w:val="00670A53"/>
    <w:rsid w:val="0067209B"/>
    <w:rsid w:val="006728BB"/>
    <w:rsid w:val="00674C33"/>
    <w:rsid w:val="00676BB8"/>
    <w:rsid w:val="00676FF0"/>
    <w:rsid w:val="00680026"/>
    <w:rsid w:val="00680F80"/>
    <w:rsid w:val="006810D9"/>
    <w:rsid w:val="0068404A"/>
    <w:rsid w:val="00684F13"/>
    <w:rsid w:val="00685761"/>
    <w:rsid w:val="006862F2"/>
    <w:rsid w:val="00687DEA"/>
    <w:rsid w:val="00691F4C"/>
    <w:rsid w:val="00694E24"/>
    <w:rsid w:val="00695BB9"/>
    <w:rsid w:val="0069674A"/>
    <w:rsid w:val="00697A54"/>
    <w:rsid w:val="006A317B"/>
    <w:rsid w:val="006A3A8C"/>
    <w:rsid w:val="006A600B"/>
    <w:rsid w:val="006A6DEA"/>
    <w:rsid w:val="006A7837"/>
    <w:rsid w:val="006A7DE8"/>
    <w:rsid w:val="006B03BD"/>
    <w:rsid w:val="006B03E8"/>
    <w:rsid w:val="006B19DF"/>
    <w:rsid w:val="006B2E5C"/>
    <w:rsid w:val="006B30E9"/>
    <w:rsid w:val="006B3E7D"/>
    <w:rsid w:val="006B6FC2"/>
    <w:rsid w:val="006C0320"/>
    <w:rsid w:val="006C44E4"/>
    <w:rsid w:val="006C4B01"/>
    <w:rsid w:val="006C4F70"/>
    <w:rsid w:val="006C5723"/>
    <w:rsid w:val="006C5E79"/>
    <w:rsid w:val="006C61EA"/>
    <w:rsid w:val="006C665F"/>
    <w:rsid w:val="006C6785"/>
    <w:rsid w:val="006D0074"/>
    <w:rsid w:val="006D08B1"/>
    <w:rsid w:val="006D10DE"/>
    <w:rsid w:val="006D3604"/>
    <w:rsid w:val="006D5BDE"/>
    <w:rsid w:val="006D73DE"/>
    <w:rsid w:val="006D7A56"/>
    <w:rsid w:val="006E02CA"/>
    <w:rsid w:val="006E0ABB"/>
    <w:rsid w:val="006E22F1"/>
    <w:rsid w:val="006E2330"/>
    <w:rsid w:val="006E24AA"/>
    <w:rsid w:val="006E2AFF"/>
    <w:rsid w:val="006E3763"/>
    <w:rsid w:val="006E6ABF"/>
    <w:rsid w:val="006F08A0"/>
    <w:rsid w:val="006F0BD5"/>
    <w:rsid w:val="006F0BEE"/>
    <w:rsid w:val="006F18C7"/>
    <w:rsid w:val="006F3E5B"/>
    <w:rsid w:val="006F41A0"/>
    <w:rsid w:val="006F42F0"/>
    <w:rsid w:val="006F4D5A"/>
    <w:rsid w:val="006F6DFA"/>
    <w:rsid w:val="006F6F57"/>
    <w:rsid w:val="006F703C"/>
    <w:rsid w:val="006F7653"/>
    <w:rsid w:val="006F7C57"/>
    <w:rsid w:val="0070077F"/>
    <w:rsid w:val="00702206"/>
    <w:rsid w:val="00702A79"/>
    <w:rsid w:val="00703CBB"/>
    <w:rsid w:val="00704DF6"/>
    <w:rsid w:val="007052C1"/>
    <w:rsid w:val="007076A6"/>
    <w:rsid w:val="00710C02"/>
    <w:rsid w:val="007110AA"/>
    <w:rsid w:val="007124B6"/>
    <w:rsid w:val="00712B41"/>
    <w:rsid w:val="007135F9"/>
    <w:rsid w:val="00713EC1"/>
    <w:rsid w:val="00713FEA"/>
    <w:rsid w:val="007141AD"/>
    <w:rsid w:val="00716E76"/>
    <w:rsid w:val="0071711D"/>
    <w:rsid w:val="007173A3"/>
    <w:rsid w:val="007206FF"/>
    <w:rsid w:val="00720AAC"/>
    <w:rsid w:val="007239CB"/>
    <w:rsid w:val="00726BE4"/>
    <w:rsid w:val="00727323"/>
    <w:rsid w:val="0072744A"/>
    <w:rsid w:val="007277E9"/>
    <w:rsid w:val="00735485"/>
    <w:rsid w:val="00735AE6"/>
    <w:rsid w:val="00736E2B"/>
    <w:rsid w:val="00737C3A"/>
    <w:rsid w:val="00740534"/>
    <w:rsid w:val="00740A87"/>
    <w:rsid w:val="00742254"/>
    <w:rsid w:val="007427E5"/>
    <w:rsid w:val="007430E3"/>
    <w:rsid w:val="007431A9"/>
    <w:rsid w:val="0074374D"/>
    <w:rsid w:val="00744C78"/>
    <w:rsid w:val="00747596"/>
    <w:rsid w:val="00747BC9"/>
    <w:rsid w:val="00747D9C"/>
    <w:rsid w:val="00750CCF"/>
    <w:rsid w:val="00753292"/>
    <w:rsid w:val="00753AE6"/>
    <w:rsid w:val="00754217"/>
    <w:rsid w:val="00755340"/>
    <w:rsid w:val="00755DFD"/>
    <w:rsid w:val="00757959"/>
    <w:rsid w:val="007601C9"/>
    <w:rsid w:val="00761D57"/>
    <w:rsid w:val="007628AB"/>
    <w:rsid w:val="00764C28"/>
    <w:rsid w:val="00765298"/>
    <w:rsid w:val="00765C82"/>
    <w:rsid w:val="007660C7"/>
    <w:rsid w:val="00776537"/>
    <w:rsid w:val="00776F1E"/>
    <w:rsid w:val="00782550"/>
    <w:rsid w:val="00782F62"/>
    <w:rsid w:val="00784972"/>
    <w:rsid w:val="00785973"/>
    <w:rsid w:val="007864CB"/>
    <w:rsid w:val="00786AD9"/>
    <w:rsid w:val="00790B99"/>
    <w:rsid w:val="00790D51"/>
    <w:rsid w:val="00791F6E"/>
    <w:rsid w:val="00792B47"/>
    <w:rsid w:val="007956BF"/>
    <w:rsid w:val="007957D7"/>
    <w:rsid w:val="00796217"/>
    <w:rsid w:val="00797E12"/>
    <w:rsid w:val="007A25FD"/>
    <w:rsid w:val="007A27D5"/>
    <w:rsid w:val="007A296D"/>
    <w:rsid w:val="007A2AFA"/>
    <w:rsid w:val="007A3E5D"/>
    <w:rsid w:val="007A42FD"/>
    <w:rsid w:val="007A4DDA"/>
    <w:rsid w:val="007A585A"/>
    <w:rsid w:val="007A6356"/>
    <w:rsid w:val="007A640A"/>
    <w:rsid w:val="007A6726"/>
    <w:rsid w:val="007A6795"/>
    <w:rsid w:val="007B15CC"/>
    <w:rsid w:val="007B1777"/>
    <w:rsid w:val="007B2C8D"/>
    <w:rsid w:val="007B52E5"/>
    <w:rsid w:val="007B66E9"/>
    <w:rsid w:val="007B6790"/>
    <w:rsid w:val="007B68F0"/>
    <w:rsid w:val="007B698A"/>
    <w:rsid w:val="007B725A"/>
    <w:rsid w:val="007B7A53"/>
    <w:rsid w:val="007C080C"/>
    <w:rsid w:val="007C209F"/>
    <w:rsid w:val="007C2E59"/>
    <w:rsid w:val="007C368C"/>
    <w:rsid w:val="007C46AE"/>
    <w:rsid w:val="007C5A27"/>
    <w:rsid w:val="007D01F7"/>
    <w:rsid w:val="007D03D8"/>
    <w:rsid w:val="007D09EE"/>
    <w:rsid w:val="007D0EDD"/>
    <w:rsid w:val="007D0EF0"/>
    <w:rsid w:val="007D101A"/>
    <w:rsid w:val="007D26F4"/>
    <w:rsid w:val="007D2FC3"/>
    <w:rsid w:val="007D6CB5"/>
    <w:rsid w:val="007D6F8A"/>
    <w:rsid w:val="007E2162"/>
    <w:rsid w:val="007E451A"/>
    <w:rsid w:val="007E574D"/>
    <w:rsid w:val="007E5846"/>
    <w:rsid w:val="007E663F"/>
    <w:rsid w:val="007E68CC"/>
    <w:rsid w:val="007F002F"/>
    <w:rsid w:val="007F1497"/>
    <w:rsid w:val="007F157C"/>
    <w:rsid w:val="007F1C90"/>
    <w:rsid w:val="007F2271"/>
    <w:rsid w:val="007F35AF"/>
    <w:rsid w:val="007F440B"/>
    <w:rsid w:val="007F5CF6"/>
    <w:rsid w:val="007F5E35"/>
    <w:rsid w:val="007F61C9"/>
    <w:rsid w:val="00801965"/>
    <w:rsid w:val="008019FF"/>
    <w:rsid w:val="00802CAF"/>
    <w:rsid w:val="00803957"/>
    <w:rsid w:val="00804C68"/>
    <w:rsid w:val="00804FF1"/>
    <w:rsid w:val="008061AF"/>
    <w:rsid w:val="0080674A"/>
    <w:rsid w:val="00810014"/>
    <w:rsid w:val="00810035"/>
    <w:rsid w:val="00811EE1"/>
    <w:rsid w:val="008138C1"/>
    <w:rsid w:val="00814571"/>
    <w:rsid w:val="00814E6F"/>
    <w:rsid w:val="008157E3"/>
    <w:rsid w:val="00817DAD"/>
    <w:rsid w:val="0082066D"/>
    <w:rsid w:val="008219FA"/>
    <w:rsid w:val="00825B58"/>
    <w:rsid w:val="00826BFF"/>
    <w:rsid w:val="00826F27"/>
    <w:rsid w:val="00830D6D"/>
    <w:rsid w:val="00831D82"/>
    <w:rsid w:val="00831E0F"/>
    <w:rsid w:val="00833202"/>
    <w:rsid w:val="00834E3B"/>
    <w:rsid w:val="00835EB6"/>
    <w:rsid w:val="00835ECE"/>
    <w:rsid w:val="00846B13"/>
    <w:rsid w:val="00847D87"/>
    <w:rsid w:val="00851148"/>
    <w:rsid w:val="008519F6"/>
    <w:rsid w:val="008527F5"/>
    <w:rsid w:val="00853039"/>
    <w:rsid w:val="008532B5"/>
    <w:rsid w:val="00853B1B"/>
    <w:rsid w:val="00854A97"/>
    <w:rsid w:val="00854C62"/>
    <w:rsid w:val="008555D6"/>
    <w:rsid w:val="00855711"/>
    <w:rsid w:val="00855BF1"/>
    <w:rsid w:val="00856168"/>
    <w:rsid w:val="00856174"/>
    <w:rsid w:val="008600DC"/>
    <w:rsid w:val="00860E95"/>
    <w:rsid w:val="00861E1E"/>
    <w:rsid w:val="00863084"/>
    <w:rsid w:val="00865CFA"/>
    <w:rsid w:val="0087046D"/>
    <w:rsid w:val="008712A9"/>
    <w:rsid w:val="00871B7B"/>
    <w:rsid w:val="00871E75"/>
    <w:rsid w:val="00872219"/>
    <w:rsid w:val="00872468"/>
    <w:rsid w:val="00872946"/>
    <w:rsid w:val="00875C58"/>
    <w:rsid w:val="00876950"/>
    <w:rsid w:val="008824DA"/>
    <w:rsid w:val="008832FD"/>
    <w:rsid w:val="00883DA5"/>
    <w:rsid w:val="008841F8"/>
    <w:rsid w:val="008849D1"/>
    <w:rsid w:val="00885464"/>
    <w:rsid w:val="00885BE0"/>
    <w:rsid w:val="00886202"/>
    <w:rsid w:val="00886BEE"/>
    <w:rsid w:val="00887593"/>
    <w:rsid w:val="0089023A"/>
    <w:rsid w:val="008910BA"/>
    <w:rsid w:val="00892A12"/>
    <w:rsid w:val="00892ECA"/>
    <w:rsid w:val="00895E6E"/>
    <w:rsid w:val="00895FEB"/>
    <w:rsid w:val="0089683C"/>
    <w:rsid w:val="008A0502"/>
    <w:rsid w:val="008A1E3F"/>
    <w:rsid w:val="008A1EA9"/>
    <w:rsid w:val="008A1F9E"/>
    <w:rsid w:val="008A32FA"/>
    <w:rsid w:val="008A6C1B"/>
    <w:rsid w:val="008B1C48"/>
    <w:rsid w:val="008B2B12"/>
    <w:rsid w:val="008B64AD"/>
    <w:rsid w:val="008B73BB"/>
    <w:rsid w:val="008B7AFB"/>
    <w:rsid w:val="008C0177"/>
    <w:rsid w:val="008C0AAD"/>
    <w:rsid w:val="008C1EE9"/>
    <w:rsid w:val="008C327B"/>
    <w:rsid w:val="008C3862"/>
    <w:rsid w:val="008C4405"/>
    <w:rsid w:val="008C44BF"/>
    <w:rsid w:val="008C49CE"/>
    <w:rsid w:val="008C53CA"/>
    <w:rsid w:val="008C5447"/>
    <w:rsid w:val="008C641B"/>
    <w:rsid w:val="008C7E72"/>
    <w:rsid w:val="008D0EB1"/>
    <w:rsid w:val="008D1D56"/>
    <w:rsid w:val="008D2585"/>
    <w:rsid w:val="008D372C"/>
    <w:rsid w:val="008D463C"/>
    <w:rsid w:val="008D4862"/>
    <w:rsid w:val="008D56C0"/>
    <w:rsid w:val="008D652E"/>
    <w:rsid w:val="008E0D96"/>
    <w:rsid w:val="008E0E85"/>
    <w:rsid w:val="008E13E9"/>
    <w:rsid w:val="008E417F"/>
    <w:rsid w:val="008E46E5"/>
    <w:rsid w:val="008E502D"/>
    <w:rsid w:val="008E609C"/>
    <w:rsid w:val="008E683F"/>
    <w:rsid w:val="008E77AB"/>
    <w:rsid w:val="008F09C2"/>
    <w:rsid w:val="008F205B"/>
    <w:rsid w:val="008F2CE1"/>
    <w:rsid w:val="008F635A"/>
    <w:rsid w:val="008F6492"/>
    <w:rsid w:val="008F6872"/>
    <w:rsid w:val="008F6D87"/>
    <w:rsid w:val="00903F18"/>
    <w:rsid w:val="00905246"/>
    <w:rsid w:val="009052F0"/>
    <w:rsid w:val="009055C6"/>
    <w:rsid w:val="009059ED"/>
    <w:rsid w:val="00912E1C"/>
    <w:rsid w:val="0091325D"/>
    <w:rsid w:val="0091542A"/>
    <w:rsid w:val="009163E1"/>
    <w:rsid w:val="00916D6C"/>
    <w:rsid w:val="00916FC4"/>
    <w:rsid w:val="00917E47"/>
    <w:rsid w:val="00922129"/>
    <w:rsid w:val="009224DB"/>
    <w:rsid w:val="00924A26"/>
    <w:rsid w:val="009250CD"/>
    <w:rsid w:val="00926F76"/>
    <w:rsid w:val="009305CE"/>
    <w:rsid w:val="00932127"/>
    <w:rsid w:val="00932262"/>
    <w:rsid w:val="009339EF"/>
    <w:rsid w:val="009343A5"/>
    <w:rsid w:val="00934C17"/>
    <w:rsid w:val="00934ECA"/>
    <w:rsid w:val="00937279"/>
    <w:rsid w:val="009405A6"/>
    <w:rsid w:val="009414B5"/>
    <w:rsid w:val="00941BD1"/>
    <w:rsid w:val="0094357C"/>
    <w:rsid w:val="00943EE9"/>
    <w:rsid w:val="009442CB"/>
    <w:rsid w:val="00944410"/>
    <w:rsid w:val="00945798"/>
    <w:rsid w:val="0094613C"/>
    <w:rsid w:val="0094743D"/>
    <w:rsid w:val="00947E34"/>
    <w:rsid w:val="009504E5"/>
    <w:rsid w:val="00950D8B"/>
    <w:rsid w:val="009511FC"/>
    <w:rsid w:val="00951DC4"/>
    <w:rsid w:val="009540DF"/>
    <w:rsid w:val="00955667"/>
    <w:rsid w:val="009558D2"/>
    <w:rsid w:val="00955F5C"/>
    <w:rsid w:val="00956073"/>
    <w:rsid w:val="00963BED"/>
    <w:rsid w:val="00964947"/>
    <w:rsid w:val="0096577F"/>
    <w:rsid w:val="00966371"/>
    <w:rsid w:val="00966A4B"/>
    <w:rsid w:val="00970D81"/>
    <w:rsid w:val="00973B77"/>
    <w:rsid w:val="0097516F"/>
    <w:rsid w:val="009758E1"/>
    <w:rsid w:val="00976327"/>
    <w:rsid w:val="009808EF"/>
    <w:rsid w:val="0098197A"/>
    <w:rsid w:val="00981A9B"/>
    <w:rsid w:val="00982C04"/>
    <w:rsid w:val="00982C2B"/>
    <w:rsid w:val="0098569A"/>
    <w:rsid w:val="009859D9"/>
    <w:rsid w:val="009865CF"/>
    <w:rsid w:val="0098688F"/>
    <w:rsid w:val="009875C6"/>
    <w:rsid w:val="00990729"/>
    <w:rsid w:val="00990B5C"/>
    <w:rsid w:val="00991845"/>
    <w:rsid w:val="00991BD7"/>
    <w:rsid w:val="0099542E"/>
    <w:rsid w:val="0099560A"/>
    <w:rsid w:val="00995A79"/>
    <w:rsid w:val="00997190"/>
    <w:rsid w:val="009A1C16"/>
    <w:rsid w:val="009A207D"/>
    <w:rsid w:val="009B248D"/>
    <w:rsid w:val="009B46B8"/>
    <w:rsid w:val="009B5947"/>
    <w:rsid w:val="009B6EB7"/>
    <w:rsid w:val="009C0DAA"/>
    <w:rsid w:val="009C2C5E"/>
    <w:rsid w:val="009C5486"/>
    <w:rsid w:val="009C5F37"/>
    <w:rsid w:val="009C7C98"/>
    <w:rsid w:val="009D04A5"/>
    <w:rsid w:val="009D0606"/>
    <w:rsid w:val="009D1DAE"/>
    <w:rsid w:val="009D236B"/>
    <w:rsid w:val="009D2497"/>
    <w:rsid w:val="009D281C"/>
    <w:rsid w:val="009D50CC"/>
    <w:rsid w:val="009D5BB9"/>
    <w:rsid w:val="009D5C1B"/>
    <w:rsid w:val="009D719A"/>
    <w:rsid w:val="009E4613"/>
    <w:rsid w:val="009E56FA"/>
    <w:rsid w:val="009E7132"/>
    <w:rsid w:val="009E7610"/>
    <w:rsid w:val="009F0BC2"/>
    <w:rsid w:val="009F2A80"/>
    <w:rsid w:val="009F2B3B"/>
    <w:rsid w:val="009F3A32"/>
    <w:rsid w:val="009F4357"/>
    <w:rsid w:val="009F4EAC"/>
    <w:rsid w:val="009F6566"/>
    <w:rsid w:val="009F6FFA"/>
    <w:rsid w:val="009F7C1F"/>
    <w:rsid w:val="00A0044C"/>
    <w:rsid w:val="00A00756"/>
    <w:rsid w:val="00A00C5D"/>
    <w:rsid w:val="00A02CE7"/>
    <w:rsid w:val="00A03319"/>
    <w:rsid w:val="00A036D2"/>
    <w:rsid w:val="00A0466E"/>
    <w:rsid w:val="00A057AD"/>
    <w:rsid w:val="00A12140"/>
    <w:rsid w:val="00A12DDC"/>
    <w:rsid w:val="00A15293"/>
    <w:rsid w:val="00A15985"/>
    <w:rsid w:val="00A1608D"/>
    <w:rsid w:val="00A16C5A"/>
    <w:rsid w:val="00A20542"/>
    <w:rsid w:val="00A2095E"/>
    <w:rsid w:val="00A2236E"/>
    <w:rsid w:val="00A235D3"/>
    <w:rsid w:val="00A242BE"/>
    <w:rsid w:val="00A250D8"/>
    <w:rsid w:val="00A302FF"/>
    <w:rsid w:val="00A30F8A"/>
    <w:rsid w:val="00A32FBB"/>
    <w:rsid w:val="00A349ED"/>
    <w:rsid w:val="00A35261"/>
    <w:rsid w:val="00A352DA"/>
    <w:rsid w:val="00A35A3C"/>
    <w:rsid w:val="00A35BB8"/>
    <w:rsid w:val="00A36ED1"/>
    <w:rsid w:val="00A377A4"/>
    <w:rsid w:val="00A406E9"/>
    <w:rsid w:val="00A41CF0"/>
    <w:rsid w:val="00A4386E"/>
    <w:rsid w:val="00A43E2C"/>
    <w:rsid w:val="00A4453D"/>
    <w:rsid w:val="00A4490F"/>
    <w:rsid w:val="00A449DC"/>
    <w:rsid w:val="00A44B9E"/>
    <w:rsid w:val="00A50317"/>
    <w:rsid w:val="00A52A05"/>
    <w:rsid w:val="00A5578E"/>
    <w:rsid w:val="00A55BDD"/>
    <w:rsid w:val="00A60841"/>
    <w:rsid w:val="00A61311"/>
    <w:rsid w:val="00A61974"/>
    <w:rsid w:val="00A6438C"/>
    <w:rsid w:val="00A6538B"/>
    <w:rsid w:val="00A676AB"/>
    <w:rsid w:val="00A70A30"/>
    <w:rsid w:val="00A71E9B"/>
    <w:rsid w:val="00A72F25"/>
    <w:rsid w:val="00A732D1"/>
    <w:rsid w:val="00A734B9"/>
    <w:rsid w:val="00A74315"/>
    <w:rsid w:val="00A762DE"/>
    <w:rsid w:val="00A76CC9"/>
    <w:rsid w:val="00A81402"/>
    <w:rsid w:val="00A833DA"/>
    <w:rsid w:val="00A83568"/>
    <w:rsid w:val="00A8450D"/>
    <w:rsid w:val="00A861AC"/>
    <w:rsid w:val="00A863D2"/>
    <w:rsid w:val="00A86630"/>
    <w:rsid w:val="00A87019"/>
    <w:rsid w:val="00A91439"/>
    <w:rsid w:val="00A91B2A"/>
    <w:rsid w:val="00A949B1"/>
    <w:rsid w:val="00A95CB2"/>
    <w:rsid w:val="00A95F84"/>
    <w:rsid w:val="00A97013"/>
    <w:rsid w:val="00AA1F56"/>
    <w:rsid w:val="00AA1FD8"/>
    <w:rsid w:val="00AA23A0"/>
    <w:rsid w:val="00AA290B"/>
    <w:rsid w:val="00AA4522"/>
    <w:rsid w:val="00AA4D68"/>
    <w:rsid w:val="00AA6AA3"/>
    <w:rsid w:val="00AA7E2C"/>
    <w:rsid w:val="00AB08EC"/>
    <w:rsid w:val="00AB1411"/>
    <w:rsid w:val="00AB16F0"/>
    <w:rsid w:val="00AB1C5B"/>
    <w:rsid w:val="00AB2917"/>
    <w:rsid w:val="00AB2C56"/>
    <w:rsid w:val="00AB3FCF"/>
    <w:rsid w:val="00AB411E"/>
    <w:rsid w:val="00AB51B9"/>
    <w:rsid w:val="00AB6745"/>
    <w:rsid w:val="00AB697D"/>
    <w:rsid w:val="00AB7307"/>
    <w:rsid w:val="00AC0A75"/>
    <w:rsid w:val="00AC0B0C"/>
    <w:rsid w:val="00AC2A0F"/>
    <w:rsid w:val="00AC376F"/>
    <w:rsid w:val="00AC57FC"/>
    <w:rsid w:val="00AC6047"/>
    <w:rsid w:val="00AD092E"/>
    <w:rsid w:val="00AD0970"/>
    <w:rsid w:val="00AD1227"/>
    <w:rsid w:val="00AD251B"/>
    <w:rsid w:val="00AD386F"/>
    <w:rsid w:val="00AD3C23"/>
    <w:rsid w:val="00AD56A3"/>
    <w:rsid w:val="00AD6647"/>
    <w:rsid w:val="00AD6CC3"/>
    <w:rsid w:val="00AD6FFF"/>
    <w:rsid w:val="00AE0393"/>
    <w:rsid w:val="00AE06C2"/>
    <w:rsid w:val="00AE1250"/>
    <w:rsid w:val="00AE17BE"/>
    <w:rsid w:val="00AE50A0"/>
    <w:rsid w:val="00AE69D9"/>
    <w:rsid w:val="00AE6BC9"/>
    <w:rsid w:val="00AF0E8F"/>
    <w:rsid w:val="00AF3ACB"/>
    <w:rsid w:val="00AF4EAA"/>
    <w:rsid w:val="00AF4F6D"/>
    <w:rsid w:val="00AF6BDA"/>
    <w:rsid w:val="00B012F0"/>
    <w:rsid w:val="00B01D39"/>
    <w:rsid w:val="00B0391C"/>
    <w:rsid w:val="00B0403A"/>
    <w:rsid w:val="00B0531A"/>
    <w:rsid w:val="00B0534F"/>
    <w:rsid w:val="00B07D69"/>
    <w:rsid w:val="00B12FD4"/>
    <w:rsid w:val="00B13157"/>
    <w:rsid w:val="00B138C3"/>
    <w:rsid w:val="00B1442D"/>
    <w:rsid w:val="00B24A36"/>
    <w:rsid w:val="00B2552E"/>
    <w:rsid w:val="00B259D4"/>
    <w:rsid w:val="00B26EEE"/>
    <w:rsid w:val="00B31A9C"/>
    <w:rsid w:val="00B31C64"/>
    <w:rsid w:val="00B32C72"/>
    <w:rsid w:val="00B36617"/>
    <w:rsid w:val="00B36ADC"/>
    <w:rsid w:val="00B428B2"/>
    <w:rsid w:val="00B43137"/>
    <w:rsid w:val="00B43E9E"/>
    <w:rsid w:val="00B44169"/>
    <w:rsid w:val="00B44348"/>
    <w:rsid w:val="00B46058"/>
    <w:rsid w:val="00B46612"/>
    <w:rsid w:val="00B473EA"/>
    <w:rsid w:val="00B4784D"/>
    <w:rsid w:val="00B47AF9"/>
    <w:rsid w:val="00B47D1A"/>
    <w:rsid w:val="00B47E52"/>
    <w:rsid w:val="00B5148C"/>
    <w:rsid w:val="00B51988"/>
    <w:rsid w:val="00B51A4A"/>
    <w:rsid w:val="00B530E4"/>
    <w:rsid w:val="00B532C9"/>
    <w:rsid w:val="00B53489"/>
    <w:rsid w:val="00B53AE6"/>
    <w:rsid w:val="00B53DBA"/>
    <w:rsid w:val="00B53F0A"/>
    <w:rsid w:val="00B542D0"/>
    <w:rsid w:val="00B5499F"/>
    <w:rsid w:val="00B55922"/>
    <w:rsid w:val="00B5685E"/>
    <w:rsid w:val="00B5793D"/>
    <w:rsid w:val="00B57EEF"/>
    <w:rsid w:val="00B613B2"/>
    <w:rsid w:val="00B61FE2"/>
    <w:rsid w:val="00B67F13"/>
    <w:rsid w:val="00B70E98"/>
    <w:rsid w:val="00B71C3C"/>
    <w:rsid w:val="00B72219"/>
    <w:rsid w:val="00B73520"/>
    <w:rsid w:val="00B739FC"/>
    <w:rsid w:val="00B7532C"/>
    <w:rsid w:val="00B75EFA"/>
    <w:rsid w:val="00B762C2"/>
    <w:rsid w:val="00B8107E"/>
    <w:rsid w:val="00B82AAD"/>
    <w:rsid w:val="00B902A9"/>
    <w:rsid w:val="00B9080E"/>
    <w:rsid w:val="00B922EB"/>
    <w:rsid w:val="00B92D9A"/>
    <w:rsid w:val="00B95466"/>
    <w:rsid w:val="00B97718"/>
    <w:rsid w:val="00BA033B"/>
    <w:rsid w:val="00BA1FEA"/>
    <w:rsid w:val="00BA3960"/>
    <w:rsid w:val="00BA43D4"/>
    <w:rsid w:val="00BA6318"/>
    <w:rsid w:val="00BA649C"/>
    <w:rsid w:val="00BA7045"/>
    <w:rsid w:val="00BB048C"/>
    <w:rsid w:val="00BB0DD1"/>
    <w:rsid w:val="00BB4482"/>
    <w:rsid w:val="00BB518E"/>
    <w:rsid w:val="00BB5543"/>
    <w:rsid w:val="00BC1964"/>
    <w:rsid w:val="00BC3508"/>
    <w:rsid w:val="00BC75FF"/>
    <w:rsid w:val="00BD09D3"/>
    <w:rsid w:val="00BD3BB9"/>
    <w:rsid w:val="00BD3CAE"/>
    <w:rsid w:val="00BD4905"/>
    <w:rsid w:val="00BD4FB1"/>
    <w:rsid w:val="00BD5E62"/>
    <w:rsid w:val="00BD7B75"/>
    <w:rsid w:val="00BE3D4D"/>
    <w:rsid w:val="00BE55FA"/>
    <w:rsid w:val="00BE675A"/>
    <w:rsid w:val="00BE71D3"/>
    <w:rsid w:val="00BE7CF4"/>
    <w:rsid w:val="00BF17D2"/>
    <w:rsid w:val="00BF2F03"/>
    <w:rsid w:val="00BF483D"/>
    <w:rsid w:val="00BF4DB1"/>
    <w:rsid w:val="00BF6AF2"/>
    <w:rsid w:val="00BF7468"/>
    <w:rsid w:val="00BF7653"/>
    <w:rsid w:val="00C005E9"/>
    <w:rsid w:val="00C01B09"/>
    <w:rsid w:val="00C0203B"/>
    <w:rsid w:val="00C02AD7"/>
    <w:rsid w:val="00C02B90"/>
    <w:rsid w:val="00C03B0F"/>
    <w:rsid w:val="00C065F6"/>
    <w:rsid w:val="00C06CEA"/>
    <w:rsid w:val="00C07715"/>
    <w:rsid w:val="00C124A0"/>
    <w:rsid w:val="00C13C5D"/>
    <w:rsid w:val="00C15981"/>
    <w:rsid w:val="00C15C13"/>
    <w:rsid w:val="00C16B9F"/>
    <w:rsid w:val="00C17F11"/>
    <w:rsid w:val="00C200CC"/>
    <w:rsid w:val="00C20C36"/>
    <w:rsid w:val="00C20CC8"/>
    <w:rsid w:val="00C21B8C"/>
    <w:rsid w:val="00C23163"/>
    <w:rsid w:val="00C234F9"/>
    <w:rsid w:val="00C24EE3"/>
    <w:rsid w:val="00C26705"/>
    <w:rsid w:val="00C277F8"/>
    <w:rsid w:val="00C40E4F"/>
    <w:rsid w:val="00C4120B"/>
    <w:rsid w:val="00C41DC8"/>
    <w:rsid w:val="00C42140"/>
    <w:rsid w:val="00C4386C"/>
    <w:rsid w:val="00C4387E"/>
    <w:rsid w:val="00C4769C"/>
    <w:rsid w:val="00C5062C"/>
    <w:rsid w:val="00C515E4"/>
    <w:rsid w:val="00C518AF"/>
    <w:rsid w:val="00C529CF"/>
    <w:rsid w:val="00C52AF2"/>
    <w:rsid w:val="00C5349D"/>
    <w:rsid w:val="00C54C53"/>
    <w:rsid w:val="00C55D05"/>
    <w:rsid w:val="00C563CC"/>
    <w:rsid w:val="00C63A1C"/>
    <w:rsid w:val="00C641AB"/>
    <w:rsid w:val="00C64C09"/>
    <w:rsid w:val="00C663C2"/>
    <w:rsid w:val="00C66F75"/>
    <w:rsid w:val="00C70B7F"/>
    <w:rsid w:val="00C72177"/>
    <w:rsid w:val="00C735C2"/>
    <w:rsid w:val="00C73E5A"/>
    <w:rsid w:val="00C75CBF"/>
    <w:rsid w:val="00C75E60"/>
    <w:rsid w:val="00C76CE0"/>
    <w:rsid w:val="00C807E4"/>
    <w:rsid w:val="00C80C07"/>
    <w:rsid w:val="00C812D1"/>
    <w:rsid w:val="00C83018"/>
    <w:rsid w:val="00C831CA"/>
    <w:rsid w:val="00C83B0E"/>
    <w:rsid w:val="00C8435B"/>
    <w:rsid w:val="00C852FB"/>
    <w:rsid w:val="00C85D59"/>
    <w:rsid w:val="00C90D3F"/>
    <w:rsid w:val="00C91BBC"/>
    <w:rsid w:val="00C92194"/>
    <w:rsid w:val="00C9281D"/>
    <w:rsid w:val="00C92E42"/>
    <w:rsid w:val="00C92E86"/>
    <w:rsid w:val="00C94135"/>
    <w:rsid w:val="00C95253"/>
    <w:rsid w:val="00C9690A"/>
    <w:rsid w:val="00C969F2"/>
    <w:rsid w:val="00C9797A"/>
    <w:rsid w:val="00CA1CD3"/>
    <w:rsid w:val="00CA3DA8"/>
    <w:rsid w:val="00CA4A8A"/>
    <w:rsid w:val="00CA4E85"/>
    <w:rsid w:val="00CA54B8"/>
    <w:rsid w:val="00CB0C31"/>
    <w:rsid w:val="00CB16C9"/>
    <w:rsid w:val="00CB2302"/>
    <w:rsid w:val="00CB308B"/>
    <w:rsid w:val="00CB422A"/>
    <w:rsid w:val="00CB52BE"/>
    <w:rsid w:val="00CB5A59"/>
    <w:rsid w:val="00CB5D89"/>
    <w:rsid w:val="00CB7E53"/>
    <w:rsid w:val="00CC0383"/>
    <w:rsid w:val="00CC03B8"/>
    <w:rsid w:val="00CC0606"/>
    <w:rsid w:val="00CC06F9"/>
    <w:rsid w:val="00CC0FAE"/>
    <w:rsid w:val="00CC1517"/>
    <w:rsid w:val="00CC1B34"/>
    <w:rsid w:val="00CC1F99"/>
    <w:rsid w:val="00CC2E2C"/>
    <w:rsid w:val="00CC2EF8"/>
    <w:rsid w:val="00CC450D"/>
    <w:rsid w:val="00CC6AB9"/>
    <w:rsid w:val="00CC76F0"/>
    <w:rsid w:val="00CD076D"/>
    <w:rsid w:val="00CD115C"/>
    <w:rsid w:val="00CD13CB"/>
    <w:rsid w:val="00CD3711"/>
    <w:rsid w:val="00CD3C3F"/>
    <w:rsid w:val="00CD3DC2"/>
    <w:rsid w:val="00CD53DF"/>
    <w:rsid w:val="00CD5BB3"/>
    <w:rsid w:val="00CD60F4"/>
    <w:rsid w:val="00CD66D0"/>
    <w:rsid w:val="00CD7BA3"/>
    <w:rsid w:val="00CE028A"/>
    <w:rsid w:val="00CE1478"/>
    <w:rsid w:val="00CE1C8B"/>
    <w:rsid w:val="00CE4A58"/>
    <w:rsid w:val="00CE5426"/>
    <w:rsid w:val="00CF15FC"/>
    <w:rsid w:val="00CF2552"/>
    <w:rsid w:val="00CF32E8"/>
    <w:rsid w:val="00CF3C26"/>
    <w:rsid w:val="00CF51C6"/>
    <w:rsid w:val="00CF5DAE"/>
    <w:rsid w:val="00CF70EB"/>
    <w:rsid w:val="00CF7207"/>
    <w:rsid w:val="00CF74D2"/>
    <w:rsid w:val="00D02961"/>
    <w:rsid w:val="00D06267"/>
    <w:rsid w:val="00D1288A"/>
    <w:rsid w:val="00D15304"/>
    <w:rsid w:val="00D15DAB"/>
    <w:rsid w:val="00D161C9"/>
    <w:rsid w:val="00D16A6D"/>
    <w:rsid w:val="00D17405"/>
    <w:rsid w:val="00D2054A"/>
    <w:rsid w:val="00D20C17"/>
    <w:rsid w:val="00D21614"/>
    <w:rsid w:val="00D21C14"/>
    <w:rsid w:val="00D2460E"/>
    <w:rsid w:val="00D24A98"/>
    <w:rsid w:val="00D25704"/>
    <w:rsid w:val="00D26403"/>
    <w:rsid w:val="00D27054"/>
    <w:rsid w:val="00D275D9"/>
    <w:rsid w:val="00D30C5F"/>
    <w:rsid w:val="00D32B88"/>
    <w:rsid w:val="00D33997"/>
    <w:rsid w:val="00D33F93"/>
    <w:rsid w:val="00D34D9C"/>
    <w:rsid w:val="00D375D5"/>
    <w:rsid w:val="00D425D3"/>
    <w:rsid w:val="00D42BA0"/>
    <w:rsid w:val="00D43752"/>
    <w:rsid w:val="00D43F4E"/>
    <w:rsid w:val="00D44931"/>
    <w:rsid w:val="00D450F9"/>
    <w:rsid w:val="00D458AA"/>
    <w:rsid w:val="00D46752"/>
    <w:rsid w:val="00D46D88"/>
    <w:rsid w:val="00D47EA9"/>
    <w:rsid w:val="00D50C7D"/>
    <w:rsid w:val="00D50CCB"/>
    <w:rsid w:val="00D525B3"/>
    <w:rsid w:val="00D52D43"/>
    <w:rsid w:val="00D53A14"/>
    <w:rsid w:val="00D56AF5"/>
    <w:rsid w:val="00D60D1E"/>
    <w:rsid w:val="00D6316C"/>
    <w:rsid w:val="00D63E65"/>
    <w:rsid w:val="00D657A6"/>
    <w:rsid w:val="00D67D32"/>
    <w:rsid w:val="00D7005C"/>
    <w:rsid w:val="00D7561C"/>
    <w:rsid w:val="00D8035F"/>
    <w:rsid w:val="00D812E2"/>
    <w:rsid w:val="00D818E6"/>
    <w:rsid w:val="00D81CC8"/>
    <w:rsid w:val="00D849C0"/>
    <w:rsid w:val="00D8508B"/>
    <w:rsid w:val="00D90622"/>
    <w:rsid w:val="00D90804"/>
    <w:rsid w:val="00D91C01"/>
    <w:rsid w:val="00D96581"/>
    <w:rsid w:val="00D96F22"/>
    <w:rsid w:val="00D97A40"/>
    <w:rsid w:val="00DA069D"/>
    <w:rsid w:val="00DA3480"/>
    <w:rsid w:val="00DA7159"/>
    <w:rsid w:val="00DB0A1B"/>
    <w:rsid w:val="00DB0A64"/>
    <w:rsid w:val="00DB2573"/>
    <w:rsid w:val="00DB275A"/>
    <w:rsid w:val="00DB36CE"/>
    <w:rsid w:val="00DB43BD"/>
    <w:rsid w:val="00DB516B"/>
    <w:rsid w:val="00DB6909"/>
    <w:rsid w:val="00DB6A2C"/>
    <w:rsid w:val="00DB7C45"/>
    <w:rsid w:val="00DB7C5C"/>
    <w:rsid w:val="00DC0379"/>
    <w:rsid w:val="00DC124D"/>
    <w:rsid w:val="00DC2217"/>
    <w:rsid w:val="00DC26B0"/>
    <w:rsid w:val="00DC28A5"/>
    <w:rsid w:val="00DC3935"/>
    <w:rsid w:val="00DC41F8"/>
    <w:rsid w:val="00DC56B0"/>
    <w:rsid w:val="00DD0131"/>
    <w:rsid w:val="00DD0E58"/>
    <w:rsid w:val="00DD1F1D"/>
    <w:rsid w:val="00DD259B"/>
    <w:rsid w:val="00DD35C7"/>
    <w:rsid w:val="00DD4A6C"/>
    <w:rsid w:val="00DD5AAF"/>
    <w:rsid w:val="00DD6DD1"/>
    <w:rsid w:val="00DD73FD"/>
    <w:rsid w:val="00DE0AE8"/>
    <w:rsid w:val="00DE1B0E"/>
    <w:rsid w:val="00DE3184"/>
    <w:rsid w:val="00DE3768"/>
    <w:rsid w:val="00DE377A"/>
    <w:rsid w:val="00DE3D28"/>
    <w:rsid w:val="00DE42DE"/>
    <w:rsid w:val="00DE4728"/>
    <w:rsid w:val="00DE5CCB"/>
    <w:rsid w:val="00DE60A1"/>
    <w:rsid w:val="00DE62E8"/>
    <w:rsid w:val="00DE6303"/>
    <w:rsid w:val="00DE6555"/>
    <w:rsid w:val="00DE6AE8"/>
    <w:rsid w:val="00DE737F"/>
    <w:rsid w:val="00DE7ED5"/>
    <w:rsid w:val="00DF05A3"/>
    <w:rsid w:val="00DF46D3"/>
    <w:rsid w:val="00DF6624"/>
    <w:rsid w:val="00DF6B8A"/>
    <w:rsid w:val="00DF76A9"/>
    <w:rsid w:val="00E00340"/>
    <w:rsid w:val="00E00941"/>
    <w:rsid w:val="00E016E5"/>
    <w:rsid w:val="00E018DD"/>
    <w:rsid w:val="00E026C3"/>
    <w:rsid w:val="00E038CC"/>
    <w:rsid w:val="00E05427"/>
    <w:rsid w:val="00E05719"/>
    <w:rsid w:val="00E06A3D"/>
    <w:rsid w:val="00E102C2"/>
    <w:rsid w:val="00E12061"/>
    <w:rsid w:val="00E13E87"/>
    <w:rsid w:val="00E148FB"/>
    <w:rsid w:val="00E16375"/>
    <w:rsid w:val="00E1691C"/>
    <w:rsid w:val="00E20060"/>
    <w:rsid w:val="00E20617"/>
    <w:rsid w:val="00E20A40"/>
    <w:rsid w:val="00E22AB6"/>
    <w:rsid w:val="00E23EF5"/>
    <w:rsid w:val="00E24D32"/>
    <w:rsid w:val="00E26734"/>
    <w:rsid w:val="00E26C6C"/>
    <w:rsid w:val="00E27421"/>
    <w:rsid w:val="00E27AAF"/>
    <w:rsid w:val="00E31786"/>
    <w:rsid w:val="00E31A7B"/>
    <w:rsid w:val="00E32CA9"/>
    <w:rsid w:val="00E334AF"/>
    <w:rsid w:val="00E33AEA"/>
    <w:rsid w:val="00E35243"/>
    <w:rsid w:val="00E3773E"/>
    <w:rsid w:val="00E417AB"/>
    <w:rsid w:val="00E430BB"/>
    <w:rsid w:val="00E43210"/>
    <w:rsid w:val="00E448B0"/>
    <w:rsid w:val="00E44BF1"/>
    <w:rsid w:val="00E44ED0"/>
    <w:rsid w:val="00E4762E"/>
    <w:rsid w:val="00E47F48"/>
    <w:rsid w:val="00E502E2"/>
    <w:rsid w:val="00E51471"/>
    <w:rsid w:val="00E52B1B"/>
    <w:rsid w:val="00E52D13"/>
    <w:rsid w:val="00E52E00"/>
    <w:rsid w:val="00E53123"/>
    <w:rsid w:val="00E53200"/>
    <w:rsid w:val="00E542F2"/>
    <w:rsid w:val="00E54944"/>
    <w:rsid w:val="00E54EBA"/>
    <w:rsid w:val="00E54EC5"/>
    <w:rsid w:val="00E56F92"/>
    <w:rsid w:val="00E61E0E"/>
    <w:rsid w:val="00E66073"/>
    <w:rsid w:val="00E66532"/>
    <w:rsid w:val="00E70E4D"/>
    <w:rsid w:val="00E7190B"/>
    <w:rsid w:val="00E720B0"/>
    <w:rsid w:val="00E7299E"/>
    <w:rsid w:val="00E739DA"/>
    <w:rsid w:val="00E74060"/>
    <w:rsid w:val="00E75D65"/>
    <w:rsid w:val="00E76CE3"/>
    <w:rsid w:val="00E772D6"/>
    <w:rsid w:val="00E777FB"/>
    <w:rsid w:val="00E77D3F"/>
    <w:rsid w:val="00E82297"/>
    <w:rsid w:val="00E83A20"/>
    <w:rsid w:val="00E83A72"/>
    <w:rsid w:val="00E84E81"/>
    <w:rsid w:val="00E86162"/>
    <w:rsid w:val="00E86FE6"/>
    <w:rsid w:val="00E90700"/>
    <w:rsid w:val="00E933A9"/>
    <w:rsid w:val="00EA07A5"/>
    <w:rsid w:val="00EA3284"/>
    <w:rsid w:val="00EA3421"/>
    <w:rsid w:val="00EA350F"/>
    <w:rsid w:val="00EA5EF3"/>
    <w:rsid w:val="00EB0847"/>
    <w:rsid w:val="00EB2C8B"/>
    <w:rsid w:val="00EB5582"/>
    <w:rsid w:val="00EB5ECC"/>
    <w:rsid w:val="00EC05A4"/>
    <w:rsid w:val="00EC106C"/>
    <w:rsid w:val="00EC10C7"/>
    <w:rsid w:val="00EC3688"/>
    <w:rsid w:val="00EC3DB6"/>
    <w:rsid w:val="00EC62C4"/>
    <w:rsid w:val="00EC68F7"/>
    <w:rsid w:val="00EC6E4A"/>
    <w:rsid w:val="00ED18D2"/>
    <w:rsid w:val="00ED2A87"/>
    <w:rsid w:val="00ED2D03"/>
    <w:rsid w:val="00ED4EE8"/>
    <w:rsid w:val="00ED6B46"/>
    <w:rsid w:val="00EE1789"/>
    <w:rsid w:val="00EE1790"/>
    <w:rsid w:val="00EE1976"/>
    <w:rsid w:val="00EE25A5"/>
    <w:rsid w:val="00EE33E8"/>
    <w:rsid w:val="00EE4AC7"/>
    <w:rsid w:val="00EE4E45"/>
    <w:rsid w:val="00EE506D"/>
    <w:rsid w:val="00EE518E"/>
    <w:rsid w:val="00EE5741"/>
    <w:rsid w:val="00EE5DCC"/>
    <w:rsid w:val="00EE71A2"/>
    <w:rsid w:val="00EF0792"/>
    <w:rsid w:val="00EF1B73"/>
    <w:rsid w:val="00EF4691"/>
    <w:rsid w:val="00EF7D83"/>
    <w:rsid w:val="00F006F0"/>
    <w:rsid w:val="00F01AA0"/>
    <w:rsid w:val="00F02C0A"/>
    <w:rsid w:val="00F03C0F"/>
    <w:rsid w:val="00F055FF"/>
    <w:rsid w:val="00F05BD1"/>
    <w:rsid w:val="00F066B4"/>
    <w:rsid w:val="00F10686"/>
    <w:rsid w:val="00F1107A"/>
    <w:rsid w:val="00F11945"/>
    <w:rsid w:val="00F131BD"/>
    <w:rsid w:val="00F13B4F"/>
    <w:rsid w:val="00F14CD1"/>
    <w:rsid w:val="00F14DEE"/>
    <w:rsid w:val="00F15248"/>
    <w:rsid w:val="00F17C84"/>
    <w:rsid w:val="00F2134B"/>
    <w:rsid w:val="00F2307C"/>
    <w:rsid w:val="00F23CE3"/>
    <w:rsid w:val="00F25399"/>
    <w:rsid w:val="00F263CE"/>
    <w:rsid w:val="00F26B47"/>
    <w:rsid w:val="00F30552"/>
    <w:rsid w:val="00F307AD"/>
    <w:rsid w:val="00F319A2"/>
    <w:rsid w:val="00F336D9"/>
    <w:rsid w:val="00F33F14"/>
    <w:rsid w:val="00F356DA"/>
    <w:rsid w:val="00F36C44"/>
    <w:rsid w:val="00F36CAD"/>
    <w:rsid w:val="00F37769"/>
    <w:rsid w:val="00F40C7B"/>
    <w:rsid w:val="00F41677"/>
    <w:rsid w:val="00F41F85"/>
    <w:rsid w:val="00F430B9"/>
    <w:rsid w:val="00F460D8"/>
    <w:rsid w:val="00F47598"/>
    <w:rsid w:val="00F47A73"/>
    <w:rsid w:val="00F47C13"/>
    <w:rsid w:val="00F52A95"/>
    <w:rsid w:val="00F53461"/>
    <w:rsid w:val="00F53BB6"/>
    <w:rsid w:val="00F53EE3"/>
    <w:rsid w:val="00F56050"/>
    <w:rsid w:val="00F56171"/>
    <w:rsid w:val="00F56B54"/>
    <w:rsid w:val="00F6048A"/>
    <w:rsid w:val="00F61263"/>
    <w:rsid w:val="00F62014"/>
    <w:rsid w:val="00F6339D"/>
    <w:rsid w:val="00F658B0"/>
    <w:rsid w:val="00F65AD0"/>
    <w:rsid w:val="00F67197"/>
    <w:rsid w:val="00F675EB"/>
    <w:rsid w:val="00F72730"/>
    <w:rsid w:val="00F72878"/>
    <w:rsid w:val="00F728D2"/>
    <w:rsid w:val="00F7409B"/>
    <w:rsid w:val="00F74974"/>
    <w:rsid w:val="00F7574A"/>
    <w:rsid w:val="00F75813"/>
    <w:rsid w:val="00F76CEF"/>
    <w:rsid w:val="00F773A8"/>
    <w:rsid w:val="00F8048F"/>
    <w:rsid w:val="00F80763"/>
    <w:rsid w:val="00F81F5E"/>
    <w:rsid w:val="00F853C9"/>
    <w:rsid w:val="00F85AEE"/>
    <w:rsid w:val="00F85B1C"/>
    <w:rsid w:val="00F85E72"/>
    <w:rsid w:val="00F8698D"/>
    <w:rsid w:val="00F87835"/>
    <w:rsid w:val="00F90618"/>
    <w:rsid w:val="00F9151D"/>
    <w:rsid w:val="00F915BE"/>
    <w:rsid w:val="00F91B1D"/>
    <w:rsid w:val="00F96CD5"/>
    <w:rsid w:val="00FA05CA"/>
    <w:rsid w:val="00FA41B9"/>
    <w:rsid w:val="00FA4E9D"/>
    <w:rsid w:val="00FA62EE"/>
    <w:rsid w:val="00FB386B"/>
    <w:rsid w:val="00FB3D95"/>
    <w:rsid w:val="00FC0C7E"/>
    <w:rsid w:val="00FC27C1"/>
    <w:rsid w:val="00FC345A"/>
    <w:rsid w:val="00FC54A2"/>
    <w:rsid w:val="00FD0048"/>
    <w:rsid w:val="00FD0617"/>
    <w:rsid w:val="00FD1A20"/>
    <w:rsid w:val="00FD2D49"/>
    <w:rsid w:val="00FD4C61"/>
    <w:rsid w:val="00FD5084"/>
    <w:rsid w:val="00FD509F"/>
    <w:rsid w:val="00FD630C"/>
    <w:rsid w:val="00FD6F3A"/>
    <w:rsid w:val="00FE0180"/>
    <w:rsid w:val="00FE081B"/>
    <w:rsid w:val="00FE2889"/>
    <w:rsid w:val="00FE2CF3"/>
    <w:rsid w:val="00FE2E47"/>
    <w:rsid w:val="00FE5900"/>
    <w:rsid w:val="00FE5C1A"/>
    <w:rsid w:val="00FE5F79"/>
    <w:rsid w:val="00FE6FD1"/>
    <w:rsid w:val="00FE7D89"/>
    <w:rsid w:val="00FF0625"/>
    <w:rsid w:val="00FF2020"/>
    <w:rsid w:val="00FF3D4F"/>
    <w:rsid w:val="00FF5AD7"/>
    <w:rsid w:val="00FF5F78"/>
    <w:rsid w:val="00FF6017"/>
    <w:rsid w:val="00FF681E"/>
    <w:rsid w:val="00FF6C95"/>
    <w:rsid w:val="00FF762E"/>
    <w:rsid w:val="00FF7E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1"/>
    </o:shapelayout>
  </w:shapeDefaults>
  <w:doNotEmbedSmartTags/>
  <w:decimalSymbol w:val=","/>
  <w:listSeparator w:val=";"/>
  <w14:docId w14:val="0118A070"/>
  <w15:chartTrackingRefBased/>
  <w15:docId w15:val="{30FCC8E2-5564-45A5-939E-9D44DC699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A55BDD"/>
    <w:rPr>
      <w:lang w:val="en-US" w:eastAsia="en-US"/>
    </w:rPr>
  </w:style>
  <w:style w:type="paragraph" w:styleId="1">
    <w:name w:val="heading 1"/>
    <w:basedOn w:val="a0"/>
    <w:next w:val="a0"/>
    <w:qFormat/>
    <w:rsid w:val="004572C2"/>
    <w:pPr>
      <w:keepNext/>
      <w:spacing w:before="240" w:after="60"/>
      <w:outlineLvl w:val="0"/>
    </w:pPr>
    <w:rPr>
      <w:rFonts w:ascii="Arial" w:hAnsi="Arial" w:cs="Arial"/>
      <w:b/>
      <w:bCs/>
      <w:kern w:val="32"/>
      <w:sz w:val="32"/>
      <w:szCs w:val="32"/>
      <w:lang w:val="ru-RU" w:eastAsia="ru-RU"/>
    </w:rPr>
  </w:style>
  <w:style w:type="paragraph" w:styleId="2">
    <w:name w:val="heading 2"/>
    <w:basedOn w:val="a0"/>
    <w:next w:val="a0"/>
    <w:qFormat/>
    <w:rsid w:val="00695BB9"/>
    <w:pPr>
      <w:keepNext/>
      <w:spacing w:before="240" w:after="60"/>
      <w:outlineLvl w:val="1"/>
    </w:pPr>
    <w:rPr>
      <w:rFonts w:cs="Arial"/>
      <w:b/>
      <w:bCs/>
      <w:i/>
      <w:iCs/>
      <w:sz w:val="28"/>
      <w:szCs w:val="28"/>
      <w:lang w:val="ru-RU" w:eastAsia="ru-RU"/>
    </w:rPr>
  </w:style>
  <w:style w:type="paragraph" w:styleId="3">
    <w:name w:val="heading 3"/>
    <w:basedOn w:val="a0"/>
    <w:next w:val="a0"/>
    <w:qFormat/>
    <w:rsid w:val="004572C2"/>
    <w:pPr>
      <w:keepNext/>
      <w:spacing w:before="240" w:after="60"/>
      <w:outlineLvl w:val="2"/>
    </w:pPr>
    <w:rPr>
      <w:rFonts w:ascii="Arial" w:hAnsi="Arial" w:cs="Arial"/>
      <w:b/>
      <w:bCs/>
      <w:sz w:val="26"/>
      <w:szCs w:val="26"/>
      <w:lang w:val="ru-RU" w:eastAsia="ru-RU"/>
    </w:rPr>
  </w:style>
  <w:style w:type="paragraph" w:styleId="4">
    <w:name w:val="heading 4"/>
    <w:basedOn w:val="a0"/>
    <w:next w:val="a0"/>
    <w:qFormat/>
    <w:rsid w:val="0039625C"/>
    <w:pPr>
      <w:keepNext/>
      <w:spacing w:before="240" w:after="60"/>
      <w:outlineLvl w:val="3"/>
    </w:pPr>
    <w:rPr>
      <w:b/>
      <w:bCs/>
      <w:sz w:val="28"/>
      <w:szCs w:val="28"/>
    </w:rPr>
  </w:style>
  <w:style w:type="paragraph" w:styleId="5">
    <w:name w:val="heading 5"/>
    <w:basedOn w:val="a0"/>
    <w:next w:val="a0"/>
    <w:qFormat/>
    <w:rsid w:val="00B43E9E"/>
    <w:pPr>
      <w:keepNext/>
      <w:spacing w:line="360" w:lineRule="auto"/>
      <w:ind w:left="1008" w:hanging="1008"/>
      <w:jc w:val="right"/>
      <w:outlineLvl w:val="4"/>
    </w:pPr>
    <w:rPr>
      <w:sz w:val="28"/>
      <w:szCs w:val="24"/>
      <w:lang w:val="ru-RU" w:eastAsia="ru-RU"/>
    </w:rPr>
  </w:style>
  <w:style w:type="paragraph" w:styleId="6">
    <w:name w:val="heading 6"/>
    <w:basedOn w:val="a0"/>
    <w:next w:val="a0"/>
    <w:qFormat/>
    <w:rsid w:val="00B43E9E"/>
    <w:pPr>
      <w:spacing w:before="240" w:after="60"/>
      <w:ind w:left="1152" w:hanging="1152"/>
      <w:outlineLvl w:val="5"/>
    </w:pPr>
    <w:rPr>
      <w:rFonts w:ascii="Calibri" w:hAnsi="Calibri"/>
      <w:b/>
      <w:bCs/>
      <w:sz w:val="22"/>
      <w:szCs w:val="22"/>
      <w:lang w:val="ru-RU" w:eastAsia="ru-RU"/>
    </w:rPr>
  </w:style>
  <w:style w:type="paragraph" w:styleId="7">
    <w:name w:val="heading 7"/>
    <w:basedOn w:val="a0"/>
    <w:next w:val="a0"/>
    <w:qFormat/>
    <w:rsid w:val="00B43E9E"/>
    <w:pPr>
      <w:spacing w:before="240" w:after="60"/>
      <w:ind w:left="1296" w:hanging="1296"/>
      <w:outlineLvl w:val="6"/>
    </w:pPr>
    <w:rPr>
      <w:sz w:val="24"/>
      <w:szCs w:val="24"/>
      <w:lang w:val="ru-RU" w:eastAsia="ru-RU"/>
    </w:rPr>
  </w:style>
  <w:style w:type="paragraph" w:styleId="8">
    <w:name w:val="heading 8"/>
    <w:basedOn w:val="a0"/>
    <w:next w:val="a0"/>
    <w:qFormat/>
    <w:rsid w:val="00B43E9E"/>
    <w:pPr>
      <w:spacing w:before="240" w:after="60"/>
      <w:ind w:left="1440" w:hanging="1440"/>
      <w:outlineLvl w:val="7"/>
    </w:pPr>
    <w:rPr>
      <w:rFonts w:ascii="Calibri" w:hAnsi="Calibri"/>
      <w:i/>
      <w:iCs/>
      <w:sz w:val="24"/>
      <w:szCs w:val="24"/>
      <w:lang w:val="ru-RU" w:eastAsia="ru-RU"/>
    </w:rPr>
  </w:style>
  <w:style w:type="paragraph" w:styleId="9">
    <w:name w:val="heading 9"/>
    <w:basedOn w:val="a0"/>
    <w:next w:val="a0"/>
    <w:qFormat/>
    <w:rsid w:val="00B43E9E"/>
    <w:pPr>
      <w:spacing w:before="240" w:after="60"/>
      <w:ind w:left="1584" w:hanging="1584"/>
      <w:outlineLvl w:val="8"/>
    </w:pPr>
    <w:rPr>
      <w:rFonts w:ascii="Arial" w:hAnsi="Arial" w:cs="Arial"/>
      <w:sz w:val="22"/>
      <w:szCs w:val="22"/>
      <w:lang w:val="ru-RU"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CM1">
    <w:name w:val="CM1"/>
    <w:basedOn w:val="Default"/>
    <w:next w:val="Default"/>
    <w:rPr>
      <w:color w:val="auto"/>
    </w:rPr>
  </w:style>
  <w:style w:type="paragraph" w:customStyle="1" w:styleId="CM36">
    <w:name w:val="CM36"/>
    <w:basedOn w:val="Default"/>
    <w:next w:val="Default"/>
    <w:pPr>
      <w:spacing w:after="123"/>
    </w:pPr>
    <w:rPr>
      <w:color w:val="auto"/>
    </w:rPr>
  </w:style>
  <w:style w:type="paragraph" w:customStyle="1" w:styleId="CM2">
    <w:name w:val="CM2"/>
    <w:basedOn w:val="Default"/>
    <w:next w:val="Default"/>
    <w:rPr>
      <w:color w:val="auto"/>
    </w:rPr>
  </w:style>
  <w:style w:type="paragraph" w:customStyle="1" w:styleId="CM3">
    <w:name w:val="CM3"/>
    <w:basedOn w:val="Default"/>
    <w:next w:val="Default"/>
    <w:pPr>
      <w:spacing w:line="371" w:lineRule="atLeast"/>
    </w:pPr>
    <w:rPr>
      <w:color w:val="auto"/>
    </w:rPr>
  </w:style>
  <w:style w:type="paragraph" w:customStyle="1" w:styleId="CM37">
    <w:name w:val="CM37"/>
    <w:basedOn w:val="Default"/>
    <w:next w:val="Default"/>
    <w:pPr>
      <w:spacing w:after="362"/>
    </w:pPr>
    <w:rPr>
      <w:color w:val="auto"/>
    </w:rPr>
  </w:style>
  <w:style w:type="paragraph" w:customStyle="1" w:styleId="CM38">
    <w:name w:val="CM38"/>
    <w:basedOn w:val="Default"/>
    <w:next w:val="Default"/>
    <w:pPr>
      <w:spacing w:after="368"/>
    </w:pPr>
    <w:rPr>
      <w:color w:val="auto"/>
    </w:rPr>
  </w:style>
  <w:style w:type="paragraph" w:customStyle="1" w:styleId="CM39">
    <w:name w:val="CM39"/>
    <w:basedOn w:val="Default"/>
    <w:next w:val="Default"/>
    <w:pPr>
      <w:spacing w:after="675"/>
    </w:pPr>
    <w:rPr>
      <w:color w:val="auto"/>
    </w:rPr>
  </w:style>
  <w:style w:type="paragraph" w:customStyle="1" w:styleId="CM42">
    <w:name w:val="CM42"/>
    <w:basedOn w:val="Default"/>
    <w:next w:val="Default"/>
    <w:pPr>
      <w:spacing w:after="610"/>
    </w:pPr>
    <w:rPr>
      <w:color w:val="auto"/>
    </w:rPr>
  </w:style>
  <w:style w:type="paragraph" w:customStyle="1" w:styleId="CM43">
    <w:name w:val="CM43"/>
    <w:basedOn w:val="Default"/>
    <w:next w:val="Default"/>
    <w:pPr>
      <w:spacing w:after="475"/>
    </w:pPr>
    <w:rPr>
      <w:color w:val="auto"/>
    </w:rPr>
  </w:style>
  <w:style w:type="paragraph" w:customStyle="1" w:styleId="CM4">
    <w:name w:val="CM4"/>
    <w:basedOn w:val="Default"/>
    <w:next w:val="Default"/>
    <w:pPr>
      <w:spacing w:line="651" w:lineRule="atLeast"/>
    </w:pPr>
    <w:rPr>
      <w:color w:val="auto"/>
    </w:rPr>
  </w:style>
  <w:style w:type="paragraph" w:customStyle="1" w:styleId="CM41">
    <w:name w:val="CM41"/>
    <w:basedOn w:val="Default"/>
    <w:next w:val="Default"/>
    <w:pPr>
      <w:spacing w:after="548"/>
    </w:pPr>
    <w:rPr>
      <w:color w:val="auto"/>
    </w:rPr>
  </w:style>
  <w:style w:type="paragraph" w:customStyle="1" w:styleId="CM46">
    <w:name w:val="CM46"/>
    <w:basedOn w:val="Default"/>
    <w:next w:val="Default"/>
    <w:pPr>
      <w:spacing w:after="268"/>
    </w:pPr>
    <w:rPr>
      <w:color w:val="auto"/>
    </w:rPr>
  </w:style>
  <w:style w:type="paragraph" w:customStyle="1" w:styleId="CM5">
    <w:name w:val="CM5"/>
    <w:basedOn w:val="Default"/>
    <w:next w:val="Default"/>
    <w:pPr>
      <w:spacing w:line="331" w:lineRule="atLeast"/>
    </w:pPr>
    <w:rPr>
      <w:color w:val="auto"/>
    </w:rPr>
  </w:style>
  <w:style w:type="paragraph" w:customStyle="1" w:styleId="CM44">
    <w:name w:val="CM44"/>
    <w:basedOn w:val="Default"/>
    <w:next w:val="Default"/>
    <w:pPr>
      <w:spacing w:after="210"/>
    </w:pPr>
    <w:rPr>
      <w:color w:val="auto"/>
    </w:rPr>
  </w:style>
  <w:style w:type="paragraph" w:customStyle="1" w:styleId="CM6">
    <w:name w:val="CM6"/>
    <w:basedOn w:val="Default"/>
    <w:next w:val="Default"/>
    <w:pPr>
      <w:spacing w:line="368" w:lineRule="atLeast"/>
    </w:pPr>
    <w:rPr>
      <w:color w:val="auto"/>
    </w:rPr>
  </w:style>
  <w:style w:type="paragraph" w:customStyle="1" w:styleId="CM7">
    <w:name w:val="CM7"/>
    <w:basedOn w:val="Default"/>
    <w:next w:val="Default"/>
    <w:pPr>
      <w:spacing w:line="368" w:lineRule="atLeast"/>
    </w:pPr>
    <w:rPr>
      <w:color w:val="auto"/>
    </w:rPr>
  </w:style>
  <w:style w:type="paragraph" w:customStyle="1" w:styleId="CM10">
    <w:name w:val="CM10"/>
    <w:basedOn w:val="Default"/>
    <w:next w:val="Default"/>
    <w:pPr>
      <w:spacing w:line="368" w:lineRule="atLeast"/>
    </w:pPr>
    <w:rPr>
      <w:color w:val="auto"/>
    </w:rPr>
  </w:style>
  <w:style w:type="paragraph" w:customStyle="1" w:styleId="CM11">
    <w:name w:val="CM11"/>
    <w:basedOn w:val="Default"/>
    <w:next w:val="Default"/>
    <w:pPr>
      <w:spacing w:line="368" w:lineRule="atLeast"/>
    </w:pPr>
    <w:rPr>
      <w:color w:val="auto"/>
    </w:rPr>
  </w:style>
  <w:style w:type="paragraph" w:customStyle="1" w:styleId="CM48">
    <w:name w:val="CM48"/>
    <w:basedOn w:val="Default"/>
    <w:next w:val="Default"/>
    <w:pPr>
      <w:spacing w:after="58"/>
    </w:pPr>
    <w:rPr>
      <w:color w:val="auto"/>
    </w:rPr>
  </w:style>
  <w:style w:type="paragraph" w:customStyle="1" w:styleId="CM12">
    <w:name w:val="CM12"/>
    <w:basedOn w:val="Default"/>
    <w:next w:val="Default"/>
    <w:pPr>
      <w:spacing w:line="368" w:lineRule="atLeast"/>
    </w:pPr>
    <w:rPr>
      <w:color w:val="auto"/>
    </w:rPr>
  </w:style>
  <w:style w:type="paragraph" w:customStyle="1" w:styleId="CM49">
    <w:name w:val="CM49"/>
    <w:basedOn w:val="Default"/>
    <w:next w:val="Default"/>
    <w:pPr>
      <w:spacing w:after="603"/>
    </w:pPr>
    <w:rPr>
      <w:color w:val="auto"/>
    </w:rPr>
  </w:style>
  <w:style w:type="paragraph" w:customStyle="1" w:styleId="CM17">
    <w:name w:val="CM17"/>
    <w:basedOn w:val="Default"/>
    <w:next w:val="Default"/>
    <w:pPr>
      <w:spacing w:line="368" w:lineRule="atLeast"/>
    </w:pPr>
    <w:rPr>
      <w:color w:val="auto"/>
    </w:rPr>
  </w:style>
  <w:style w:type="paragraph" w:customStyle="1" w:styleId="CM19">
    <w:name w:val="CM19"/>
    <w:basedOn w:val="Default"/>
    <w:next w:val="Default"/>
    <w:pPr>
      <w:spacing w:line="246" w:lineRule="atLeast"/>
    </w:pPr>
    <w:rPr>
      <w:color w:val="auto"/>
    </w:rPr>
  </w:style>
  <w:style w:type="paragraph" w:customStyle="1" w:styleId="CM21">
    <w:name w:val="CM21"/>
    <w:basedOn w:val="Default"/>
    <w:next w:val="Default"/>
    <w:pPr>
      <w:spacing w:line="368" w:lineRule="atLeast"/>
    </w:pPr>
    <w:rPr>
      <w:color w:val="auto"/>
    </w:rPr>
  </w:style>
  <w:style w:type="paragraph" w:customStyle="1" w:styleId="CM51">
    <w:name w:val="CM51"/>
    <w:basedOn w:val="Default"/>
    <w:next w:val="Default"/>
    <w:pPr>
      <w:spacing w:after="60"/>
    </w:pPr>
    <w:rPr>
      <w:color w:val="auto"/>
    </w:rPr>
  </w:style>
  <w:style w:type="paragraph" w:customStyle="1" w:styleId="CM22">
    <w:name w:val="CM22"/>
    <w:basedOn w:val="Default"/>
    <w:next w:val="Default"/>
    <w:pPr>
      <w:spacing w:line="428" w:lineRule="atLeast"/>
    </w:pPr>
    <w:rPr>
      <w:color w:val="auto"/>
    </w:rPr>
  </w:style>
  <w:style w:type="paragraph" w:customStyle="1" w:styleId="CM45">
    <w:name w:val="CM45"/>
    <w:basedOn w:val="Default"/>
    <w:next w:val="Default"/>
    <w:pPr>
      <w:spacing w:after="107"/>
    </w:pPr>
    <w:rPr>
      <w:color w:val="auto"/>
    </w:rPr>
  </w:style>
  <w:style w:type="paragraph" w:customStyle="1" w:styleId="CM23">
    <w:name w:val="CM23"/>
    <w:basedOn w:val="Default"/>
    <w:next w:val="Default"/>
    <w:pPr>
      <w:spacing w:line="488" w:lineRule="atLeast"/>
    </w:pPr>
    <w:rPr>
      <w:color w:val="auto"/>
    </w:rPr>
  </w:style>
  <w:style w:type="paragraph" w:customStyle="1" w:styleId="CM26">
    <w:name w:val="CM26"/>
    <w:basedOn w:val="Default"/>
    <w:next w:val="Default"/>
    <w:pPr>
      <w:spacing w:line="368" w:lineRule="atLeast"/>
    </w:pPr>
    <w:rPr>
      <w:color w:val="auto"/>
    </w:rPr>
  </w:style>
  <w:style w:type="paragraph" w:customStyle="1" w:styleId="CM27">
    <w:name w:val="CM27"/>
    <w:basedOn w:val="Default"/>
    <w:next w:val="Default"/>
    <w:rPr>
      <w:color w:val="auto"/>
    </w:rPr>
  </w:style>
  <w:style w:type="paragraph" w:customStyle="1" w:styleId="CM25">
    <w:name w:val="CM25"/>
    <w:basedOn w:val="Default"/>
    <w:next w:val="Default"/>
    <w:pPr>
      <w:spacing w:line="368" w:lineRule="atLeast"/>
    </w:pPr>
    <w:rPr>
      <w:color w:val="auto"/>
    </w:rPr>
  </w:style>
  <w:style w:type="paragraph" w:customStyle="1" w:styleId="CM30">
    <w:name w:val="CM30"/>
    <w:basedOn w:val="Default"/>
    <w:next w:val="Default"/>
    <w:pPr>
      <w:spacing w:line="368" w:lineRule="atLeast"/>
    </w:pPr>
    <w:rPr>
      <w:color w:val="auto"/>
    </w:rPr>
  </w:style>
  <w:style w:type="paragraph" w:customStyle="1" w:styleId="CM31">
    <w:name w:val="CM31"/>
    <w:basedOn w:val="Default"/>
    <w:next w:val="Default"/>
    <w:pPr>
      <w:spacing w:line="491" w:lineRule="atLeast"/>
    </w:pPr>
    <w:rPr>
      <w:color w:val="auto"/>
    </w:rPr>
  </w:style>
  <w:style w:type="paragraph" w:customStyle="1" w:styleId="CM32">
    <w:name w:val="CM32"/>
    <w:basedOn w:val="Default"/>
    <w:next w:val="Default"/>
    <w:pPr>
      <w:spacing w:line="488" w:lineRule="atLeast"/>
    </w:pPr>
    <w:rPr>
      <w:color w:val="auto"/>
    </w:rPr>
  </w:style>
  <w:style w:type="paragraph" w:customStyle="1" w:styleId="CM50">
    <w:name w:val="CM50"/>
    <w:basedOn w:val="Default"/>
    <w:next w:val="Default"/>
    <w:pPr>
      <w:spacing w:after="480"/>
    </w:pPr>
    <w:rPr>
      <w:color w:val="auto"/>
    </w:rPr>
  </w:style>
  <w:style w:type="paragraph" w:customStyle="1" w:styleId="CM33">
    <w:name w:val="CM33"/>
    <w:basedOn w:val="Default"/>
    <w:next w:val="Default"/>
    <w:pPr>
      <w:spacing w:line="488" w:lineRule="atLeast"/>
    </w:pPr>
    <w:rPr>
      <w:color w:val="auto"/>
    </w:rPr>
  </w:style>
  <w:style w:type="paragraph" w:customStyle="1" w:styleId="CM34">
    <w:name w:val="CM34"/>
    <w:basedOn w:val="Default"/>
    <w:next w:val="Default"/>
    <w:pPr>
      <w:spacing w:line="418" w:lineRule="atLeast"/>
    </w:pPr>
    <w:rPr>
      <w:color w:val="auto"/>
    </w:rPr>
  </w:style>
  <w:style w:type="paragraph" w:customStyle="1" w:styleId="CM35">
    <w:name w:val="CM35"/>
    <w:basedOn w:val="Default"/>
    <w:next w:val="Default"/>
    <w:pPr>
      <w:spacing w:line="266" w:lineRule="atLeast"/>
    </w:pPr>
    <w:rPr>
      <w:color w:val="auto"/>
    </w:rPr>
  </w:style>
  <w:style w:type="paragraph" w:customStyle="1" w:styleId="CM52">
    <w:name w:val="CM52"/>
    <w:basedOn w:val="Default"/>
    <w:next w:val="Default"/>
    <w:pPr>
      <w:spacing w:after="923"/>
    </w:pPr>
    <w:rPr>
      <w:color w:val="auto"/>
    </w:rPr>
  </w:style>
  <w:style w:type="table" w:styleId="a4">
    <w:name w:val="Table Grid"/>
    <w:basedOn w:val="a2"/>
    <w:rsid w:val="002D5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0"/>
    <w:rsid w:val="00C4387E"/>
    <w:pPr>
      <w:tabs>
        <w:tab w:val="center" w:pos="4153"/>
        <w:tab w:val="right" w:pos="8306"/>
      </w:tabs>
    </w:pPr>
    <w:rPr>
      <w:lang w:val="en-GB"/>
    </w:rPr>
  </w:style>
  <w:style w:type="paragraph" w:styleId="a6">
    <w:name w:val="footer"/>
    <w:basedOn w:val="a0"/>
    <w:link w:val="a7"/>
    <w:uiPriority w:val="99"/>
    <w:rsid w:val="00C4387E"/>
    <w:pPr>
      <w:tabs>
        <w:tab w:val="center" w:pos="4320"/>
        <w:tab w:val="right" w:pos="8640"/>
      </w:tabs>
    </w:pPr>
  </w:style>
  <w:style w:type="character" w:styleId="a8">
    <w:name w:val="page number"/>
    <w:basedOn w:val="a1"/>
    <w:rsid w:val="000B3DD3"/>
  </w:style>
  <w:style w:type="paragraph" w:styleId="a9">
    <w:name w:val="Balloon Text"/>
    <w:basedOn w:val="a0"/>
    <w:semiHidden/>
    <w:rsid w:val="00D6316C"/>
    <w:rPr>
      <w:rFonts w:ascii="Tahoma" w:hAnsi="Tahoma" w:cs="Tahoma"/>
      <w:sz w:val="16"/>
      <w:szCs w:val="16"/>
    </w:rPr>
  </w:style>
  <w:style w:type="paragraph" w:styleId="aa">
    <w:name w:val="Body Text"/>
    <w:rsid w:val="00D6316C"/>
    <w:pPr>
      <w:widowControl w:val="0"/>
      <w:spacing w:line="360" w:lineRule="auto"/>
      <w:ind w:left="284"/>
      <w:jc w:val="both"/>
    </w:pPr>
    <w:rPr>
      <w:rFonts w:eastAsia="Tahoma"/>
      <w:noProof/>
      <w:sz w:val="24"/>
    </w:rPr>
  </w:style>
  <w:style w:type="paragraph" w:styleId="ab">
    <w:name w:val="Normal (Web)"/>
    <w:basedOn w:val="a0"/>
    <w:rsid w:val="005335AC"/>
    <w:rPr>
      <w:sz w:val="24"/>
      <w:szCs w:val="24"/>
      <w:lang w:val="ru-RU" w:eastAsia="ru-RU"/>
    </w:rPr>
  </w:style>
  <w:style w:type="paragraph" w:styleId="20">
    <w:name w:val="Body Text 2"/>
    <w:basedOn w:val="a0"/>
    <w:rsid w:val="004572C2"/>
    <w:pPr>
      <w:spacing w:after="120" w:line="480" w:lineRule="auto"/>
    </w:pPr>
    <w:rPr>
      <w:lang w:val="ru-RU" w:eastAsia="ru-RU"/>
    </w:rPr>
  </w:style>
  <w:style w:type="paragraph" w:styleId="21">
    <w:name w:val="Body Text Indent 2"/>
    <w:basedOn w:val="a0"/>
    <w:rsid w:val="004572C2"/>
    <w:pPr>
      <w:spacing w:after="120" w:line="480" w:lineRule="auto"/>
      <w:ind w:left="283"/>
    </w:pPr>
    <w:rPr>
      <w:lang w:val="ru-RU" w:eastAsia="ru-RU"/>
    </w:rPr>
  </w:style>
  <w:style w:type="character" w:styleId="ac">
    <w:name w:val="annotation reference"/>
    <w:semiHidden/>
    <w:rsid w:val="005D072E"/>
    <w:rPr>
      <w:sz w:val="16"/>
      <w:szCs w:val="16"/>
    </w:rPr>
  </w:style>
  <w:style w:type="paragraph" w:styleId="ad">
    <w:name w:val="annotation text"/>
    <w:basedOn w:val="a0"/>
    <w:semiHidden/>
    <w:rsid w:val="005D072E"/>
    <w:rPr>
      <w:rFonts w:eastAsia="MS Mincho"/>
    </w:rPr>
  </w:style>
  <w:style w:type="paragraph" w:customStyle="1" w:styleId="BodyBullet">
    <w:name w:val="BodyBullet"/>
    <w:basedOn w:val="a0"/>
    <w:rsid w:val="00EE1976"/>
    <w:pPr>
      <w:numPr>
        <w:numId w:val="1"/>
      </w:numPr>
      <w:jc w:val="both"/>
    </w:pPr>
    <w:rPr>
      <w:sz w:val="24"/>
      <w:szCs w:val="24"/>
      <w:lang w:val="ru-RU" w:eastAsia="ru-RU"/>
    </w:rPr>
  </w:style>
  <w:style w:type="paragraph" w:styleId="30">
    <w:name w:val="toc 3"/>
    <w:basedOn w:val="a0"/>
    <w:next w:val="a0"/>
    <w:autoRedefine/>
    <w:semiHidden/>
    <w:rsid w:val="00786AD9"/>
    <w:pPr>
      <w:ind w:left="400"/>
    </w:pPr>
  </w:style>
  <w:style w:type="paragraph" w:styleId="10">
    <w:name w:val="toc 1"/>
    <w:basedOn w:val="a0"/>
    <w:next w:val="a0"/>
    <w:autoRedefine/>
    <w:uiPriority w:val="39"/>
    <w:rsid w:val="00786AD9"/>
  </w:style>
  <w:style w:type="character" w:styleId="ae">
    <w:name w:val="Hyperlink"/>
    <w:uiPriority w:val="99"/>
    <w:rsid w:val="00786AD9"/>
    <w:rPr>
      <w:color w:val="0000FF"/>
      <w:u w:val="single"/>
    </w:rPr>
  </w:style>
  <w:style w:type="paragraph" w:styleId="af">
    <w:name w:val="annotation subject"/>
    <w:basedOn w:val="ad"/>
    <w:next w:val="ad"/>
    <w:semiHidden/>
    <w:rsid w:val="00181F8A"/>
    <w:rPr>
      <w:rFonts w:eastAsia="Times New Roman"/>
      <w:b/>
      <w:bCs/>
    </w:rPr>
  </w:style>
  <w:style w:type="paragraph" w:customStyle="1" w:styleId="ReportTextCharChar">
    <w:name w:val="Report Text Char Char"/>
    <w:basedOn w:val="a0"/>
    <w:link w:val="ReportTextCharCharChar"/>
    <w:rsid w:val="0039625C"/>
    <w:pPr>
      <w:spacing w:before="138"/>
      <w:ind w:left="1080"/>
    </w:pPr>
    <w:rPr>
      <w:rFonts w:ascii="Arial" w:eastAsia="MS Mincho" w:hAnsi="Arial"/>
      <w:lang w:val="en-GB"/>
    </w:rPr>
  </w:style>
  <w:style w:type="character" w:customStyle="1" w:styleId="ReportTextCharCharChar">
    <w:name w:val="Report Text Char Char Char"/>
    <w:link w:val="ReportTextCharChar"/>
    <w:rsid w:val="0039625C"/>
    <w:rPr>
      <w:rFonts w:ascii="Arial" w:eastAsia="MS Mincho" w:hAnsi="Arial"/>
      <w:lang w:val="en-GB" w:eastAsia="en-US" w:bidi="ar-SA"/>
    </w:rPr>
  </w:style>
  <w:style w:type="paragraph" w:customStyle="1" w:styleId="ReportLevel1">
    <w:name w:val="Report Level 1"/>
    <w:basedOn w:val="a0"/>
    <w:next w:val="ReportTextCharChar"/>
    <w:link w:val="ReportLevel1Char"/>
    <w:rsid w:val="0039625C"/>
    <w:pPr>
      <w:pageBreakBefore/>
      <w:numPr>
        <w:numId w:val="2"/>
      </w:numPr>
      <w:spacing w:before="60"/>
      <w:outlineLvl w:val="0"/>
    </w:pPr>
    <w:rPr>
      <w:rFonts w:ascii="Arial" w:eastAsia="MS Mincho" w:hAnsi="Arial"/>
      <w:b/>
      <w:caps/>
      <w:sz w:val="24"/>
      <w:lang w:val="en-GB"/>
    </w:rPr>
  </w:style>
  <w:style w:type="paragraph" w:customStyle="1" w:styleId="ReportLevel2">
    <w:name w:val="Report Level 2"/>
    <w:basedOn w:val="ReportLevel1"/>
    <w:next w:val="ReportTextCharChar"/>
    <w:link w:val="ReportLevel2Char1"/>
    <w:rsid w:val="0039625C"/>
    <w:pPr>
      <w:pageBreakBefore w:val="0"/>
      <w:numPr>
        <w:ilvl w:val="1"/>
      </w:numPr>
      <w:spacing w:before="240"/>
      <w:outlineLvl w:val="1"/>
    </w:pPr>
    <w:rPr>
      <w:caps w:val="0"/>
    </w:rPr>
  </w:style>
  <w:style w:type="paragraph" w:customStyle="1" w:styleId="ReportLevel3">
    <w:name w:val="Report Level 3"/>
    <w:basedOn w:val="ReportLevel1"/>
    <w:next w:val="ReportTextCharChar"/>
    <w:rsid w:val="0039625C"/>
    <w:pPr>
      <w:pageBreakBefore w:val="0"/>
      <w:numPr>
        <w:ilvl w:val="2"/>
      </w:numPr>
      <w:tabs>
        <w:tab w:val="left" w:pos="2160"/>
      </w:tabs>
      <w:spacing w:before="260"/>
      <w:outlineLvl w:val="2"/>
    </w:pPr>
    <w:rPr>
      <w:caps w:val="0"/>
      <w:sz w:val="20"/>
    </w:rPr>
  </w:style>
  <w:style w:type="paragraph" w:customStyle="1" w:styleId="ReportLevel4">
    <w:name w:val="Report Level 4"/>
    <w:basedOn w:val="ReportLevel3"/>
    <w:next w:val="ReportTextCharChar"/>
    <w:rsid w:val="0039625C"/>
    <w:pPr>
      <w:numPr>
        <w:ilvl w:val="3"/>
      </w:numPr>
      <w:outlineLvl w:val="3"/>
    </w:pPr>
  </w:style>
  <w:style w:type="character" w:customStyle="1" w:styleId="ReportLevel2Char1">
    <w:name w:val="Report Level 2 Char1"/>
    <w:link w:val="ReportLevel2"/>
    <w:rsid w:val="0039625C"/>
    <w:rPr>
      <w:rFonts w:ascii="Arial" w:eastAsia="MS Mincho" w:hAnsi="Arial"/>
      <w:b/>
      <w:sz w:val="24"/>
      <w:lang w:val="en-GB" w:eastAsia="en-US"/>
    </w:rPr>
  </w:style>
  <w:style w:type="paragraph" w:customStyle="1" w:styleId="ReportText">
    <w:name w:val="Report Text"/>
    <w:basedOn w:val="a0"/>
    <w:rsid w:val="00801965"/>
    <w:pPr>
      <w:spacing w:before="138"/>
    </w:pPr>
    <w:rPr>
      <w:sz w:val="22"/>
      <w:lang w:val="en-GB"/>
    </w:rPr>
  </w:style>
  <w:style w:type="paragraph" w:customStyle="1" w:styleId="af0">
    <w:name w:val="Текст ТЗ"/>
    <w:basedOn w:val="a0"/>
    <w:rsid w:val="003951C4"/>
    <w:pPr>
      <w:spacing w:before="120"/>
      <w:ind w:firstLine="680"/>
      <w:jc w:val="both"/>
    </w:pPr>
    <w:rPr>
      <w:snapToGrid w:val="0"/>
      <w:sz w:val="26"/>
      <w:szCs w:val="26"/>
      <w:lang w:val="ru-RU" w:eastAsia="ru-RU"/>
    </w:rPr>
  </w:style>
  <w:style w:type="paragraph" w:styleId="af1">
    <w:name w:val="Body Text Indent"/>
    <w:basedOn w:val="a0"/>
    <w:rsid w:val="007C080C"/>
    <w:pPr>
      <w:spacing w:after="120"/>
      <w:ind w:left="283"/>
    </w:pPr>
  </w:style>
  <w:style w:type="paragraph" w:styleId="af2">
    <w:name w:val="Plain Text"/>
    <w:basedOn w:val="a0"/>
    <w:rsid w:val="00C4769C"/>
    <w:rPr>
      <w:rFonts w:ascii="Courier New" w:hAnsi="Courier New" w:cs="Courier New"/>
      <w:lang w:val="ru-RU" w:eastAsia="ru-RU"/>
    </w:rPr>
  </w:style>
  <w:style w:type="paragraph" w:customStyle="1" w:styleId="af3">
    <w:name w:val="Знак Знак"/>
    <w:basedOn w:val="a0"/>
    <w:rsid w:val="00581D0E"/>
    <w:pPr>
      <w:tabs>
        <w:tab w:val="left" w:pos="540"/>
        <w:tab w:val="left" w:pos="1260"/>
        <w:tab w:val="left" w:pos="1800"/>
      </w:tabs>
      <w:spacing w:before="240" w:after="160" w:line="240" w:lineRule="exact"/>
    </w:pPr>
    <w:rPr>
      <w:rFonts w:ascii="Verdana" w:hAnsi="Verdana"/>
      <w:sz w:val="24"/>
    </w:rPr>
  </w:style>
  <w:style w:type="paragraph" w:customStyle="1" w:styleId="SKbullet">
    <w:name w:val="_SK_bullet"/>
    <w:basedOn w:val="a0"/>
    <w:rsid w:val="00F02C0A"/>
    <w:pPr>
      <w:numPr>
        <w:numId w:val="3"/>
      </w:numPr>
    </w:pPr>
    <w:rPr>
      <w:rFonts w:ascii="Arial" w:hAnsi="Arial"/>
    </w:rPr>
  </w:style>
  <w:style w:type="paragraph" w:customStyle="1" w:styleId="ReportLevel2Char">
    <w:name w:val="Report Level 2 Char"/>
    <w:basedOn w:val="ReportLevel1"/>
    <w:next w:val="a0"/>
    <w:link w:val="ReportLevel2CharChar"/>
    <w:rsid w:val="004E1F08"/>
    <w:pPr>
      <w:pageBreakBefore w:val="0"/>
      <w:numPr>
        <w:numId w:val="0"/>
      </w:numPr>
      <w:tabs>
        <w:tab w:val="num" w:pos="1080"/>
      </w:tabs>
      <w:spacing w:before="240"/>
      <w:ind w:left="1077" w:hanging="1077"/>
      <w:outlineLvl w:val="1"/>
    </w:pPr>
    <w:rPr>
      <w:caps w:val="0"/>
    </w:rPr>
  </w:style>
  <w:style w:type="character" w:customStyle="1" w:styleId="ReportLevel2CharChar">
    <w:name w:val="Report Level 2 Char Char"/>
    <w:link w:val="ReportLevel2Char"/>
    <w:rsid w:val="004E1F08"/>
    <w:rPr>
      <w:rFonts w:ascii="Arial" w:eastAsia="MS Mincho" w:hAnsi="Arial"/>
      <w:b/>
      <w:sz w:val="24"/>
      <w:lang w:val="en-GB" w:eastAsia="en-US" w:bidi="ar-SA"/>
    </w:rPr>
  </w:style>
  <w:style w:type="character" w:customStyle="1" w:styleId="ReportLevel1Char">
    <w:name w:val="Report Level 1 Char"/>
    <w:link w:val="ReportLevel1"/>
    <w:rsid w:val="004E1F08"/>
    <w:rPr>
      <w:rFonts w:ascii="Arial" w:eastAsia="MS Mincho" w:hAnsi="Arial"/>
      <w:b/>
      <w:caps/>
      <w:sz w:val="24"/>
      <w:lang w:val="en-GB" w:eastAsia="en-US"/>
    </w:rPr>
  </w:style>
  <w:style w:type="paragraph" w:customStyle="1" w:styleId="a">
    <w:name w:val="Список нум."/>
    <w:basedOn w:val="a0"/>
    <w:rsid w:val="00195D5A"/>
    <w:pPr>
      <w:keepNext/>
      <w:numPr>
        <w:numId w:val="4"/>
      </w:numPr>
      <w:tabs>
        <w:tab w:val="left" w:pos="1701"/>
      </w:tabs>
      <w:spacing w:before="120" w:after="120" w:line="360" w:lineRule="auto"/>
    </w:pPr>
    <w:rPr>
      <w:rFonts w:ascii="Arial" w:hAnsi="Arial"/>
      <w:sz w:val="24"/>
      <w:lang w:val="ru-RU"/>
    </w:rPr>
  </w:style>
  <w:style w:type="paragraph" w:customStyle="1" w:styleId="Normal1">
    <w:name w:val="Normal1"/>
    <w:rsid w:val="00B43E9E"/>
    <w:pPr>
      <w:jc w:val="both"/>
    </w:pPr>
    <w:rPr>
      <w:b/>
      <w:snapToGrid w:val="0"/>
      <w:sz w:val="22"/>
    </w:rPr>
  </w:style>
  <w:style w:type="paragraph" w:customStyle="1" w:styleId="af4">
    <w:name w:val="Отступ"/>
    <w:basedOn w:val="a0"/>
    <w:rsid w:val="00B43E9E"/>
    <w:pPr>
      <w:spacing w:before="120"/>
      <w:ind w:left="3119" w:hanging="3119"/>
    </w:pPr>
    <w:rPr>
      <w:shadow/>
      <w:sz w:val="22"/>
      <w:lang w:val="ru-RU" w:eastAsia="ru-RU"/>
    </w:rPr>
  </w:style>
  <w:style w:type="paragraph" w:customStyle="1" w:styleId="Normal2">
    <w:name w:val="Normal2"/>
    <w:rsid w:val="008219FA"/>
    <w:pPr>
      <w:spacing w:before="100" w:after="100"/>
    </w:pPr>
    <w:rPr>
      <w:snapToGrid w:val="0"/>
      <w:sz w:val="24"/>
      <w:szCs w:val="24"/>
    </w:rPr>
  </w:style>
  <w:style w:type="paragraph" w:styleId="22">
    <w:name w:val="toc 2"/>
    <w:basedOn w:val="a0"/>
    <w:next w:val="a0"/>
    <w:autoRedefine/>
    <w:uiPriority w:val="39"/>
    <w:rsid w:val="00B44348"/>
    <w:pPr>
      <w:ind w:left="200"/>
    </w:pPr>
  </w:style>
  <w:style w:type="character" w:styleId="af5">
    <w:name w:val="Unresolved Mention"/>
    <w:uiPriority w:val="99"/>
    <w:semiHidden/>
    <w:unhideWhenUsed/>
    <w:rsid w:val="00BF7653"/>
    <w:rPr>
      <w:color w:val="605E5C"/>
      <w:shd w:val="clear" w:color="auto" w:fill="E1DFDD"/>
    </w:rPr>
  </w:style>
  <w:style w:type="character" w:customStyle="1" w:styleId="a7">
    <w:name w:val="Нижний колонтитул Знак"/>
    <w:link w:val="a6"/>
    <w:uiPriority w:val="99"/>
    <w:rsid w:val="003D29C4"/>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625299">
      <w:bodyDiv w:val="1"/>
      <w:marLeft w:val="0"/>
      <w:marRight w:val="0"/>
      <w:marTop w:val="0"/>
      <w:marBottom w:val="0"/>
      <w:divBdr>
        <w:top w:val="none" w:sz="0" w:space="0" w:color="auto"/>
        <w:left w:val="none" w:sz="0" w:space="0" w:color="auto"/>
        <w:bottom w:val="none" w:sz="0" w:space="0" w:color="auto"/>
        <w:right w:val="none" w:sz="0" w:space="0" w:color="auto"/>
      </w:divBdr>
    </w:div>
    <w:div w:id="446002233">
      <w:bodyDiv w:val="1"/>
      <w:marLeft w:val="0"/>
      <w:marRight w:val="0"/>
      <w:marTop w:val="0"/>
      <w:marBottom w:val="0"/>
      <w:divBdr>
        <w:top w:val="none" w:sz="0" w:space="0" w:color="auto"/>
        <w:left w:val="none" w:sz="0" w:space="0" w:color="auto"/>
        <w:bottom w:val="none" w:sz="0" w:space="0" w:color="auto"/>
        <w:right w:val="none" w:sz="0" w:space="0" w:color="auto"/>
      </w:divBdr>
    </w:div>
    <w:div w:id="592857755">
      <w:bodyDiv w:val="1"/>
      <w:marLeft w:val="0"/>
      <w:marRight w:val="0"/>
      <w:marTop w:val="0"/>
      <w:marBottom w:val="0"/>
      <w:divBdr>
        <w:top w:val="none" w:sz="0" w:space="0" w:color="auto"/>
        <w:left w:val="none" w:sz="0" w:space="0" w:color="auto"/>
        <w:bottom w:val="none" w:sz="0" w:space="0" w:color="auto"/>
        <w:right w:val="none" w:sz="0" w:space="0" w:color="auto"/>
      </w:divBdr>
    </w:div>
    <w:div w:id="658385829">
      <w:bodyDiv w:val="1"/>
      <w:marLeft w:val="0"/>
      <w:marRight w:val="0"/>
      <w:marTop w:val="0"/>
      <w:marBottom w:val="0"/>
      <w:divBdr>
        <w:top w:val="none" w:sz="0" w:space="0" w:color="auto"/>
        <w:left w:val="none" w:sz="0" w:space="0" w:color="auto"/>
        <w:bottom w:val="none" w:sz="0" w:space="0" w:color="auto"/>
        <w:right w:val="none" w:sz="0" w:space="0" w:color="auto"/>
      </w:divBdr>
    </w:div>
    <w:div w:id="777674947">
      <w:bodyDiv w:val="1"/>
      <w:marLeft w:val="0"/>
      <w:marRight w:val="0"/>
      <w:marTop w:val="0"/>
      <w:marBottom w:val="0"/>
      <w:divBdr>
        <w:top w:val="none" w:sz="0" w:space="0" w:color="auto"/>
        <w:left w:val="none" w:sz="0" w:space="0" w:color="auto"/>
        <w:bottom w:val="none" w:sz="0" w:space="0" w:color="auto"/>
        <w:right w:val="none" w:sz="0" w:space="0" w:color="auto"/>
      </w:divBdr>
    </w:div>
    <w:div w:id="1715617805">
      <w:bodyDiv w:val="1"/>
      <w:marLeft w:val="0"/>
      <w:marRight w:val="0"/>
      <w:marTop w:val="0"/>
      <w:marBottom w:val="0"/>
      <w:divBdr>
        <w:top w:val="none" w:sz="0" w:space="0" w:color="auto"/>
        <w:left w:val="none" w:sz="0" w:space="0" w:color="auto"/>
        <w:bottom w:val="none" w:sz="0" w:space="0" w:color="auto"/>
        <w:right w:val="none" w:sz="0" w:space="0" w:color="auto"/>
      </w:divBdr>
    </w:div>
    <w:div w:id="1871338858">
      <w:bodyDiv w:val="1"/>
      <w:marLeft w:val="0"/>
      <w:marRight w:val="0"/>
      <w:marTop w:val="0"/>
      <w:marBottom w:val="0"/>
      <w:divBdr>
        <w:top w:val="none" w:sz="0" w:space="0" w:color="auto"/>
        <w:left w:val="none" w:sz="0" w:space="0" w:color="auto"/>
        <w:bottom w:val="none" w:sz="0" w:space="0" w:color="auto"/>
        <w:right w:val="none" w:sz="0" w:space="0" w:color="auto"/>
      </w:divBdr>
    </w:div>
    <w:div w:id="1904482465">
      <w:bodyDiv w:val="1"/>
      <w:marLeft w:val="0"/>
      <w:marRight w:val="0"/>
      <w:marTop w:val="0"/>
      <w:marBottom w:val="0"/>
      <w:divBdr>
        <w:top w:val="none" w:sz="0" w:space="0" w:color="auto"/>
        <w:left w:val="none" w:sz="0" w:space="0" w:color="auto"/>
        <w:bottom w:val="none" w:sz="0" w:space="0" w:color="auto"/>
        <w:right w:val="none" w:sz="0" w:space="0" w:color="auto"/>
      </w:divBdr>
    </w:div>
    <w:div w:id="1913810149">
      <w:bodyDiv w:val="1"/>
      <w:marLeft w:val="0"/>
      <w:marRight w:val="0"/>
      <w:marTop w:val="0"/>
      <w:marBottom w:val="0"/>
      <w:divBdr>
        <w:top w:val="none" w:sz="0" w:space="0" w:color="auto"/>
        <w:left w:val="none" w:sz="0" w:space="0" w:color="auto"/>
        <w:bottom w:val="none" w:sz="0" w:space="0" w:color="auto"/>
        <w:right w:val="none" w:sz="0" w:space="0" w:color="auto"/>
      </w:divBdr>
    </w:div>
    <w:div w:id="1975791258">
      <w:bodyDiv w:val="1"/>
      <w:marLeft w:val="0"/>
      <w:marRight w:val="0"/>
      <w:marTop w:val="0"/>
      <w:marBottom w:val="0"/>
      <w:divBdr>
        <w:top w:val="none" w:sz="0" w:space="0" w:color="auto"/>
        <w:left w:val="none" w:sz="0" w:space="0" w:color="auto"/>
        <w:bottom w:val="none" w:sz="0" w:space="0" w:color="auto"/>
        <w:right w:val="none" w:sz="0" w:space="0" w:color="auto"/>
      </w:divBdr>
    </w:div>
    <w:div w:id="2032684832">
      <w:bodyDiv w:val="1"/>
      <w:marLeft w:val="0"/>
      <w:marRight w:val="0"/>
      <w:marTop w:val="0"/>
      <w:marBottom w:val="0"/>
      <w:divBdr>
        <w:top w:val="none" w:sz="0" w:space="0" w:color="auto"/>
        <w:left w:val="none" w:sz="0" w:space="0" w:color="auto"/>
        <w:bottom w:val="none" w:sz="0" w:space="0" w:color="auto"/>
        <w:right w:val="none" w:sz="0" w:space="0" w:color="auto"/>
      </w:divBdr>
    </w:div>
    <w:div w:id="2105494041">
      <w:bodyDiv w:val="1"/>
      <w:marLeft w:val="0"/>
      <w:marRight w:val="0"/>
      <w:marTop w:val="0"/>
      <w:marBottom w:val="0"/>
      <w:divBdr>
        <w:top w:val="none" w:sz="0" w:space="0" w:color="auto"/>
        <w:left w:val="none" w:sz="0" w:space="0" w:color="auto"/>
        <w:bottom w:val="none" w:sz="0" w:space="0" w:color="auto"/>
        <w:right w:val="none" w:sz="0" w:space="0" w:color="auto"/>
      </w:divBdr>
    </w:div>
    <w:div w:id="2134595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9CFC43-BFD1-4E79-B993-BCB8774A7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1808</Words>
  <Characters>10308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Microsoft Word - Tenants Manual Final DRAFT under revision for issue _2_.doc</vt:lpstr>
    </vt:vector>
  </TitlesOfParts>
  <Company>IDA International Ltd</Company>
  <LinksUpToDate>false</LinksUpToDate>
  <CharactersWithSpaces>12092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Tenants Manual Final DRAFT under revision for issue _2_.doc</dc:title>
  <dc:subject/>
  <dc:creator>egorushkov</dc:creator>
  <cp:keywords/>
  <dc:description/>
  <cp:lastModifiedBy>ALI</cp:lastModifiedBy>
  <cp:revision>8</cp:revision>
  <cp:lastPrinted>2010-03-22T11:21:00Z</cp:lastPrinted>
  <dcterms:created xsi:type="dcterms:W3CDTF">2021-07-22T13:19:00Z</dcterms:created>
  <dcterms:modified xsi:type="dcterms:W3CDTF">2026-08-20T09:33:00Z</dcterms:modified>
</cp:coreProperties>
</file>