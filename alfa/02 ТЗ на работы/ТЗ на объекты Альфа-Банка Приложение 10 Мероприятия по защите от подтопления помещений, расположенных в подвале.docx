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427244" w14:textId="6E1FEF68" w:rsidR="001B5083" w:rsidRPr="001B5083" w:rsidRDefault="001B5083" w:rsidP="001B5083">
      <w:pPr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</w:pPr>
      <w:r w:rsidRPr="001B5083"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  <w:t>М</w:t>
      </w:r>
      <w:r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  <w:t>ЕРОПРИЯТИЯ ПО ЗАЩИТЕ ОТ ПОДТОПЛЕНИЯ ПОМЕЩЕНИЙ (ХРАНИЛИЩЕ ЦЕННОСТЕЙ, ОПЕРАЦИОННАЯ КАССА, КАССА ПЕРЕСЧЕТА, ДЕПОЗИТАРИЙ,</w:t>
      </w:r>
      <w:r w:rsidR="000B6B0A"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  <w:t xml:space="preserve"> </w:t>
      </w:r>
      <w:r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  <w:t>СЕРВЕРНАЯ, КРОССОВАЯ, ЭЛЕКТРОЩИТОВАЯ)</w:t>
      </w:r>
      <w:r w:rsidRPr="001B5083"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  <w:t xml:space="preserve">, </w:t>
      </w:r>
      <w:r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  <w:t>РАСПОЛОЖЕННЫХ В ПОДВАЛЕ</w:t>
      </w:r>
    </w:p>
    <w:p w14:paraId="602658E4" w14:textId="77777777" w:rsidR="001B5083" w:rsidRPr="001B5083" w:rsidRDefault="001B5083" w:rsidP="001B5083">
      <w:pPr>
        <w:rPr>
          <w:rFonts w:ascii="Arial" w:hAnsi="Arial" w:cs="Arial"/>
          <w:b/>
          <w:bCs/>
          <w:kern w:val="32"/>
          <w:sz w:val="24"/>
          <w:szCs w:val="24"/>
          <w:lang w:val="ru-RU" w:eastAsia="ru-RU"/>
        </w:rPr>
      </w:pPr>
    </w:p>
    <w:p w14:paraId="3A2D19E4" w14:textId="77777777" w:rsidR="001B5083" w:rsidRPr="001B5083" w:rsidRDefault="001B5083" w:rsidP="001B5083">
      <w:pPr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В случае, когда помещения депозитариев, сейфовых для хранения ценностей клиентов, предкладовых располагаются в подвальном помещении необходимо в обязательном порядке разработать в технической документации и выполнить следующие мероприятия:</w:t>
      </w:r>
    </w:p>
    <w:p w14:paraId="6F470B5A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устройство в указанных помещениях оклеечной гидроизоляции рулонными материалами пола, стен и потолка в два слоя. При отсутствии возможности сделать гидроизоляцию "крышки" самого хранилища (крышка расположена вплотную к плите перекрытия) делать гидроизоляцию плиты перекрытия 1-го этажа;</w:t>
      </w:r>
    </w:p>
    <w:p w14:paraId="138B7F7F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устройство изолированного тамбура перед входом в помещение предкладовой с установкой металлической двери с изоляционными прокладками (стены, пол и потолок защитить оклеечной</w:t>
      </w:r>
      <w:r>
        <w:rPr>
          <w:rFonts w:ascii="Arial" w:hAnsi="Arial" w:cs="Arial"/>
          <w:color w:val="000000"/>
          <w:lang w:val="ru-RU"/>
        </w:rPr>
        <w:t xml:space="preserve"> рулонной </w:t>
      </w:r>
      <w:del w:id="0" w:author="Claude" w:date="2026-08-20T08:07:00Z">
        <w:r>
          <w:rPr>
            <w:rFonts w:ascii="Arial" w:hAnsi="Arial" w:cs="Arial"/>
            <w:color w:val="000000"/>
            <w:lang w:val="ru-RU"/>
          </w:rPr>
          <w:delText>гидроизоляции</w:delText>
        </w:r>
      </w:del>
      <w:ins w:id="1" w:author="Claude" w:date="2026-08-20T08:07:00Z">
        <w:r>
          <w:rPr>
            <w:rFonts w:ascii="Arial" w:hAnsi="Arial" w:cs="Arial"/>
            <w:color w:val="000000"/>
            <w:lang w:val="ru-RU"/>
          </w:rPr>
          <w:t>гидроизоляцией</w:t>
        </w:r>
      </w:ins>
      <w:r>
        <w:rPr>
          <w:rFonts w:ascii="Arial" w:hAnsi="Arial" w:cs="Arial"/>
          <w:color w:val="000000"/>
          <w:lang w:val="ru-RU"/>
        </w:rPr>
        <w:t xml:space="preserve"> в два слоя);</w:t>
      </w:r>
    </w:p>
    <w:p w14:paraId="69A6F217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устройство дренажного приямка (1000х600х600 мм) для установки насоса (с мероприятиями по гидроизоляции приямков и примыканий и установкой защитной декоративной крышки);</w:t>
      </w:r>
    </w:p>
    <w:p w14:paraId="44A25D15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монтаж в приямках электрического фекального дренажного насоса (с возможностью откачки воды до 400 литров/мин) с выводом дренажного трубопровода за периметр здания выше "0" отметки (на улицу). Предлагаемая модель насоса Grundfos Unilift AP 12.40.08;</w:t>
      </w:r>
    </w:p>
    <w:p w14:paraId="23D9CAB8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монтаж системы электропитания насоса от электросети офиса с возможностью подключения внешнего электрогенератора (через установленную на улице коммутационную панель);</w:t>
      </w:r>
    </w:p>
    <w:p w14:paraId="7542B162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установка задвижки с электроприводом на линии хозяйственно-фекальной канализации здания, что позволит в экстренных ситуациях изолировать канализационную систему объекта от городских сетей. Предлагается клапан (модель HL710.2EPC) с электроприводом и подключением внешнего сигнального устройства.</w:t>
      </w:r>
    </w:p>
    <w:p w14:paraId="1A9BF3D1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>
        <w:rPr>
          <w:rFonts w:ascii="Arial" w:hAnsi="Arial" w:cs="Arial"/>
          <w:color w:val="000000"/>
          <w:lang w:val="ru-RU"/>
        </w:rPr>
        <w:t xml:space="preserve">установка </w:t>
      </w:r>
      <w:del w:id="2" w:author="Claude" w:date="2026-08-20T08:07:00Z">
        <w:r>
          <w:rPr>
            <w:rFonts w:ascii="Arial" w:hAnsi="Arial" w:cs="Arial"/>
            <w:color w:val="000000"/>
            <w:lang w:val="ru-RU"/>
          </w:rPr>
          <w:delText>датчики</w:delText>
        </w:r>
      </w:del>
      <w:ins w:id="3" w:author="Claude" w:date="2026-08-20T08:07:00Z">
        <w:r>
          <w:rPr>
            <w:rFonts w:ascii="Arial" w:hAnsi="Arial" w:cs="Arial"/>
            <w:color w:val="000000"/>
            <w:lang w:val="ru-RU"/>
          </w:rPr>
          <w:t>датчиков</w:t>
        </w:r>
      </w:ins>
      <w:r>
        <w:rPr>
          <w:rFonts w:ascii="Arial" w:hAnsi="Arial" w:cs="Arial"/>
          <w:color w:val="000000"/>
          <w:lang w:val="ru-RU"/>
        </w:rPr>
        <w:t xml:space="preserve"> затопления с системой SMS информирования о протечке: директора офиса, работников АТО, представителя подрядчика по ТО.</w:t>
      </w:r>
    </w:p>
    <w:p w14:paraId="6BE54C19" w14:textId="77777777" w:rsidR="001B5083" w:rsidRPr="001B5083" w:rsidRDefault="001B5083" w:rsidP="001B5083">
      <w:pPr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В случае, когда помещения серверной, кроссовой и электрощитовой располагаются в подвалах точек продаж (не зависимо от формата) необходимо в обязательном порядке разработать в технической документации и выполнить следующие мероприятия:</w:t>
      </w:r>
    </w:p>
    <w:p w14:paraId="56A55D9B" w14:textId="77777777" w:rsidR="001B5083" w:rsidRPr="001B5083" w:rsidRDefault="001B5083" w:rsidP="001B5083">
      <w:pPr>
        <w:numPr>
          <w:ilvl w:val="0"/>
          <w:numId w:val="9"/>
        </w:numPr>
        <w:ind w:left="0" w:firstLine="0"/>
        <w:jc w:val="both"/>
        <w:rPr>
          <w:rFonts w:ascii="Arial" w:hAnsi="Arial" w:cs="Arial"/>
          <w:color w:val="000000"/>
          <w:lang w:val="ru-RU"/>
        </w:rPr>
      </w:pPr>
      <w:r w:rsidRPr="001B5083">
        <w:rPr>
          <w:rFonts w:ascii="Arial" w:hAnsi="Arial" w:cs="Arial"/>
          <w:color w:val="000000"/>
          <w:lang w:val="ru-RU"/>
        </w:rPr>
        <w:t>установка металлического фальшпола.</w:t>
      </w:r>
    </w:p>
    <w:p w14:paraId="4CF3DB4E" w14:textId="77777777" w:rsidR="001B5083" w:rsidRPr="002D2D6B" w:rsidRDefault="001B5083" w:rsidP="001B5083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</w:p>
    <w:sectPr w:rsidR="001B5083" w:rsidRPr="002D2D6B" w:rsidSect="008B7AFB">
      <w:headerReference w:type="default" r:id="rId8"/>
      <w:footerReference w:type="even" r:id="rId9"/>
      <w:footerReference w:type="default" r:id="rId10"/>
      <w:headerReference w:type="first" r:id="rId11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879ADC" w14:textId="77777777" w:rsidR="00750CF2" w:rsidRDefault="00750CF2">
      <w:r>
        <w:separator/>
      </w:r>
    </w:p>
  </w:endnote>
  <w:endnote w:type="continuationSeparator" w:id="0">
    <w:p w14:paraId="4F8F7498" w14:textId="77777777" w:rsidR="00750CF2" w:rsidRDefault="00750CF2">
      <w:r>
        <w:continuationSeparator/>
      </w:r>
    </w:p>
  </w:endnote>
  <w:endnote w:type="continuationNotice" w:id="1">
    <w:p w14:paraId="2F96A651" w14:textId="77777777" w:rsidR="00750CF2" w:rsidRDefault="00750CF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9AAA8F" w14:textId="77777777" w:rsidR="00FF3EF5" w:rsidRDefault="00FF3EF5" w:rsidP="009F3A3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08E22F6" w14:textId="77777777" w:rsidR="00FF3EF5" w:rsidRDefault="00FF3EF5" w:rsidP="000B3DD3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8399B" w14:textId="33AC69F4" w:rsidR="00FF3EF5" w:rsidRDefault="00FF3EF5">
    <w:pPr>
      <w:pStyle w:val="a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1B5083">
      <w:rPr>
        <w:noProof/>
      </w:rPr>
      <w:t>1</w:t>
    </w:r>
    <w:r>
      <w:rPr>
        <w:noProof/>
      </w:rPr>
      <w:fldChar w:fldCharType="end"/>
    </w:r>
  </w:p>
  <w:p w14:paraId="7C86EA90" w14:textId="77777777" w:rsidR="00FF3EF5" w:rsidRDefault="00FF3EF5" w:rsidP="000B3DD3">
    <w:pPr>
      <w:pStyle w:val="a6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858BF2" w14:textId="77777777" w:rsidR="00750CF2" w:rsidRDefault="00750CF2">
      <w:r>
        <w:separator/>
      </w:r>
    </w:p>
  </w:footnote>
  <w:footnote w:type="continuationSeparator" w:id="0">
    <w:p w14:paraId="2A0D0FAA" w14:textId="77777777" w:rsidR="00750CF2" w:rsidRDefault="00750CF2">
      <w:r>
        <w:continuationSeparator/>
      </w:r>
    </w:p>
  </w:footnote>
  <w:footnote w:type="continuationNotice" w:id="1">
    <w:p w14:paraId="7D9F5C53" w14:textId="77777777" w:rsidR="00750CF2" w:rsidRDefault="00750CF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a4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727"/>
    </w:tblGrid>
    <w:tr w:rsidR="00FF3EF5" w14:paraId="33239CC0" w14:textId="77777777" w:rsidTr="00E448C6">
      <w:tc>
        <w:tcPr>
          <w:tcW w:w="7479" w:type="dxa"/>
        </w:tcPr>
        <w:p w14:paraId="0495B441" w14:textId="2094EB84" w:rsidR="00FF3EF5" w:rsidRDefault="00FF3EF5" w:rsidP="00FF3EF5">
          <w:pPr>
            <w:pStyle w:val="a5"/>
          </w:pPr>
          <w:r w:rsidRPr="008B7AFB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del w:id="4" w:author="Claude" w:date="2026-08-20T08:07:00Z">
            <w:r>
              <w:rPr>
                <w:rFonts w:ascii="Arial" w:hAnsi="Arial" w:cs="Arial"/>
                <w:b/>
                <w:color w:val="000080"/>
                <w:lang w:val="ru-RU"/>
              </w:rPr>
              <w:delText>?</w:delText>
            </w:r>
          </w:del>
          <w:ins w:id="5" w:author="Claude" w:date="2026-08-20T08:07:00Z">
            <w:r>
              <w:rPr>
                <w:rFonts w:ascii="Arial" w:hAnsi="Arial" w:cs="Arial"/>
                <w:b/>
                <w:color w:val="000080"/>
                <w:lang w:val="ru-RU"/>
              </w:rPr>
              <w:t>10</w:t>
            </w:r>
          </w:ins>
          <w:r w:rsidRPr="008B7AFB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727" w:type="dxa"/>
        </w:tcPr>
        <w:p w14:paraId="7E30D9E2" w14:textId="155F4A6A" w:rsidR="00FF3EF5" w:rsidRDefault="000D3C83" w:rsidP="00FF3EF5">
          <w:pPr>
            <w:pStyle w:val="a5"/>
            <w:jc w:val="right"/>
          </w:pPr>
          <w:r>
            <w:rPr>
              <w:noProof/>
              <w:lang w:val="en-US"/>
            </w:rPr>
            <w:drawing>
              <wp:inline distT="0" distB="0" distL="0" distR="0" wp14:anchorId="69267CFC" wp14:editId="72F0A7B9">
                <wp:extent cx="1381125" cy="2857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6B7AD7C" w14:textId="3E6A2041" w:rsidR="00FF3EF5" w:rsidRPr="001F65A4" w:rsidRDefault="000D3C83" w:rsidP="001F65A4">
    <w:pPr>
      <w:pStyle w:val="a5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E576C1E" wp14:editId="03325EC3">
              <wp:simplePos x="0" y="0"/>
              <wp:positionH relativeFrom="column">
                <wp:posOffset>-28575</wp:posOffset>
              </wp:positionH>
              <wp:positionV relativeFrom="paragraph">
                <wp:posOffset>123190</wp:posOffset>
              </wp:positionV>
              <wp:extent cx="7043420" cy="0"/>
              <wp:effectExtent l="0" t="0" r="0" b="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F72A14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25pt,9.7pt" to="552.3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" o:allowincell="f" strokeweight="1.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32E4E5" w14:textId="7A2A55AC" w:rsidR="00FF3EF5" w:rsidRDefault="000D3C83" w:rsidP="00214E51">
    <w:pPr>
      <w:pStyle w:val="a5"/>
      <w:jc w:val="right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5ADBAE49" wp14:editId="12379A62">
              <wp:simplePos x="0" y="0"/>
              <wp:positionH relativeFrom="column">
                <wp:posOffset>-137795</wp:posOffset>
              </wp:positionH>
              <wp:positionV relativeFrom="paragraph">
                <wp:posOffset>581025</wp:posOffset>
              </wp:positionV>
              <wp:extent cx="7043420" cy="0"/>
              <wp:effectExtent l="0" t="0" r="0" b="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43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57CC14" id="Line 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.85pt,45.75pt" to="543.75pt,4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" o:allowincell="f" strokeweight="1.5pt"/>
          </w:pict>
        </mc:Fallback>
      </mc:AlternateContent>
    </w:r>
    <w:r>
      <w:rPr>
        <w:noProof/>
        <w:lang w:val="en-US"/>
      </w:rPr>
      <w:drawing>
        <wp:inline distT="0" distB="0" distL="0" distR="0" wp14:anchorId="38BA1C3C" wp14:editId="66ED268E">
          <wp:extent cx="1647825" cy="4572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C5434"/>
    <w:multiLevelType w:val="multilevel"/>
    <w:tmpl w:val="0458242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10074B"/>
    <w:multiLevelType w:val="hybridMultilevel"/>
    <w:tmpl w:val="B5122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6" w15:restartNumberingAfterBreak="0">
    <w:nsid w:val="5F225B30"/>
    <w:multiLevelType w:val="hybridMultilevel"/>
    <w:tmpl w:val="2CCABE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1"/>
  </w:num>
  <w:num w:numId="6">
    <w:abstractNumId w:val="4"/>
  </w:num>
  <w:num w:numId="7">
    <w:abstractNumId w:val="2"/>
  </w:num>
  <w:num w:numId="8">
    <w:abstractNumId w:val="2"/>
    <w:lvlOverride w:ilvl="0">
      <w:lvl w:ilvl="0">
        <w:start w:val="1"/>
        <w:numFmt w:val="decimal"/>
        <w:lvlText w:val="%1)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russianLower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52E89"/>
    <w:rsid w:val="00053AB8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3F84"/>
    <w:rsid w:val="000B6B0A"/>
    <w:rsid w:val="000B774F"/>
    <w:rsid w:val="000B7E06"/>
    <w:rsid w:val="000C0AC0"/>
    <w:rsid w:val="000C1AD2"/>
    <w:rsid w:val="000C26BB"/>
    <w:rsid w:val="000C2BD8"/>
    <w:rsid w:val="000C70EE"/>
    <w:rsid w:val="000C7ACF"/>
    <w:rsid w:val="000C7B5D"/>
    <w:rsid w:val="000D0F0F"/>
    <w:rsid w:val="000D2572"/>
    <w:rsid w:val="000D26B3"/>
    <w:rsid w:val="000D2782"/>
    <w:rsid w:val="000D3C83"/>
    <w:rsid w:val="000D43DC"/>
    <w:rsid w:val="000D4B91"/>
    <w:rsid w:val="000D654A"/>
    <w:rsid w:val="000E2CBC"/>
    <w:rsid w:val="000E3187"/>
    <w:rsid w:val="000E6AF0"/>
    <w:rsid w:val="000E6CE9"/>
    <w:rsid w:val="000E79BE"/>
    <w:rsid w:val="000F05CD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30DF"/>
    <w:rsid w:val="00125221"/>
    <w:rsid w:val="001256D2"/>
    <w:rsid w:val="00130415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083"/>
    <w:rsid w:val="001B57AD"/>
    <w:rsid w:val="001B5FB0"/>
    <w:rsid w:val="001B7549"/>
    <w:rsid w:val="001C0231"/>
    <w:rsid w:val="001C0AFE"/>
    <w:rsid w:val="001C1553"/>
    <w:rsid w:val="001C2811"/>
    <w:rsid w:val="001C5E79"/>
    <w:rsid w:val="001C72B0"/>
    <w:rsid w:val="001D00C5"/>
    <w:rsid w:val="001D136C"/>
    <w:rsid w:val="001D354C"/>
    <w:rsid w:val="001D48F6"/>
    <w:rsid w:val="001D57B8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5EA6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6B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5CF6"/>
    <w:rsid w:val="00305F96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43A7"/>
    <w:rsid w:val="004260C4"/>
    <w:rsid w:val="004264D8"/>
    <w:rsid w:val="00426B10"/>
    <w:rsid w:val="004274FB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DB7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10E9"/>
    <w:rsid w:val="004A1574"/>
    <w:rsid w:val="004A1F32"/>
    <w:rsid w:val="004A2A8D"/>
    <w:rsid w:val="004A387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365"/>
    <w:rsid w:val="004D3880"/>
    <w:rsid w:val="004D4F56"/>
    <w:rsid w:val="004D4FB1"/>
    <w:rsid w:val="004D6939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400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404A"/>
    <w:rsid w:val="00684F13"/>
    <w:rsid w:val="00685761"/>
    <w:rsid w:val="006862F2"/>
    <w:rsid w:val="00687DEA"/>
    <w:rsid w:val="00691F4C"/>
    <w:rsid w:val="00694E24"/>
    <w:rsid w:val="00695BB9"/>
    <w:rsid w:val="0069674A"/>
    <w:rsid w:val="00697A54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0C02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6BE4"/>
    <w:rsid w:val="00727323"/>
    <w:rsid w:val="0072744A"/>
    <w:rsid w:val="007277E9"/>
    <w:rsid w:val="00735485"/>
    <w:rsid w:val="00735AE6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0CF2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12140"/>
    <w:rsid w:val="00A12DDC"/>
    <w:rsid w:val="00A15293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50317"/>
    <w:rsid w:val="00A52A05"/>
    <w:rsid w:val="00A5578E"/>
    <w:rsid w:val="00A55BDD"/>
    <w:rsid w:val="00A60841"/>
    <w:rsid w:val="00A61311"/>
    <w:rsid w:val="00A61974"/>
    <w:rsid w:val="00A6438C"/>
    <w:rsid w:val="00A6538B"/>
    <w:rsid w:val="00A676AB"/>
    <w:rsid w:val="00A70A30"/>
    <w:rsid w:val="00A71E9B"/>
    <w:rsid w:val="00A72F25"/>
    <w:rsid w:val="00A732D1"/>
    <w:rsid w:val="00A734B9"/>
    <w:rsid w:val="00A74083"/>
    <w:rsid w:val="00A74315"/>
    <w:rsid w:val="00A75337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C0A75"/>
    <w:rsid w:val="00AC0B0C"/>
    <w:rsid w:val="00AC2A0F"/>
    <w:rsid w:val="00AC376F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388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4E6C"/>
    <w:rsid w:val="00B67F13"/>
    <w:rsid w:val="00B70E98"/>
    <w:rsid w:val="00B71C3C"/>
    <w:rsid w:val="00B72219"/>
    <w:rsid w:val="00B73520"/>
    <w:rsid w:val="00B739FC"/>
    <w:rsid w:val="00B7532C"/>
    <w:rsid w:val="00B75EFA"/>
    <w:rsid w:val="00B762C2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4605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313B9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63A1C"/>
    <w:rsid w:val="00C641AB"/>
    <w:rsid w:val="00C64C09"/>
    <w:rsid w:val="00C656A0"/>
    <w:rsid w:val="00C663C2"/>
    <w:rsid w:val="00C66F75"/>
    <w:rsid w:val="00C70B7F"/>
    <w:rsid w:val="00C72177"/>
    <w:rsid w:val="00C735C2"/>
    <w:rsid w:val="00C73E5A"/>
    <w:rsid w:val="00C75CBF"/>
    <w:rsid w:val="00C75E60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1F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15FC"/>
    <w:rsid w:val="00CF2552"/>
    <w:rsid w:val="00CF32E8"/>
    <w:rsid w:val="00CF3C26"/>
    <w:rsid w:val="00CF51C6"/>
    <w:rsid w:val="00CF5DAE"/>
    <w:rsid w:val="00CF70EB"/>
    <w:rsid w:val="00CF7207"/>
    <w:rsid w:val="00CF74D2"/>
    <w:rsid w:val="00D02961"/>
    <w:rsid w:val="00D06267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25D3"/>
    <w:rsid w:val="00D42BA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7D32"/>
    <w:rsid w:val="00D7005C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58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6A2C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6DD1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48B0"/>
    <w:rsid w:val="00E448C6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62C4"/>
    <w:rsid w:val="00EC68F7"/>
    <w:rsid w:val="00EC6E4A"/>
    <w:rsid w:val="00ED18D2"/>
    <w:rsid w:val="00ED2A87"/>
    <w:rsid w:val="00ED2D03"/>
    <w:rsid w:val="00ED4EE8"/>
    <w:rsid w:val="00ED6B46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691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44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4B2E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453"/>
    <w:rsid w:val="00FF3D4F"/>
    <w:rsid w:val="00FF3EF5"/>
    <w:rsid w:val="00FF5AD7"/>
    <w:rsid w:val="00FF5F78"/>
    <w:rsid w:val="00FF6017"/>
    <w:rsid w:val="00FF681E"/>
    <w:rsid w:val="00FF6C95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118A070"/>
  <w15:chartTrackingRefBased/>
  <w15:docId w15:val="{30FCC8E2-5564-45A5-939E-9D44DC69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A55BDD"/>
    <w:rPr>
      <w:lang w:val="en-US" w:eastAsia="en-US"/>
    </w:rPr>
  </w:style>
  <w:style w:type="paragraph" w:styleId="1">
    <w:name w:val="heading 1"/>
    <w:basedOn w:val="a0"/>
    <w:next w:val="a0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2">
    <w:name w:val="heading 2"/>
    <w:basedOn w:val="a0"/>
    <w:next w:val="a0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3">
    <w:name w:val="heading 3"/>
    <w:basedOn w:val="a0"/>
    <w:next w:val="a0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4">
    <w:name w:val="heading 4"/>
    <w:basedOn w:val="a0"/>
    <w:next w:val="a0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6">
    <w:name w:val="heading 6"/>
    <w:basedOn w:val="a0"/>
    <w:next w:val="a0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7">
    <w:name w:val="heading 7"/>
    <w:basedOn w:val="a0"/>
    <w:next w:val="a0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8">
    <w:name w:val="heading 8"/>
    <w:basedOn w:val="a0"/>
    <w:next w:val="a0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9">
    <w:name w:val="heading 9"/>
    <w:basedOn w:val="a0"/>
    <w:next w:val="a0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a4">
    <w:name w:val="Table Grid"/>
    <w:basedOn w:val="a2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a6">
    <w:name w:val="footer"/>
    <w:basedOn w:val="a0"/>
    <w:link w:val="a7"/>
    <w:uiPriority w:val="99"/>
    <w:rsid w:val="00C4387E"/>
    <w:pPr>
      <w:tabs>
        <w:tab w:val="center" w:pos="4320"/>
        <w:tab w:val="right" w:pos="8640"/>
      </w:tabs>
    </w:pPr>
  </w:style>
  <w:style w:type="character" w:styleId="a8">
    <w:name w:val="page number"/>
    <w:basedOn w:val="a1"/>
    <w:rsid w:val="000B3DD3"/>
  </w:style>
  <w:style w:type="paragraph" w:styleId="a9">
    <w:name w:val="Balloon Text"/>
    <w:basedOn w:val="a0"/>
    <w:semiHidden/>
    <w:rsid w:val="00D6316C"/>
    <w:rPr>
      <w:rFonts w:ascii="Tahoma" w:hAnsi="Tahoma" w:cs="Tahoma"/>
      <w:sz w:val="16"/>
      <w:szCs w:val="16"/>
    </w:rPr>
  </w:style>
  <w:style w:type="paragraph" w:styleId="aa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ab">
    <w:name w:val="Normal (Web)"/>
    <w:basedOn w:val="a0"/>
    <w:rsid w:val="005335AC"/>
    <w:rPr>
      <w:sz w:val="24"/>
      <w:szCs w:val="24"/>
      <w:lang w:val="ru-RU" w:eastAsia="ru-RU"/>
    </w:rPr>
  </w:style>
  <w:style w:type="paragraph" w:styleId="20">
    <w:name w:val="Body Text 2"/>
    <w:basedOn w:val="a0"/>
    <w:rsid w:val="004572C2"/>
    <w:pPr>
      <w:spacing w:after="120" w:line="480" w:lineRule="auto"/>
    </w:pPr>
    <w:rPr>
      <w:lang w:val="ru-RU" w:eastAsia="ru-RU"/>
    </w:rPr>
  </w:style>
  <w:style w:type="paragraph" w:styleId="21">
    <w:name w:val="Body Text Indent 2"/>
    <w:basedOn w:val="a0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ac">
    <w:name w:val="annotation reference"/>
    <w:semiHidden/>
    <w:rsid w:val="005D072E"/>
    <w:rPr>
      <w:sz w:val="16"/>
      <w:szCs w:val="16"/>
    </w:rPr>
  </w:style>
  <w:style w:type="paragraph" w:styleId="ad">
    <w:name w:val="annotation text"/>
    <w:basedOn w:val="a0"/>
    <w:semiHidden/>
    <w:rsid w:val="005D072E"/>
    <w:rPr>
      <w:rFonts w:eastAsia="MS Mincho"/>
    </w:rPr>
  </w:style>
  <w:style w:type="paragraph" w:customStyle="1" w:styleId="BodyBullet">
    <w:name w:val="BodyBullet"/>
    <w:basedOn w:val="a0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30">
    <w:name w:val="toc 3"/>
    <w:basedOn w:val="a0"/>
    <w:next w:val="a0"/>
    <w:autoRedefine/>
    <w:semiHidden/>
    <w:rsid w:val="00786AD9"/>
    <w:pPr>
      <w:ind w:left="400"/>
    </w:pPr>
  </w:style>
  <w:style w:type="paragraph" w:styleId="10">
    <w:name w:val="toc 1"/>
    <w:basedOn w:val="a0"/>
    <w:next w:val="a0"/>
    <w:autoRedefine/>
    <w:uiPriority w:val="39"/>
    <w:rsid w:val="00786AD9"/>
  </w:style>
  <w:style w:type="character" w:styleId="ae">
    <w:name w:val="Hyperlink"/>
    <w:uiPriority w:val="99"/>
    <w:rsid w:val="00786AD9"/>
    <w:rPr>
      <w:color w:val="0000FF"/>
      <w:u w:val="single"/>
    </w:rPr>
  </w:style>
  <w:style w:type="paragraph" w:styleId="af">
    <w:name w:val="annotation subject"/>
    <w:basedOn w:val="ad"/>
    <w:next w:val="ad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a0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a0"/>
    <w:next w:val="ReportTextCharChar"/>
    <w:link w:val="ReportLevel1Char"/>
    <w:rsid w:val="0039625C"/>
    <w:pPr>
      <w:pageBreakBefore/>
      <w:numPr>
        <w:numId w:val="2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a0"/>
    <w:rsid w:val="00801965"/>
    <w:pPr>
      <w:spacing w:before="138"/>
    </w:pPr>
    <w:rPr>
      <w:sz w:val="22"/>
      <w:lang w:val="en-GB"/>
    </w:rPr>
  </w:style>
  <w:style w:type="paragraph" w:customStyle="1" w:styleId="af0">
    <w:name w:val="Текст ТЗ"/>
    <w:basedOn w:val="a0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af1">
    <w:name w:val="Body Text Indent"/>
    <w:basedOn w:val="a0"/>
    <w:rsid w:val="007C080C"/>
    <w:pPr>
      <w:spacing w:after="120"/>
      <w:ind w:left="283"/>
    </w:pPr>
  </w:style>
  <w:style w:type="paragraph" w:styleId="af2">
    <w:name w:val="Plain Text"/>
    <w:basedOn w:val="a0"/>
    <w:rsid w:val="00C4769C"/>
    <w:rPr>
      <w:rFonts w:ascii="Courier New" w:hAnsi="Courier New" w:cs="Courier New"/>
      <w:lang w:val="ru-RU" w:eastAsia="ru-RU"/>
    </w:rPr>
  </w:style>
  <w:style w:type="paragraph" w:customStyle="1" w:styleId="af3">
    <w:name w:val="Знак Знак"/>
    <w:basedOn w:val="a0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a0"/>
    <w:rsid w:val="00F02C0A"/>
    <w:pPr>
      <w:numPr>
        <w:numId w:val="3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a0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a0"/>
    <w:rsid w:val="00195D5A"/>
    <w:pPr>
      <w:keepNext/>
      <w:numPr>
        <w:numId w:val="4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f4">
    <w:name w:val="Отступ"/>
    <w:basedOn w:val="a0"/>
    <w:rsid w:val="00B43E9E"/>
    <w:pPr>
      <w:spacing w:before="120"/>
      <w:ind w:left="3119" w:hanging="3119"/>
    </w:pPr>
    <w:rPr>
      <w:sz w:val="22"/>
      <w:lang w:val="ru-RU" w:eastAsia="ru-RU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22">
    <w:name w:val="toc 2"/>
    <w:basedOn w:val="a0"/>
    <w:next w:val="a0"/>
    <w:autoRedefine/>
    <w:uiPriority w:val="39"/>
    <w:rsid w:val="00B44348"/>
    <w:pPr>
      <w:ind w:left="200"/>
    </w:pPr>
  </w:style>
  <w:style w:type="character" w:customStyle="1" w:styleId="11">
    <w:name w:val="Неразрешенное упоминание1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a7">
    <w:name w:val="Нижний колонтитул Знак"/>
    <w:link w:val="a6"/>
    <w:uiPriority w:val="99"/>
    <w:rsid w:val="003D29C4"/>
    <w:rPr>
      <w:lang w:val="en-US" w:eastAsia="en-US"/>
    </w:rPr>
  </w:style>
  <w:style w:type="paragraph" w:styleId="af5">
    <w:name w:val="Revision"/>
    <w:hidden/>
    <w:uiPriority w:val="99"/>
    <w:semiHidden/>
    <w:rsid w:val="004D3365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C8BD0A-7DAB-465F-9199-F4E2892B9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Microsoft Word - Tenants Manual Final DRAFT under revision for issue _2_.doc</vt:lpstr>
      <vt:lpstr>Microsoft Word - Tenants Manual Final DRAFT under revision for issue _2_.doc</vt:lpstr>
    </vt:vector>
  </TitlesOfParts>
  <Company>IDA International Ltd</Company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ALI</cp:lastModifiedBy>
  <cp:revision>4</cp:revision>
  <cp:lastPrinted>2010-03-22T11:21:00Z</cp:lastPrinted>
  <dcterms:created xsi:type="dcterms:W3CDTF">2024-10-03T09:11:00Z</dcterms:created>
  <dcterms:modified xsi:type="dcterms:W3CDTF">2026-08-20T09:37:00Z</dcterms:modified>
</cp:coreProperties>
</file>