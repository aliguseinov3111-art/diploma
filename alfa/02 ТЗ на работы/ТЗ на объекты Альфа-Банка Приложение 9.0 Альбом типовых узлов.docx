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911D8D" w14:textId="5AC05FDB" w:rsidR="00710C02" w:rsidRPr="001E66C8" w:rsidRDefault="001E66C8" w:rsidP="00710C02">
      <w:pPr>
        <w:pStyle w:val="1"/>
        <w:rPr>
          <w:sz w:val="24"/>
          <w:szCs w:val="24"/>
        </w:rPr>
      </w:pPr>
      <w:r>
        <w:rPr>
          <w:sz w:val="24"/>
          <w:szCs w:val="24"/>
        </w:rPr>
        <w:t>АЛЬБОМ ТИПОВЫХ УЗЛОВ И КОНСТРУКТИВНЫХ РЕШЕНИЙ</w:t>
      </w:r>
    </w:p>
    <w:p w14:paraId="6C033C8D" w14:textId="7FE78C5A" w:rsidR="001E66C8" w:rsidRDefault="001E66C8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Монтажные работы необходимо проводить в соответствии со следующими типовыми узлами: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376"/>
        <w:gridCol w:w="5006"/>
        <w:gridCol w:w="1076"/>
        <w:gridCol w:w="1822"/>
      </w:tblGrid>
      <w:tr w:rsidR="001E66C8" w:rsidRPr="00781CE8" w14:paraId="71EF4485" w14:textId="77777777" w:rsidTr="00CF41C1">
        <w:tc>
          <w:tcPr>
            <w:tcW w:w="2376" w:type="dxa"/>
            <w:shd w:val="clear" w:color="auto" w:fill="auto"/>
            <w:vAlign w:val="center"/>
          </w:tcPr>
          <w:p w14:paraId="5BD28417" w14:textId="3E5A2E0A" w:rsidR="001E66C8" w:rsidRPr="00CF41C1" w:rsidRDefault="00321C41" w:rsidP="00CF41C1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CF41C1">
              <w:rPr>
                <w:rFonts w:ascii="Arial" w:hAnsi="Arial" w:cs="Arial"/>
                <w:b/>
                <w:i/>
                <w:lang w:val="ru-RU"/>
              </w:rPr>
              <w:t>Раздел</w:t>
            </w:r>
          </w:p>
        </w:tc>
        <w:tc>
          <w:tcPr>
            <w:tcW w:w="5006" w:type="dxa"/>
            <w:shd w:val="clear" w:color="auto" w:fill="auto"/>
            <w:vAlign w:val="center"/>
          </w:tcPr>
          <w:p w14:paraId="36224EF5" w14:textId="26EBE377" w:rsidR="001E66C8" w:rsidRPr="00CF41C1" w:rsidRDefault="001E66C8" w:rsidP="00CF41C1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CF41C1">
              <w:rPr>
                <w:rFonts w:ascii="Arial" w:hAnsi="Arial" w:cs="Arial"/>
                <w:b/>
                <w:i/>
                <w:lang w:val="ru-RU"/>
              </w:rPr>
              <w:t>Наименование</w:t>
            </w:r>
          </w:p>
        </w:tc>
        <w:tc>
          <w:tcPr>
            <w:tcW w:w="1076" w:type="dxa"/>
            <w:shd w:val="clear" w:color="auto" w:fill="auto"/>
            <w:vAlign w:val="center"/>
          </w:tcPr>
          <w:p w14:paraId="5D3BD65B" w14:textId="492613FC" w:rsidR="001E66C8" w:rsidRPr="00CF41C1" w:rsidRDefault="00D142A7" w:rsidP="00CF41C1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CF41C1">
              <w:rPr>
                <w:rFonts w:ascii="Arial" w:hAnsi="Arial" w:cs="Arial"/>
                <w:b/>
                <w:i/>
                <w:lang w:val="ru-RU"/>
              </w:rPr>
              <w:t>Стр.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B9B5A97" w14:textId="77777777" w:rsidR="001E66C8" w:rsidRPr="00CF41C1" w:rsidRDefault="001E66C8" w:rsidP="00CF41C1">
            <w:pPr>
              <w:jc w:val="center"/>
              <w:rPr>
                <w:rFonts w:ascii="Arial" w:hAnsi="Arial" w:cs="Arial"/>
                <w:b/>
                <w:i/>
              </w:rPr>
            </w:pPr>
            <w:r w:rsidRPr="00CF41C1">
              <w:rPr>
                <w:rFonts w:ascii="Arial" w:hAnsi="Arial" w:cs="Arial"/>
                <w:b/>
                <w:i/>
              </w:rPr>
              <w:t>Примечание</w:t>
            </w:r>
          </w:p>
        </w:tc>
      </w:tr>
      <w:tr w:rsidR="007371F4" w:rsidRPr="00321C41" w14:paraId="3BFDEFB2" w14:textId="77777777" w:rsidTr="00CF41C1">
        <w:tc>
          <w:tcPr>
            <w:tcW w:w="2376" w:type="dxa"/>
            <w:shd w:val="clear" w:color="auto" w:fill="auto"/>
            <w:vAlign w:val="center"/>
          </w:tcPr>
          <w:p w14:paraId="3F076EEF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Фасад</w:t>
            </w:r>
          </w:p>
        </w:tc>
        <w:tc>
          <w:tcPr>
            <w:tcW w:w="5006" w:type="dxa"/>
            <w:shd w:val="clear" w:color="auto" w:fill="auto"/>
          </w:tcPr>
          <w:p w14:paraId="1B379520" w14:textId="77777777" w:rsidR="007371F4" w:rsidRPr="00CF41C1" w:rsidRDefault="007371F4" w:rsidP="007371F4">
            <w:pPr>
              <w:rPr>
                <w:rFonts w:ascii="Arial" w:hAnsi="Arial" w:cs="Arial"/>
                <w:bCs/>
              </w:rPr>
            </w:pPr>
            <w:r w:rsidRPr="00CF41C1">
              <w:rPr>
                <w:rFonts w:ascii="Arial" w:hAnsi="Arial" w:cs="Arial"/>
                <w:bCs/>
              </w:rPr>
              <w:t>Облицовка фасада металлическими панелями</w:t>
            </w:r>
          </w:p>
        </w:tc>
        <w:tc>
          <w:tcPr>
            <w:tcW w:w="1076" w:type="dxa"/>
            <w:shd w:val="clear" w:color="auto" w:fill="auto"/>
          </w:tcPr>
          <w:p w14:paraId="3E60BF59" w14:textId="7B82B015" w:rsidR="007371F4" w:rsidRPr="00CF41C1" w:rsidRDefault="00FC7B4D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4</w:t>
            </w:r>
          </w:p>
        </w:tc>
        <w:tc>
          <w:tcPr>
            <w:tcW w:w="1822" w:type="dxa"/>
            <w:shd w:val="clear" w:color="auto" w:fill="auto"/>
          </w:tcPr>
          <w:p w14:paraId="20998131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44CE029F" w14:textId="77777777" w:rsidTr="00CF41C1">
        <w:tc>
          <w:tcPr>
            <w:tcW w:w="2376" w:type="dxa"/>
            <w:shd w:val="clear" w:color="auto" w:fill="auto"/>
            <w:vAlign w:val="center"/>
          </w:tcPr>
          <w:p w14:paraId="17E150AA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Крыльцо</w:t>
            </w:r>
          </w:p>
        </w:tc>
        <w:tc>
          <w:tcPr>
            <w:tcW w:w="5006" w:type="dxa"/>
            <w:shd w:val="clear" w:color="auto" w:fill="auto"/>
          </w:tcPr>
          <w:p w14:paraId="39E04ACC" w14:textId="77777777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План входной группы</w:t>
            </w:r>
          </w:p>
        </w:tc>
        <w:tc>
          <w:tcPr>
            <w:tcW w:w="1076" w:type="dxa"/>
            <w:shd w:val="clear" w:color="auto" w:fill="auto"/>
          </w:tcPr>
          <w:p w14:paraId="6CA2410F" w14:textId="194E3290" w:rsidR="007371F4" w:rsidRPr="00CF41C1" w:rsidRDefault="00FC7B4D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5</w:t>
            </w:r>
          </w:p>
        </w:tc>
        <w:tc>
          <w:tcPr>
            <w:tcW w:w="1822" w:type="dxa"/>
            <w:shd w:val="clear" w:color="auto" w:fill="auto"/>
          </w:tcPr>
          <w:p w14:paraId="27A6CB32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6012E660" w14:textId="77777777" w:rsidTr="00CF41C1">
        <w:tc>
          <w:tcPr>
            <w:tcW w:w="2376" w:type="dxa"/>
            <w:shd w:val="clear" w:color="auto" w:fill="auto"/>
            <w:vAlign w:val="center"/>
          </w:tcPr>
          <w:p w14:paraId="2E477637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Крыльцо</w:t>
            </w:r>
          </w:p>
        </w:tc>
        <w:tc>
          <w:tcPr>
            <w:tcW w:w="5006" w:type="dxa"/>
            <w:shd w:val="clear" w:color="auto" w:fill="auto"/>
          </w:tcPr>
          <w:p w14:paraId="068ED767" w14:textId="77777777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1 зона грязеочистки</w:t>
            </w:r>
          </w:p>
        </w:tc>
        <w:tc>
          <w:tcPr>
            <w:tcW w:w="1076" w:type="dxa"/>
            <w:shd w:val="clear" w:color="auto" w:fill="auto"/>
          </w:tcPr>
          <w:p w14:paraId="30EA3F78" w14:textId="7549FA9C" w:rsidR="007371F4" w:rsidRPr="00CF41C1" w:rsidRDefault="00FC7B4D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5</w:t>
            </w:r>
          </w:p>
        </w:tc>
        <w:tc>
          <w:tcPr>
            <w:tcW w:w="1822" w:type="dxa"/>
            <w:shd w:val="clear" w:color="auto" w:fill="auto"/>
          </w:tcPr>
          <w:p w14:paraId="2591A926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6E0A270A" w14:textId="77777777" w:rsidTr="00CF41C1">
        <w:tc>
          <w:tcPr>
            <w:tcW w:w="2376" w:type="dxa"/>
            <w:shd w:val="clear" w:color="auto" w:fill="auto"/>
            <w:vAlign w:val="center"/>
          </w:tcPr>
          <w:p w14:paraId="501CED55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Крыльцо</w:t>
            </w:r>
          </w:p>
        </w:tc>
        <w:tc>
          <w:tcPr>
            <w:tcW w:w="5006" w:type="dxa"/>
            <w:shd w:val="clear" w:color="auto" w:fill="auto"/>
          </w:tcPr>
          <w:p w14:paraId="00C9A468" w14:textId="77777777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2 зона грязеочистки</w:t>
            </w:r>
          </w:p>
        </w:tc>
        <w:tc>
          <w:tcPr>
            <w:tcW w:w="1076" w:type="dxa"/>
            <w:shd w:val="clear" w:color="auto" w:fill="auto"/>
          </w:tcPr>
          <w:p w14:paraId="52B4EB0B" w14:textId="19242380" w:rsidR="007371F4" w:rsidRPr="00CF41C1" w:rsidRDefault="00FC7B4D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5</w:t>
            </w:r>
          </w:p>
        </w:tc>
        <w:tc>
          <w:tcPr>
            <w:tcW w:w="1822" w:type="dxa"/>
            <w:shd w:val="clear" w:color="auto" w:fill="auto"/>
          </w:tcPr>
          <w:p w14:paraId="01A9E6DC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5DA487C9" w14:textId="77777777" w:rsidTr="00CF41C1">
        <w:tc>
          <w:tcPr>
            <w:tcW w:w="2376" w:type="dxa"/>
            <w:shd w:val="clear" w:color="auto" w:fill="auto"/>
            <w:vAlign w:val="center"/>
          </w:tcPr>
          <w:p w14:paraId="16888F6A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Пандус</w:t>
            </w:r>
          </w:p>
        </w:tc>
        <w:tc>
          <w:tcPr>
            <w:tcW w:w="5006" w:type="dxa"/>
            <w:shd w:val="clear" w:color="auto" w:fill="auto"/>
          </w:tcPr>
          <w:p w14:paraId="0FF2A05D" w14:textId="77777777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Стационарный пандус</w:t>
            </w:r>
          </w:p>
        </w:tc>
        <w:tc>
          <w:tcPr>
            <w:tcW w:w="1076" w:type="dxa"/>
            <w:shd w:val="clear" w:color="auto" w:fill="auto"/>
          </w:tcPr>
          <w:p w14:paraId="69FED4DE" w14:textId="3B158CF7" w:rsidR="007371F4" w:rsidRPr="00CF41C1" w:rsidRDefault="00FC7B4D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6</w:t>
            </w:r>
          </w:p>
        </w:tc>
        <w:tc>
          <w:tcPr>
            <w:tcW w:w="1822" w:type="dxa"/>
            <w:shd w:val="clear" w:color="auto" w:fill="auto"/>
          </w:tcPr>
          <w:p w14:paraId="7039349E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6DFB9BD4" w14:textId="77777777" w:rsidTr="00CF41C1">
        <w:tc>
          <w:tcPr>
            <w:tcW w:w="2376" w:type="dxa"/>
            <w:shd w:val="clear" w:color="auto" w:fill="auto"/>
            <w:vAlign w:val="center"/>
          </w:tcPr>
          <w:p w14:paraId="0BFA0390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Пандус</w:t>
            </w:r>
          </w:p>
        </w:tc>
        <w:tc>
          <w:tcPr>
            <w:tcW w:w="5006" w:type="dxa"/>
            <w:shd w:val="clear" w:color="auto" w:fill="auto"/>
          </w:tcPr>
          <w:p w14:paraId="1167611D" w14:textId="77777777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Откидной пандус</w:t>
            </w:r>
          </w:p>
        </w:tc>
        <w:tc>
          <w:tcPr>
            <w:tcW w:w="1076" w:type="dxa"/>
            <w:shd w:val="clear" w:color="auto" w:fill="auto"/>
          </w:tcPr>
          <w:p w14:paraId="4605590C" w14:textId="21FED71A" w:rsidR="007371F4" w:rsidRPr="00CF41C1" w:rsidRDefault="00FC7B4D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7</w:t>
            </w:r>
          </w:p>
        </w:tc>
        <w:tc>
          <w:tcPr>
            <w:tcW w:w="1822" w:type="dxa"/>
            <w:shd w:val="clear" w:color="auto" w:fill="auto"/>
          </w:tcPr>
          <w:p w14:paraId="5635EE16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7C1A45AC" w14:textId="77777777" w:rsidTr="00CF41C1">
        <w:tc>
          <w:tcPr>
            <w:tcW w:w="2376" w:type="dxa"/>
            <w:shd w:val="clear" w:color="auto" w:fill="auto"/>
            <w:vAlign w:val="center"/>
          </w:tcPr>
          <w:p w14:paraId="68960C0C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Пандус</w:t>
            </w:r>
          </w:p>
        </w:tc>
        <w:tc>
          <w:tcPr>
            <w:tcW w:w="5006" w:type="dxa"/>
            <w:shd w:val="clear" w:color="auto" w:fill="auto"/>
          </w:tcPr>
          <w:p w14:paraId="5F592843" w14:textId="77777777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Мини-пандус</w:t>
            </w:r>
          </w:p>
        </w:tc>
        <w:tc>
          <w:tcPr>
            <w:tcW w:w="1076" w:type="dxa"/>
            <w:shd w:val="clear" w:color="auto" w:fill="auto"/>
          </w:tcPr>
          <w:p w14:paraId="7A6A6E80" w14:textId="2A08A353" w:rsidR="007371F4" w:rsidRPr="00CF41C1" w:rsidRDefault="00FC7B4D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7</w:t>
            </w:r>
          </w:p>
        </w:tc>
        <w:tc>
          <w:tcPr>
            <w:tcW w:w="1822" w:type="dxa"/>
            <w:shd w:val="clear" w:color="auto" w:fill="auto"/>
          </w:tcPr>
          <w:p w14:paraId="601E0E5F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FC7B4D" w14:paraId="105972B5" w14:textId="77777777" w:rsidTr="00CF41C1">
        <w:tc>
          <w:tcPr>
            <w:tcW w:w="2376" w:type="dxa"/>
            <w:shd w:val="clear" w:color="auto" w:fill="auto"/>
            <w:vAlign w:val="center"/>
          </w:tcPr>
          <w:p w14:paraId="16EFDEA8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Пандус</w:t>
            </w:r>
          </w:p>
        </w:tc>
        <w:tc>
          <w:tcPr>
            <w:tcW w:w="5006" w:type="dxa"/>
            <w:shd w:val="clear" w:color="auto" w:fill="auto"/>
          </w:tcPr>
          <w:p w14:paraId="0B3DA096" w14:textId="77777777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Пандус-конструктор с резиновым настилом</w:t>
            </w:r>
          </w:p>
        </w:tc>
        <w:tc>
          <w:tcPr>
            <w:tcW w:w="1076" w:type="dxa"/>
            <w:shd w:val="clear" w:color="auto" w:fill="auto"/>
          </w:tcPr>
          <w:p w14:paraId="56464DE4" w14:textId="2FCADF4E" w:rsidR="007371F4" w:rsidRPr="00CF41C1" w:rsidRDefault="00FC7B4D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8</w:t>
            </w:r>
          </w:p>
        </w:tc>
        <w:tc>
          <w:tcPr>
            <w:tcW w:w="1822" w:type="dxa"/>
            <w:shd w:val="clear" w:color="auto" w:fill="auto"/>
          </w:tcPr>
          <w:p w14:paraId="622714E5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FC7B4D" w14:paraId="1999B3BE" w14:textId="77777777" w:rsidTr="00CF41C1">
        <w:tc>
          <w:tcPr>
            <w:tcW w:w="2376" w:type="dxa"/>
            <w:shd w:val="clear" w:color="auto" w:fill="auto"/>
            <w:vAlign w:val="center"/>
          </w:tcPr>
          <w:p w14:paraId="76A3DE10" w14:textId="3F0B25E8" w:rsidR="007371F4" w:rsidRPr="00CF41C1" w:rsidRDefault="007371F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Помещения</w:t>
            </w:r>
          </w:p>
        </w:tc>
        <w:tc>
          <w:tcPr>
            <w:tcW w:w="5006" w:type="dxa"/>
            <w:shd w:val="clear" w:color="auto" w:fill="auto"/>
          </w:tcPr>
          <w:p w14:paraId="078B14EF" w14:textId="29BA0CE0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Переговорная комната. Типовая схема, развертка стен.</w:t>
            </w:r>
          </w:p>
        </w:tc>
        <w:tc>
          <w:tcPr>
            <w:tcW w:w="1076" w:type="dxa"/>
            <w:shd w:val="clear" w:color="auto" w:fill="auto"/>
          </w:tcPr>
          <w:p w14:paraId="7DAED7E2" w14:textId="41CB1289" w:rsidR="007371F4" w:rsidRPr="00CF41C1" w:rsidRDefault="00FC7B4D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9</w:t>
            </w:r>
          </w:p>
        </w:tc>
        <w:tc>
          <w:tcPr>
            <w:tcW w:w="1822" w:type="dxa"/>
            <w:shd w:val="clear" w:color="auto" w:fill="auto"/>
          </w:tcPr>
          <w:p w14:paraId="379CE8BF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FC7B4D" w14:paraId="38A12033" w14:textId="77777777" w:rsidTr="00CF41C1">
        <w:tc>
          <w:tcPr>
            <w:tcW w:w="2376" w:type="dxa"/>
            <w:shd w:val="clear" w:color="auto" w:fill="auto"/>
            <w:vAlign w:val="center"/>
          </w:tcPr>
          <w:p w14:paraId="4538B7EF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Помещения</w:t>
            </w:r>
          </w:p>
        </w:tc>
        <w:tc>
          <w:tcPr>
            <w:tcW w:w="5006" w:type="dxa"/>
            <w:shd w:val="clear" w:color="auto" w:fill="auto"/>
          </w:tcPr>
          <w:p w14:paraId="2BF51CE6" w14:textId="77777777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Размещение серверного шкафа в нише</w:t>
            </w:r>
          </w:p>
        </w:tc>
        <w:tc>
          <w:tcPr>
            <w:tcW w:w="1076" w:type="dxa"/>
            <w:shd w:val="clear" w:color="auto" w:fill="auto"/>
          </w:tcPr>
          <w:p w14:paraId="75626B8F" w14:textId="6A5A9464" w:rsidR="007371F4" w:rsidRPr="00CF41C1" w:rsidRDefault="00FC7B4D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10</w:t>
            </w:r>
          </w:p>
        </w:tc>
        <w:tc>
          <w:tcPr>
            <w:tcW w:w="1822" w:type="dxa"/>
            <w:shd w:val="clear" w:color="auto" w:fill="auto"/>
          </w:tcPr>
          <w:p w14:paraId="5BC53C24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FC7B4D" w14:paraId="154601F8" w14:textId="77777777" w:rsidTr="00CF41C1">
        <w:tc>
          <w:tcPr>
            <w:tcW w:w="2376" w:type="dxa"/>
            <w:shd w:val="clear" w:color="auto" w:fill="auto"/>
            <w:vAlign w:val="center"/>
          </w:tcPr>
          <w:p w14:paraId="471DEDF9" w14:textId="2C9A67A6" w:rsidR="007371F4" w:rsidRPr="00CF41C1" w:rsidRDefault="007371F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Помещения</w:t>
            </w:r>
          </w:p>
        </w:tc>
        <w:tc>
          <w:tcPr>
            <w:tcW w:w="5006" w:type="dxa"/>
            <w:shd w:val="clear" w:color="auto" w:fill="auto"/>
          </w:tcPr>
          <w:p w14:paraId="623F4578" w14:textId="0E5A76C2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 xml:space="preserve">Схема передаточных устройств и окна в помещении </w:t>
            </w:r>
            <w:r w:rsidR="00C704D3" w:rsidRPr="00CF41C1">
              <w:rPr>
                <w:rFonts w:ascii="Arial" w:hAnsi="Arial" w:cs="Arial"/>
                <w:bCs/>
                <w:lang w:val="ru-RU"/>
              </w:rPr>
              <w:t>СОКР</w:t>
            </w:r>
          </w:p>
        </w:tc>
        <w:tc>
          <w:tcPr>
            <w:tcW w:w="1076" w:type="dxa"/>
            <w:shd w:val="clear" w:color="auto" w:fill="auto"/>
          </w:tcPr>
          <w:p w14:paraId="3058E888" w14:textId="62E8CEB2" w:rsidR="007371F4" w:rsidRPr="00CF41C1" w:rsidRDefault="00FC7B4D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11</w:t>
            </w:r>
          </w:p>
        </w:tc>
        <w:tc>
          <w:tcPr>
            <w:tcW w:w="1822" w:type="dxa"/>
            <w:shd w:val="clear" w:color="auto" w:fill="auto"/>
          </w:tcPr>
          <w:p w14:paraId="5DDD7E60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BB1FF2" w14:paraId="5B50B33C" w14:textId="77777777" w:rsidTr="00CF41C1">
        <w:tc>
          <w:tcPr>
            <w:tcW w:w="2376" w:type="dxa"/>
            <w:shd w:val="clear" w:color="auto" w:fill="auto"/>
            <w:vAlign w:val="center"/>
          </w:tcPr>
          <w:p w14:paraId="551DF595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796333C3" w14:textId="7FFABF37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Примыкание</w:t>
            </w:r>
            <w:r w:rsidR="002C0B23" w:rsidRPr="00CF41C1">
              <w:rPr>
                <w:rFonts w:ascii="Arial" w:hAnsi="Arial" w:cs="Arial"/>
                <w:bCs/>
                <w:lang w:val="ru-RU"/>
              </w:rPr>
              <w:t xml:space="preserve"> ГКЛ перегородки</w:t>
            </w:r>
            <w:r w:rsidRPr="00CF41C1">
              <w:rPr>
                <w:rFonts w:ascii="Arial" w:hAnsi="Arial" w:cs="Arial"/>
                <w:bCs/>
                <w:lang w:val="ru-RU"/>
              </w:rPr>
              <w:t xml:space="preserve"> к стене</w:t>
            </w:r>
          </w:p>
        </w:tc>
        <w:tc>
          <w:tcPr>
            <w:tcW w:w="1076" w:type="dxa"/>
            <w:shd w:val="clear" w:color="auto" w:fill="auto"/>
          </w:tcPr>
          <w:p w14:paraId="6DC5A97C" w14:textId="44151701" w:rsidR="007371F4" w:rsidRPr="00CF41C1" w:rsidRDefault="00202E93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12</w:t>
            </w:r>
          </w:p>
        </w:tc>
        <w:tc>
          <w:tcPr>
            <w:tcW w:w="1822" w:type="dxa"/>
            <w:shd w:val="clear" w:color="auto" w:fill="auto"/>
          </w:tcPr>
          <w:p w14:paraId="5303FEBE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841AC4" w14:paraId="270DC4BF" w14:textId="77777777" w:rsidTr="00CF41C1">
        <w:tc>
          <w:tcPr>
            <w:tcW w:w="2376" w:type="dxa"/>
            <w:shd w:val="clear" w:color="auto" w:fill="auto"/>
            <w:vAlign w:val="center"/>
          </w:tcPr>
          <w:p w14:paraId="41F8FA6F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07AC54E9" w14:textId="2DB21D25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Присоединение</w:t>
            </w:r>
            <w:r w:rsidR="00BB1FF2" w:rsidRPr="00CF41C1">
              <w:rPr>
                <w:rFonts w:ascii="Arial" w:hAnsi="Arial" w:cs="Arial"/>
                <w:bCs/>
                <w:lang w:val="ru-RU"/>
              </w:rPr>
              <w:t xml:space="preserve"> ГКЛ перегородки</w:t>
            </w:r>
            <w:r w:rsidRPr="00CF41C1">
              <w:rPr>
                <w:rFonts w:ascii="Arial" w:hAnsi="Arial" w:cs="Arial"/>
                <w:bCs/>
                <w:lang w:val="ru-RU"/>
              </w:rPr>
              <w:t xml:space="preserve"> к полу</w:t>
            </w:r>
          </w:p>
        </w:tc>
        <w:tc>
          <w:tcPr>
            <w:tcW w:w="1076" w:type="dxa"/>
            <w:shd w:val="clear" w:color="auto" w:fill="auto"/>
          </w:tcPr>
          <w:p w14:paraId="7942274A" w14:textId="0EA7D0ED" w:rsidR="007371F4" w:rsidRPr="00CF41C1" w:rsidRDefault="00202E93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12</w:t>
            </w:r>
          </w:p>
        </w:tc>
        <w:tc>
          <w:tcPr>
            <w:tcW w:w="1822" w:type="dxa"/>
            <w:shd w:val="clear" w:color="auto" w:fill="auto"/>
          </w:tcPr>
          <w:p w14:paraId="79EA2802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1E66C8" w14:paraId="45A540EB" w14:textId="77777777" w:rsidTr="00CF41C1">
        <w:tc>
          <w:tcPr>
            <w:tcW w:w="2376" w:type="dxa"/>
            <w:shd w:val="clear" w:color="auto" w:fill="auto"/>
            <w:vAlign w:val="center"/>
          </w:tcPr>
          <w:p w14:paraId="56419C24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2E0FF93B" w14:textId="77777777" w:rsidR="007371F4" w:rsidRPr="00CF41C1" w:rsidRDefault="007371F4" w:rsidP="007371F4">
            <w:pPr>
              <w:rPr>
                <w:rFonts w:ascii="Arial" w:hAnsi="Arial" w:cs="Arial"/>
                <w:bCs/>
              </w:rPr>
            </w:pPr>
            <w:r w:rsidRPr="00CF41C1">
              <w:rPr>
                <w:rFonts w:ascii="Arial" w:hAnsi="Arial" w:cs="Arial"/>
                <w:bCs/>
              </w:rPr>
              <w:t>Устройство строительного проема</w:t>
            </w:r>
          </w:p>
        </w:tc>
        <w:tc>
          <w:tcPr>
            <w:tcW w:w="1076" w:type="dxa"/>
            <w:shd w:val="clear" w:color="auto" w:fill="auto"/>
          </w:tcPr>
          <w:p w14:paraId="35D91258" w14:textId="39542D63" w:rsidR="007371F4" w:rsidRPr="00CF41C1" w:rsidRDefault="00202E93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12</w:t>
            </w:r>
          </w:p>
        </w:tc>
        <w:tc>
          <w:tcPr>
            <w:tcW w:w="1822" w:type="dxa"/>
            <w:shd w:val="clear" w:color="auto" w:fill="auto"/>
          </w:tcPr>
          <w:p w14:paraId="63A17F80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841AC4" w14:paraId="108CA77F" w14:textId="77777777" w:rsidTr="00CF41C1">
        <w:tc>
          <w:tcPr>
            <w:tcW w:w="2376" w:type="dxa"/>
            <w:shd w:val="clear" w:color="auto" w:fill="auto"/>
            <w:vAlign w:val="center"/>
          </w:tcPr>
          <w:p w14:paraId="6FB85507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0DA2EFB2" w14:textId="79DC7C34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Жесткое присоединение</w:t>
            </w:r>
            <w:r w:rsidR="00841AC4" w:rsidRPr="00CF41C1">
              <w:rPr>
                <w:rFonts w:ascii="Arial" w:hAnsi="Arial" w:cs="Arial"/>
                <w:bCs/>
                <w:lang w:val="ru-RU"/>
              </w:rPr>
              <w:t xml:space="preserve"> ГКЛ перегородки</w:t>
            </w:r>
            <w:r w:rsidRPr="00CF41C1">
              <w:rPr>
                <w:rFonts w:ascii="Arial" w:hAnsi="Arial" w:cs="Arial"/>
                <w:bCs/>
                <w:lang w:val="ru-RU"/>
              </w:rPr>
              <w:t xml:space="preserve"> к потолку</w:t>
            </w:r>
          </w:p>
        </w:tc>
        <w:tc>
          <w:tcPr>
            <w:tcW w:w="1076" w:type="dxa"/>
            <w:shd w:val="clear" w:color="auto" w:fill="auto"/>
          </w:tcPr>
          <w:p w14:paraId="3ED246C5" w14:textId="49EC6ADF" w:rsidR="007371F4" w:rsidRPr="00CF41C1" w:rsidRDefault="00202E93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13</w:t>
            </w:r>
          </w:p>
        </w:tc>
        <w:tc>
          <w:tcPr>
            <w:tcW w:w="1822" w:type="dxa"/>
            <w:shd w:val="clear" w:color="auto" w:fill="auto"/>
          </w:tcPr>
          <w:p w14:paraId="23F1DBDE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202E93" w14:paraId="7547DF1A" w14:textId="77777777" w:rsidTr="00CF41C1">
        <w:tc>
          <w:tcPr>
            <w:tcW w:w="2376" w:type="dxa"/>
            <w:shd w:val="clear" w:color="auto" w:fill="auto"/>
            <w:vAlign w:val="center"/>
          </w:tcPr>
          <w:p w14:paraId="7F02706D" w14:textId="77777777" w:rsidR="007371F4" w:rsidRPr="00CF41C1" w:rsidRDefault="007371F4" w:rsidP="00CF41C1">
            <w:pPr>
              <w:jc w:val="center"/>
              <w:rPr>
                <w:rFonts w:ascii="Arial" w:hAnsi="Arial" w:cs="Arial"/>
                <w:b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1B9FF5C5" w14:textId="02F91391" w:rsidR="007371F4" w:rsidRPr="00CF41C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Подвижное присоединение</w:t>
            </w:r>
            <w:r w:rsidR="00841AC4" w:rsidRPr="00CF41C1">
              <w:rPr>
                <w:rFonts w:ascii="Arial" w:hAnsi="Arial" w:cs="Arial"/>
                <w:bCs/>
                <w:lang w:val="ru-RU"/>
              </w:rPr>
              <w:t xml:space="preserve"> ГКЛ перегородки</w:t>
            </w:r>
            <w:r w:rsidRPr="00CF41C1">
              <w:rPr>
                <w:rFonts w:ascii="Arial" w:hAnsi="Arial" w:cs="Arial"/>
                <w:bCs/>
                <w:lang w:val="ru-RU"/>
              </w:rPr>
              <w:t xml:space="preserve"> к потолку</w:t>
            </w:r>
          </w:p>
        </w:tc>
        <w:tc>
          <w:tcPr>
            <w:tcW w:w="1076" w:type="dxa"/>
            <w:shd w:val="clear" w:color="auto" w:fill="auto"/>
          </w:tcPr>
          <w:p w14:paraId="62A436E5" w14:textId="0559DAD6" w:rsidR="007371F4" w:rsidRPr="00CF41C1" w:rsidRDefault="00202E93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13</w:t>
            </w:r>
          </w:p>
        </w:tc>
        <w:tc>
          <w:tcPr>
            <w:tcW w:w="1822" w:type="dxa"/>
            <w:shd w:val="clear" w:color="auto" w:fill="auto"/>
          </w:tcPr>
          <w:p w14:paraId="50DACF19" w14:textId="77777777" w:rsidR="007371F4" w:rsidRPr="00CF41C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FC7B4D" w14:paraId="0BE46058" w14:textId="77777777" w:rsidTr="00CF41C1">
        <w:tc>
          <w:tcPr>
            <w:tcW w:w="2376" w:type="dxa"/>
            <w:shd w:val="clear" w:color="auto" w:fill="auto"/>
            <w:vAlign w:val="center"/>
          </w:tcPr>
          <w:p w14:paraId="77393764" w14:textId="71464286" w:rsidR="00EF624D" w:rsidRPr="00CF41C1" w:rsidRDefault="00EF624D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690EFBA6" w14:textId="2F72FD33" w:rsidR="00EF624D" w:rsidRPr="00CF41C1" w:rsidRDefault="00EF624D" w:rsidP="00EF624D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Узел примыкания перегородок к остеклению</w:t>
            </w:r>
          </w:p>
        </w:tc>
        <w:tc>
          <w:tcPr>
            <w:tcW w:w="1076" w:type="dxa"/>
            <w:shd w:val="clear" w:color="auto" w:fill="auto"/>
          </w:tcPr>
          <w:p w14:paraId="7ED9071D" w14:textId="38651275" w:rsidR="00EF624D" w:rsidRPr="00CF41C1" w:rsidRDefault="00AC19AC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14</w:t>
            </w:r>
          </w:p>
        </w:tc>
        <w:tc>
          <w:tcPr>
            <w:tcW w:w="1822" w:type="dxa"/>
            <w:shd w:val="clear" w:color="auto" w:fill="auto"/>
          </w:tcPr>
          <w:p w14:paraId="66F2CE62" w14:textId="77777777" w:rsidR="00EF624D" w:rsidRPr="00CF41C1" w:rsidRDefault="00EF624D" w:rsidP="00EF624D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FC7B4D" w14:paraId="01DD46FF" w14:textId="77777777" w:rsidTr="00CF41C1">
        <w:tc>
          <w:tcPr>
            <w:tcW w:w="2376" w:type="dxa"/>
            <w:shd w:val="clear" w:color="auto" w:fill="auto"/>
            <w:vAlign w:val="center"/>
          </w:tcPr>
          <w:p w14:paraId="42492D2A" w14:textId="702E9114" w:rsidR="00EF624D" w:rsidRPr="00CF41C1" w:rsidRDefault="00EF624D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0C566B38" w14:textId="4580AB58" w:rsidR="00EF624D" w:rsidRPr="00CF41C1" w:rsidRDefault="00EF624D" w:rsidP="00EF624D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Сопряжение перегородок ГКЛ с бескаркасной стеклянной перегородкой</w:t>
            </w:r>
          </w:p>
        </w:tc>
        <w:tc>
          <w:tcPr>
            <w:tcW w:w="1076" w:type="dxa"/>
            <w:shd w:val="clear" w:color="auto" w:fill="auto"/>
          </w:tcPr>
          <w:p w14:paraId="6A5BF757" w14:textId="4AB0E503" w:rsidR="00EF624D" w:rsidRPr="00CF41C1" w:rsidRDefault="00AC19AC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14</w:t>
            </w:r>
          </w:p>
        </w:tc>
        <w:tc>
          <w:tcPr>
            <w:tcW w:w="1822" w:type="dxa"/>
            <w:shd w:val="clear" w:color="auto" w:fill="auto"/>
          </w:tcPr>
          <w:p w14:paraId="652CC70E" w14:textId="77777777" w:rsidR="00EF624D" w:rsidRPr="00CF41C1" w:rsidRDefault="00EF624D" w:rsidP="00EF624D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FC7B4D" w14:paraId="41E3A0E8" w14:textId="77777777" w:rsidTr="00CF41C1">
        <w:tc>
          <w:tcPr>
            <w:tcW w:w="2376" w:type="dxa"/>
            <w:shd w:val="clear" w:color="auto" w:fill="auto"/>
            <w:vAlign w:val="center"/>
          </w:tcPr>
          <w:p w14:paraId="3DBEBBB2" w14:textId="22F6FF7F" w:rsidR="00EF624D" w:rsidRPr="00CF41C1" w:rsidRDefault="00EF624D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59336A56" w14:textId="11BB6BA2" w:rsidR="00EF624D" w:rsidRPr="00CF41C1" w:rsidRDefault="00EF624D" w:rsidP="00EF624D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Устройство проема в металлическом каркасе перегородки из Г</w:t>
            </w:r>
            <w:r w:rsidR="00D45A9A" w:rsidRPr="00CF41C1">
              <w:rPr>
                <w:rFonts w:ascii="Arial" w:hAnsi="Arial" w:cs="Arial"/>
                <w:bCs/>
                <w:lang w:val="ru-RU"/>
              </w:rPr>
              <w:t>КЛ</w:t>
            </w:r>
          </w:p>
        </w:tc>
        <w:tc>
          <w:tcPr>
            <w:tcW w:w="1076" w:type="dxa"/>
            <w:shd w:val="clear" w:color="auto" w:fill="auto"/>
          </w:tcPr>
          <w:p w14:paraId="24835ACF" w14:textId="62ABF755" w:rsidR="00EF624D" w:rsidRPr="00CF41C1" w:rsidRDefault="00FB66F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15</w:t>
            </w:r>
          </w:p>
        </w:tc>
        <w:tc>
          <w:tcPr>
            <w:tcW w:w="1822" w:type="dxa"/>
            <w:shd w:val="clear" w:color="auto" w:fill="auto"/>
          </w:tcPr>
          <w:p w14:paraId="5E3F6A73" w14:textId="77777777" w:rsidR="00EF624D" w:rsidRPr="00CF41C1" w:rsidRDefault="00EF624D" w:rsidP="00EF624D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8420E3" w14:paraId="430637DA" w14:textId="77777777" w:rsidTr="00CF41C1">
        <w:tc>
          <w:tcPr>
            <w:tcW w:w="2376" w:type="dxa"/>
            <w:shd w:val="clear" w:color="auto" w:fill="auto"/>
            <w:vAlign w:val="center"/>
          </w:tcPr>
          <w:p w14:paraId="3D53C2AD" w14:textId="3A9B9ED6" w:rsidR="00EF624D" w:rsidRPr="00CF41C1" w:rsidRDefault="00EF624D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516049D4" w14:textId="7F295553" w:rsidR="00EF624D" w:rsidRPr="00CF41C1" w:rsidRDefault="00EF624D" w:rsidP="00EF624D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Усиление дверного проёма в перегородке из ГКЛ (для металлических дверей)</w:t>
            </w:r>
          </w:p>
        </w:tc>
        <w:tc>
          <w:tcPr>
            <w:tcW w:w="1076" w:type="dxa"/>
            <w:shd w:val="clear" w:color="auto" w:fill="auto"/>
          </w:tcPr>
          <w:p w14:paraId="75FD21D4" w14:textId="52A1C739" w:rsidR="00EF624D" w:rsidRPr="00CF41C1" w:rsidRDefault="008420E3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16</w:t>
            </w:r>
          </w:p>
        </w:tc>
        <w:tc>
          <w:tcPr>
            <w:tcW w:w="1822" w:type="dxa"/>
            <w:shd w:val="clear" w:color="auto" w:fill="auto"/>
          </w:tcPr>
          <w:p w14:paraId="0B07BDBA" w14:textId="77777777" w:rsidR="00EF624D" w:rsidRPr="00CF41C1" w:rsidRDefault="00EF624D" w:rsidP="00EF624D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8420E3" w14:paraId="4113E9E2" w14:textId="77777777" w:rsidTr="00CF41C1">
        <w:tc>
          <w:tcPr>
            <w:tcW w:w="2376" w:type="dxa"/>
            <w:shd w:val="clear" w:color="auto" w:fill="auto"/>
            <w:vAlign w:val="center"/>
          </w:tcPr>
          <w:p w14:paraId="668A69BD" w14:textId="77777777" w:rsidR="00EF624D" w:rsidRPr="00CF41C1" w:rsidRDefault="00EF624D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67077191" w14:textId="77777777" w:rsidR="00EF624D" w:rsidRPr="00CF41C1" w:rsidRDefault="00EF624D" w:rsidP="00EF624D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 xml:space="preserve">Пример устройства перегородки между входным тамбуром / Зоной 24/7 и помещениями ТП </w:t>
            </w:r>
            <w:r w:rsidRPr="00CF41C1">
              <w:rPr>
                <w:rFonts w:ascii="Arial" w:hAnsi="Arial" w:cs="Arial"/>
                <w:bCs/>
                <w:lang w:val="ru-RU"/>
              </w:rPr>
              <w:lastRenderedPageBreak/>
              <w:t>(усиление до 3-го класса защит)</w:t>
            </w:r>
          </w:p>
        </w:tc>
        <w:tc>
          <w:tcPr>
            <w:tcW w:w="1076" w:type="dxa"/>
            <w:shd w:val="clear" w:color="auto" w:fill="auto"/>
          </w:tcPr>
          <w:p w14:paraId="239CB5D3" w14:textId="7595C2EA" w:rsidR="00EF624D" w:rsidRPr="00CF41C1" w:rsidRDefault="008420E3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lastRenderedPageBreak/>
              <w:t>17</w:t>
            </w:r>
          </w:p>
        </w:tc>
        <w:tc>
          <w:tcPr>
            <w:tcW w:w="1822" w:type="dxa"/>
            <w:shd w:val="clear" w:color="auto" w:fill="auto"/>
          </w:tcPr>
          <w:p w14:paraId="4DF81394" w14:textId="77777777" w:rsidR="00EF624D" w:rsidRPr="00CF41C1" w:rsidRDefault="00EF624D" w:rsidP="00EF624D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8420E3" w14:paraId="39B26DC9" w14:textId="77777777" w:rsidTr="00CF41C1">
        <w:tc>
          <w:tcPr>
            <w:tcW w:w="2376" w:type="dxa"/>
            <w:shd w:val="clear" w:color="auto" w:fill="auto"/>
            <w:vAlign w:val="center"/>
          </w:tcPr>
          <w:p w14:paraId="27FD85B3" w14:textId="77777777" w:rsidR="00EF624D" w:rsidRPr="00CF41C1" w:rsidRDefault="00EF624D" w:rsidP="00CF41C1">
            <w:pPr>
              <w:jc w:val="center"/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43FED93A" w14:textId="77777777" w:rsidR="00EF624D" w:rsidRPr="00CF41C1" w:rsidRDefault="00EF624D" w:rsidP="003C24A3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Сопряжение перегородок с коммуникационными трассами</w:t>
            </w:r>
          </w:p>
        </w:tc>
        <w:tc>
          <w:tcPr>
            <w:tcW w:w="1076" w:type="dxa"/>
            <w:shd w:val="clear" w:color="auto" w:fill="auto"/>
          </w:tcPr>
          <w:p w14:paraId="22E05E90" w14:textId="5CE6E454" w:rsidR="00EF624D" w:rsidRPr="00CF41C1" w:rsidRDefault="000D5630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18-19</w:t>
            </w:r>
          </w:p>
        </w:tc>
        <w:tc>
          <w:tcPr>
            <w:tcW w:w="1822" w:type="dxa"/>
            <w:shd w:val="clear" w:color="auto" w:fill="auto"/>
          </w:tcPr>
          <w:p w14:paraId="149881A6" w14:textId="77777777" w:rsidR="00EF624D" w:rsidRPr="00CF41C1" w:rsidRDefault="00EF624D" w:rsidP="003C24A3">
            <w:pPr>
              <w:rPr>
                <w:rFonts w:ascii="Arial" w:hAnsi="Arial" w:cs="Arial"/>
                <w:lang w:val="ru-RU"/>
              </w:rPr>
            </w:pPr>
          </w:p>
        </w:tc>
      </w:tr>
      <w:tr w:rsidR="00A66683" w:rsidRPr="00A66683" w14:paraId="7945445B" w14:textId="77777777" w:rsidTr="00CF41C1">
        <w:tc>
          <w:tcPr>
            <w:tcW w:w="2376" w:type="dxa"/>
            <w:shd w:val="clear" w:color="auto" w:fill="auto"/>
            <w:vAlign w:val="center"/>
          </w:tcPr>
          <w:p w14:paraId="4907CAEE" w14:textId="57DC1F95" w:rsidR="00A66683" w:rsidRPr="00CF41C1" w:rsidRDefault="00A66683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4B00DAE9" w14:textId="20AA8A97" w:rsidR="00A66683" w:rsidRPr="00CF41C1" w:rsidRDefault="00A66683" w:rsidP="00A66683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Варианты устройства ревизионных люков в перегородке</w:t>
            </w:r>
          </w:p>
        </w:tc>
        <w:tc>
          <w:tcPr>
            <w:tcW w:w="1076" w:type="dxa"/>
            <w:shd w:val="clear" w:color="auto" w:fill="auto"/>
          </w:tcPr>
          <w:p w14:paraId="7ADAFD4C" w14:textId="603F13DE" w:rsidR="00A66683" w:rsidRPr="00CF41C1" w:rsidRDefault="00B76A07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20</w:t>
            </w:r>
          </w:p>
        </w:tc>
        <w:tc>
          <w:tcPr>
            <w:tcW w:w="1822" w:type="dxa"/>
            <w:shd w:val="clear" w:color="auto" w:fill="auto"/>
          </w:tcPr>
          <w:p w14:paraId="3E3458F3" w14:textId="77777777" w:rsidR="00A66683" w:rsidRPr="00CF41C1" w:rsidRDefault="00A66683" w:rsidP="00A66683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A66683" w14:paraId="05A0DAD4" w14:textId="77777777" w:rsidTr="00CF41C1">
        <w:tc>
          <w:tcPr>
            <w:tcW w:w="2376" w:type="dxa"/>
            <w:shd w:val="clear" w:color="auto" w:fill="auto"/>
            <w:vAlign w:val="center"/>
          </w:tcPr>
          <w:p w14:paraId="742A9381" w14:textId="285444C0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  <w:shd w:val="clear" w:color="auto" w:fill="auto"/>
          </w:tcPr>
          <w:p w14:paraId="2069AE5B" w14:textId="0CC65E44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</w:rPr>
              <w:t>Установка коробок под электрооборудование</w:t>
            </w:r>
          </w:p>
        </w:tc>
        <w:tc>
          <w:tcPr>
            <w:tcW w:w="1076" w:type="dxa"/>
            <w:shd w:val="clear" w:color="auto" w:fill="auto"/>
          </w:tcPr>
          <w:p w14:paraId="1152A184" w14:textId="4114923B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21</w:t>
            </w:r>
          </w:p>
        </w:tc>
        <w:tc>
          <w:tcPr>
            <w:tcW w:w="1822" w:type="dxa"/>
            <w:shd w:val="clear" w:color="auto" w:fill="auto"/>
          </w:tcPr>
          <w:p w14:paraId="2A0B113B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8420E3" w14:paraId="496E4F9D" w14:textId="77777777" w:rsidTr="00CF41C1">
        <w:tc>
          <w:tcPr>
            <w:tcW w:w="2376" w:type="dxa"/>
            <w:shd w:val="clear" w:color="auto" w:fill="auto"/>
            <w:vAlign w:val="center"/>
          </w:tcPr>
          <w:p w14:paraId="686BB364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Отделка перегородок</w:t>
            </w:r>
          </w:p>
        </w:tc>
        <w:tc>
          <w:tcPr>
            <w:tcW w:w="5006" w:type="dxa"/>
            <w:shd w:val="clear" w:color="auto" w:fill="auto"/>
          </w:tcPr>
          <w:p w14:paraId="06CDECC2" w14:textId="77777777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Схема крепления облицовки стен панелями из ЛДСП с ГКЛ</w:t>
            </w:r>
          </w:p>
        </w:tc>
        <w:tc>
          <w:tcPr>
            <w:tcW w:w="1076" w:type="dxa"/>
            <w:shd w:val="clear" w:color="auto" w:fill="auto"/>
          </w:tcPr>
          <w:p w14:paraId="25007165" w14:textId="5E57FED2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22</w:t>
            </w:r>
          </w:p>
        </w:tc>
        <w:tc>
          <w:tcPr>
            <w:tcW w:w="1822" w:type="dxa"/>
            <w:shd w:val="clear" w:color="auto" w:fill="auto"/>
          </w:tcPr>
          <w:p w14:paraId="1D0AFBE5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8420E3" w14:paraId="4C8CDA6A" w14:textId="77777777" w:rsidTr="00CF41C1">
        <w:tc>
          <w:tcPr>
            <w:tcW w:w="2376" w:type="dxa"/>
            <w:shd w:val="clear" w:color="auto" w:fill="auto"/>
            <w:vAlign w:val="center"/>
          </w:tcPr>
          <w:p w14:paraId="27F1288E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Отделка перегородок</w:t>
            </w:r>
          </w:p>
        </w:tc>
        <w:tc>
          <w:tcPr>
            <w:tcW w:w="5006" w:type="dxa"/>
            <w:shd w:val="clear" w:color="auto" w:fill="auto"/>
          </w:tcPr>
          <w:p w14:paraId="69ADA65A" w14:textId="77777777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 xml:space="preserve">Схема сопряжения стен панелей из ЛДСП </w:t>
            </w:r>
            <w:del w:id="0" w:author="Claude" w:date="2026-08-20T07:36:00Z">
              <w:r w:rsidRPr="00CF41C1">
                <w:rPr>
                  <w:rFonts w:ascii="Arial" w:hAnsi="Arial" w:cs="Arial"/>
                  <w:bCs/>
                </w:rPr>
                <w:delText>c</w:delText>
              </w:r>
            </w:del>
            <w:ins w:id="1" w:author="Claude" w:date="2026-08-20T07:36:00Z">
              <w:r w:rsidRPr="00CF41C1">
                <w:rPr>
                  <w:rFonts w:ascii="Arial" w:hAnsi="Arial" w:cs="Arial"/>
                  <w:bCs/>
                  <w:lang w:val="ru-RU"/>
                </w:rPr>
                <w:t>с</w:t>
              </w:r>
            </w:ins>
            <w:r w:rsidRPr="00CF41C1">
              <w:rPr>
                <w:rFonts w:ascii="Arial" w:hAnsi="Arial" w:cs="Arial"/>
                <w:bCs/>
                <w:lang w:val="ru-RU"/>
              </w:rPr>
              <w:t xml:space="preserve"> ГКЛ</w:t>
            </w:r>
            <w:del w:id="2" w:author="Claude" w:date="2026-08-20T07:36:00Z">
              <w:r w:rsidRPr="00CF41C1">
                <w:rPr>
                  <w:rFonts w:ascii="Arial" w:hAnsi="Arial" w:cs="Arial"/>
                  <w:bCs/>
                  <w:lang w:val="ru-RU"/>
                </w:rPr>
                <w:delText xml:space="preserve"> </w:delText>
              </w:r>
            </w:del>
            <w:r w:rsidRPr="00CF41C1">
              <w:rPr>
                <w:rFonts w:ascii="Arial" w:hAnsi="Arial" w:cs="Arial"/>
                <w:bCs/>
                <w:lang w:val="ru-RU"/>
              </w:rPr>
              <w:t xml:space="preserve"> при высоте помещения до 3500 мм</w:t>
            </w:r>
          </w:p>
        </w:tc>
        <w:tc>
          <w:tcPr>
            <w:tcW w:w="1076" w:type="dxa"/>
            <w:shd w:val="clear" w:color="auto" w:fill="auto"/>
          </w:tcPr>
          <w:p w14:paraId="45D3B192" w14:textId="1AE850AC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22</w:t>
            </w:r>
          </w:p>
        </w:tc>
        <w:tc>
          <w:tcPr>
            <w:tcW w:w="1822" w:type="dxa"/>
            <w:shd w:val="clear" w:color="auto" w:fill="auto"/>
          </w:tcPr>
          <w:p w14:paraId="655016F0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8420E3" w14:paraId="1E3A7C44" w14:textId="77777777" w:rsidTr="00CF41C1">
        <w:tc>
          <w:tcPr>
            <w:tcW w:w="2376" w:type="dxa"/>
            <w:shd w:val="clear" w:color="auto" w:fill="auto"/>
            <w:vAlign w:val="center"/>
          </w:tcPr>
          <w:p w14:paraId="52A3FD8E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Отделка перегородок</w:t>
            </w:r>
          </w:p>
        </w:tc>
        <w:tc>
          <w:tcPr>
            <w:tcW w:w="5006" w:type="dxa"/>
            <w:shd w:val="clear" w:color="auto" w:fill="auto"/>
          </w:tcPr>
          <w:p w14:paraId="784323BF" w14:textId="77777777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Схема крепления плинтуса и панелей из ЛДСП</w:t>
            </w:r>
          </w:p>
        </w:tc>
        <w:tc>
          <w:tcPr>
            <w:tcW w:w="1076" w:type="dxa"/>
            <w:shd w:val="clear" w:color="auto" w:fill="auto"/>
          </w:tcPr>
          <w:p w14:paraId="42BF5D8F" w14:textId="00C97D5B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23</w:t>
            </w:r>
          </w:p>
        </w:tc>
        <w:tc>
          <w:tcPr>
            <w:tcW w:w="1822" w:type="dxa"/>
            <w:shd w:val="clear" w:color="auto" w:fill="auto"/>
          </w:tcPr>
          <w:p w14:paraId="42750480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8420E3" w14:paraId="74BE73F8" w14:textId="77777777" w:rsidTr="00CF41C1">
        <w:tc>
          <w:tcPr>
            <w:tcW w:w="2376" w:type="dxa"/>
            <w:shd w:val="clear" w:color="auto" w:fill="auto"/>
            <w:vAlign w:val="center"/>
          </w:tcPr>
          <w:p w14:paraId="7EA1E6AD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Отделка перегородок</w:t>
            </w:r>
          </w:p>
        </w:tc>
        <w:tc>
          <w:tcPr>
            <w:tcW w:w="5006" w:type="dxa"/>
            <w:shd w:val="clear" w:color="auto" w:fill="auto"/>
          </w:tcPr>
          <w:p w14:paraId="241B8697" w14:textId="77777777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Раскладка плитки по стенам санузла</w:t>
            </w:r>
          </w:p>
        </w:tc>
        <w:tc>
          <w:tcPr>
            <w:tcW w:w="1076" w:type="dxa"/>
            <w:shd w:val="clear" w:color="auto" w:fill="auto"/>
          </w:tcPr>
          <w:p w14:paraId="4F071F8D" w14:textId="7D5A8ECE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23</w:t>
            </w:r>
          </w:p>
        </w:tc>
        <w:tc>
          <w:tcPr>
            <w:tcW w:w="1822" w:type="dxa"/>
            <w:shd w:val="clear" w:color="auto" w:fill="auto"/>
          </w:tcPr>
          <w:p w14:paraId="5F52561D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8420E3" w14:paraId="61AA5D2D" w14:textId="77777777" w:rsidTr="00CF41C1">
        <w:tc>
          <w:tcPr>
            <w:tcW w:w="2376" w:type="dxa"/>
            <w:shd w:val="clear" w:color="auto" w:fill="auto"/>
            <w:vAlign w:val="center"/>
          </w:tcPr>
          <w:p w14:paraId="2B215BBF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  <w:shd w:val="clear" w:color="auto" w:fill="auto"/>
          </w:tcPr>
          <w:p w14:paraId="39C973B2" w14:textId="19430EF6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Металлический каркас для стеклянных перегородок. Вариант 1.</w:t>
            </w:r>
          </w:p>
        </w:tc>
        <w:tc>
          <w:tcPr>
            <w:tcW w:w="1076" w:type="dxa"/>
            <w:shd w:val="clear" w:color="auto" w:fill="auto"/>
          </w:tcPr>
          <w:p w14:paraId="00684E2F" w14:textId="336450B3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24</w:t>
            </w:r>
          </w:p>
        </w:tc>
        <w:tc>
          <w:tcPr>
            <w:tcW w:w="1822" w:type="dxa"/>
            <w:shd w:val="clear" w:color="auto" w:fill="auto"/>
          </w:tcPr>
          <w:p w14:paraId="3C8BFE5F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1E66C8" w14:paraId="1817F325" w14:textId="77777777" w:rsidTr="00CF41C1">
        <w:tc>
          <w:tcPr>
            <w:tcW w:w="2376" w:type="dxa"/>
            <w:shd w:val="clear" w:color="auto" w:fill="auto"/>
            <w:vAlign w:val="center"/>
          </w:tcPr>
          <w:p w14:paraId="5FC56754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  <w:shd w:val="clear" w:color="auto" w:fill="auto"/>
          </w:tcPr>
          <w:p w14:paraId="3319F581" w14:textId="241C9504" w:rsidR="005508C1" w:rsidRPr="00CF41C1" w:rsidRDefault="005508C1" w:rsidP="005508C1">
            <w:pPr>
              <w:rPr>
                <w:rFonts w:ascii="Arial" w:hAnsi="Arial" w:cs="Arial"/>
                <w:bCs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 xml:space="preserve">Металлический каркас для стеклянных перегородок. </w:t>
            </w:r>
            <w:r w:rsidRPr="00CF41C1">
              <w:rPr>
                <w:rFonts w:ascii="Arial" w:hAnsi="Arial" w:cs="Arial"/>
                <w:bCs/>
              </w:rPr>
              <w:t>Вариант 2. Трансформируемая перегородка</w:t>
            </w:r>
          </w:p>
        </w:tc>
        <w:tc>
          <w:tcPr>
            <w:tcW w:w="1076" w:type="dxa"/>
            <w:shd w:val="clear" w:color="auto" w:fill="auto"/>
          </w:tcPr>
          <w:p w14:paraId="05EC3699" w14:textId="7088B525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25</w:t>
            </w:r>
          </w:p>
        </w:tc>
        <w:tc>
          <w:tcPr>
            <w:tcW w:w="1822" w:type="dxa"/>
            <w:shd w:val="clear" w:color="auto" w:fill="auto"/>
          </w:tcPr>
          <w:p w14:paraId="51F7522A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60AAC82C" w14:textId="77777777" w:rsidTr="00CF41C1">
        <w:tc>
          <w:tcPr>
            <w:tcW w:w="2376" w:type="dxa"/>
            <w:shd w:val="clear" w:color="auto" w:fill="auto"/>
            <w:vAlign w:val="center"/>
          </w:tcPr>
          <w:p w14:paraId="69D79CC5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  <w:shd w:val="clear" w:color="auto" w:fill="auto"/>
          </w:tcPr>
          <w:p w14:paraId="0FA6129A" w14:textId="778D8DB2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Металлический каркас для стеклянных перегородок. Вариант 3. Металлический каркас для перегородок из ГКЛ и крепления остекления (высота помещения более 3500 мм)</w:t>
            </w:r>
          </w:p>
        </w:tc>
        <w:tc>
          <w:tcPr>
            <w:tcW w:w="1076" w:type="dxa"/>
            <w:shd w:val="clear" w:color="auto" w:fill="auto"/>
          </w:tcPr>
          <w:p w14:paraId="71245A09" w14:textId="00E93C41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25</w:t>
            </w:r>
          </w:p>
        </w:tc>
        <w:tc>
          <w:tcPr>
            <w:tcW w:w="1822" w:type="dxa"/>
            <w:shd w:val="clear" w:color="auto" w:fill="auto"/>
          </w:tcPr>
          <w:p w14:paraId="1A9EFF09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597C2054" w14:textId="77777777" w:rsidTr="00CF41C1">
        <w:tc>
          <w:tcPr>
            <w:tcW w:w="2376" w:type="dxa"/>
            <w:shd w:val="clear" w:color="auto" w:fill="auto"/>
            <w:vAlign w:val="center"/>
          </w:tcPr>
          <w:p w14:paraId="12CE19E7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  <w:shd w:val="clear" w:color="auto" w:fill="auto"/>
          </w:tcPr>
          <w:p w14:paraId="07C46533" w14:textId="126F4484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 xml:space="preserve">Металлический каркас для стеклянных перегородок. Вариант 4. Металлический каркас для перегородок из ГКЛ и крепления остекления (высота помещения более 3500 мм), </w:t>
            </w:r>
            <w:r w:rsidR="001A5421" w:rsidRPr="00CF41C1">
              <w:rPr>
                <w:rFonts w:ascii="Arial" w:hAnsi="Arial" w:cs="Arial"/>
                <w:bCs/>
                <w:lang w:val="ru-RU"/>
              </w:rPr>
              <w:t>одна стена,</w:t>
            </w:r>
            <w:r w:rsidRPr="00CF41C1">
              <w:rPr>
                <w:rFonts w:ascii="Arial" w:hAnsi="Arial" w:cs="Arial"/>
                <w:bCs/>
                <w:lang w:val="ru-RU"/>
              </w:rPr>
              <w:t xml:space="preserve"> существующая</w:t>
            </w:r>
          </w:p>
        </w:tc>
        <w:tc>
          <w:tcPr>
            <w:tcW w:w="1076" w:type="dxa"/>
            <w:shd w:val="clear" w:color="auto" w:fill="auto"/>
          </w:tcPr>
          <w:p w14:paraId="146B046F" w14:textId="71BD204C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26</w:t>
            </w:r>
          </w:p>
        </w:tc>
        <w:tc>
          <w:tcPr>
            <w:tcW w:w="1822" w:type="dxa"/>
            <w:shd w:val="clear" w:color="auto" w:fill="auto"/>
          </w:tcPr>
          <w:p w14:paraId="6895E4EC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7C0302E9" w14:textId="77777777" w:rsidTr="00CF41C1">
        <w:tc>
          <w:tcPr>
            <w:tcW w:w="2376" w:type="dxa"/>
            <w:shd w:val="clear" w:color="auto" w:fill="auto"/>
            <w:vAlign w:val="center"/>
          </w:tcPr>
          <w:p w14:paraId="2E182A83" w14:textId="37EEF5A6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  <w:shd w:val="clear" w:color="auto" w:fill="auto"/>
          </w:tcPr>
          <w:p w14:paraId="7023B33C" w14:textId="6552B6DF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Устройство бескаркасной стеклянной перегородки (приватный банкомат)</w:t>
            </w:r>
          </w:p>
        </w:tc>
        <w:tc>
          <w:tcPr>
            <w:tcW w:w="1076" w:type="dxa"/>
            <w:shd w:val="clear" w:color="auto" w:fill="auto"/>
          </w:tcPr>
          <w:p w14:paraId="24A00839" w14:textId="5BC8F306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27</w:t>
            </w:r>
          </w:p>
        </w:tc>
        <w:tc>
          <w:tcPr>
            <w:tcW w:w="1822" w:type="dxa"/>
            <w:shd w:val="clear" w:color="auto" w:fill="auto"/>
          </w:tcPr>
          <w:p w14:paraId="2A683D43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1E66C8" w14:paraId="575853ED" w14:textId="77777777" w:rsidTr="00CF41C1">
        <w:tc>
          <w:tcPr>
            <w:tcW w:w="2376" w:type="dxa"/>
            <w:shd w:val="clear" w:color="auto" w:fill="auto"/>
            <w:vAlign w:val="center"/>
          </w:tcPr>
          <w:p w14:paraId="51B3729C" w14:textId="313E737C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  <w:shd w:val="clear" w:color="auto" w:fill="auto"/>
          </w:tcPr>
          <w:p w14:paraId="6C40B3F2" w14:textId="43E13A28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</w:rPr>
              <w:t>Устройство трансформируемой цельностеклянной перегородки</w:t>
            </w:r>
          </w:p>
        </w:tc>
        <w:tc>
          <w:tcPr>
            <w:tcW w:w="1076" w:type="dxa"/>
            <w:shd w:val="clear" w:color="auto" w:fill="auto"/>
          </w:tcPr>
          <w:p w14:paraId="09442CA0" w14:textId="323BA22E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27</w:t>
            </w:r>
          </w:p>
        </w:tc>
        <w:tc>
          <w:tcPr>
            <w:tcW w:w="1822" w:type="dxa"/>
            <w:shd w:val="clear" w:color="auto" w:fill="auto"/>
          </w:tcPr>
          <w:p w14:paraId="1770A435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1E66C8" w14:paraId="65FD0E4B" w14:textId="77777777" w:rsidTr="00CF41C1">
        <w:tc>
          <w:tcPr>
            <w:tcW w:w="2376" w:type="dxa"/>
            <w:shd w:val="clear" w:color="auto" w:fill="auto"/>
            <w:vAlign w:val="center"/>
          </w:tcPr>
          <w:p w14:paraId="38B611F8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Двери</w:t>
            </w:r>
          </w:p>
        </w:tc>
        <w:tc>
          <w:tcPr>
            <w:tcW w:w="5006" w:type="dxa"/>
            <w:shd w:val="clear" w:color="auto" w:fill="auto"/>
          </w:tcPr>
          <w:p w14:paraId="3BDC216C" w14:textId="77777777" w:rsidR="005508C1" w:rsidRPr="00CF41C1" w:rsidRDefault="005508C1" w:rsidP="005508C1">
            <w:pPr>
              <w:rPr>
                <w:rFonts w:ascii="Arial" w:hAnsi="Arial" w:cs="Arial"/>
                <w:bCs/>
              </w:rPr>
            </w:pPr>
            <w:r w:rsidRPr="00CF41C1">
              <w:rPr>
                <w:rFonts w:ascii="Arial" w:hAnsi="Arial" w:cs="Arial"/>
                <w:bCs/>
              </w:rPr>
              <w:t>Варианты замера дверей</w:t>
            </w:r>
          </w:p>
        </w:tc>
        <w:tc>
          <w:tcPr>
            <w:tcW w:w="1076" w:type="dxa"/>
            <w:shd w:val="clear" w:color="auto" w:fill="auto"/>
          </w:tcPr>
          <w:p w14:paraId="06FB0D45" w14:textId="334A7DC7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28</w:t>
            </w:r>
          </w:p>
        </w:tc>
        <w:tc>
          <w:tcPr>
            <w:tcW w:w="1822" w:type="dxa"/>
            <w:shd w:val="clear" w:color="auto" w:fill="auto"/>
          </w:tcPr>
          <w:p w14:paraId="6838CC28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55352C" w14:paraId="2362D110" w14:textId="77777777" w:rsidTr="00CF41C1">
        <w:tc>
          <w:tcPr>
            <w:tcW w:w="2376" w:type="dxa"/>
            <w:shd w:val="clear" w:color="auto" w:fill="auto"/>
            <w:vAlign w:val="center"/>
          </w:tcPr>
          <w:p w14:paraId="09561A90" w14:textId="42FE2D15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Потолки</w:t>
            </w:r>
          </w:p>
        </w:tc>
        <w:tc>
          <w:tcPr>
            <w:tcW w:w="5006" w:type="dxa"/>
            <w:shd w:val="clear" w:color="auto" w:fill="auto"/>
          </w:tcPr>
          <w:p w14:paraId="4745CD32" w14:textId="2F522FB6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Узел крепления потолка к перекрытию</w:t>
            </w:r>
          </w:p>
        </w:tc>
        <w:tc>
          <w:tcPr>
            <w:tcW w:w="1076" w:type="dxa"/>
            <w:shd w:val="clear" w:color="auto" w:fill="auto"/>
          </w:tcPr>
          <w:p w14:paraId="5BDDCA8F" w14:textId="53FCA0C0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  <w:lang w:val="ru-RU"/>
              </w:rPr>
              <w:t>2</w:t>
            </w:r>
            <w:r w:rsidRPr="00CF41C1">
              <w:rPr>
                <w:rFonts w:ascii="Arial" w:hAnsi="Arial" w:cs="Arial"/>
              </w:rPr>
              <w:t>9</w:t>
            </w:r>
          </w:p>
        </w:tc>
        <w:tc>
          <w:tcPr>
            <w:tcW w:w="1822" w:type="dxa"/>
            <w:shd w:val="clear" w:color="auto" w:fill="auto"/>
          </w:tcPr>
          <w:p w14:paraId="66B0B028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55352C" w14:paraId="66403A35" w14:textId="77777777" w:rsidTr="00CF41C1">
        <w:tc>
          <w:tcPr>
            <w:tcW w:w="2376" w:type="dxa"/>
            <w:shd w:val="clear" w:color="auto" w:fill="auto"/>
            <w:vAlign w:val="center"/>
          </w:tcPr>
          <w:p w14:paraId="48DD8A1A" w14:textId="17439D60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Потолки</w:t>
            </w:r>
          </w:p>
        </w:tc>
        <w:tc>
          <w:tcPr>
            <w:tcW w:w="5006" w:type="dxa"/>
            <w:shd w:val="clear" w:color="auto" w:fill="auto"/>
          </w:tcPr>
          <w:p w14:paraId="7607DB70" w14:textId="23CE7832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Примыкание потолка к стене</w:t>
            </w:r>
          </w:p>
        </w:tc>
        <w:tc>
          <w:tcPr>
            <w:tcW w:w="1076" w:type="dxa"/>
            <w:shd w:val="clear" w:color="auto" w:fill="auto"/>
          </w:tcPr>
          <w:p w14:paraId="267A4948" w14:textId="7A899332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  <w:lang w:val="ru-RU"/>
              </w:rPr>
              <w:t>2</w:t>
            </w:r>
            <w:r w:rsidRPr="00CF41C1">
              <w:rPr>
                <w:rFonts w:ascii="Arial" w:hAnsi="Arial" w:cs="Arial"/>
              </w:rPr>
              <w:t>9</w:t>
            </w:r>
          </w:p>
        </w:tc>
        <w:tc>
          <w:tcPr>
            <w:tcW w:w="1822" w:type="dxa"/>
            <w:shd w:val="clear" w:color="auto" w:fill="auto"/>
          </w:tcPr>
          <w:p w14:paraId="3C5A10B8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69848FA9" w14:textId="77777777" w:rsidTr="00CF41C1">
        <w:tc>
          <w:tcPr>
            <w:tcW w:w="2376" w:type="dxa"/>
            <w:shd w:val="clear" w:color="auto" w:fill="auto"/>
            <w:vAlign w:val="center"/>
          </w:tcPr>
          <w:p w14:paraId="5BB5868F" w14:textId="3D2B21C0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Потолки</w:t>
            </w:r>
          </w:p>
        </w:tc>
        <w:tc>
          <w:tcPr>
            <w:tcW w:w="5006" w:type="dxa"/>
            <w:shd w:val="clear" w:color="auto" w:fill="auto"/>
          </w:tcPr>
          <w:p w14:paraId="5DF7FE54" w14:textId="3ABA8F41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Устройство люка ревизии в потолке из ГСП-А</w:t>
            </w:r>
          </w:p>
        </w:tc>
        <w:tc>
          <w:tcPr>
            <w:tcW w:w="1076" w:type="dxa"/>
            <w:shd w:val="clear" w:color="auto" w:fill="auto"/>
          </w:tcPr>
          <w:p w14:paraId="0DE4C951" w14:textId="711C9545" w:rsidR="005508C1" w:rsidRPr="00CF41C1" w:rsidRDefault="005508C1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  <w:lang w:val="ru-RU"/>
              </w:rPr>
              <w:t>2</w:t>
            </w:r>
            <w:r w:rsidRPr="00CF41C1">
              <w:rPr>
                <w:rFonts w:ascii="Arial" w:hAnsi="Arial" w:cs="Arial"/>
              </w:rPr>
              <w:t>9</w:t>
            </w:r>
          </w:p>
        </w:tc>
        <w:tc>
          <w:tcPr>
            <w:tcW w:w="1822" w:type="dxa"/>
            <w:shd w:val="clear" w:color="auto" w:fill="auto"/>
          </w:tcPr>
          <w:p w14:paraId="1D0BD203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5508C1" w14:paraId="2E590701" w14:textId="77777777" w:rsidTr="00CF41C1">
        <w:tc>
          <w:tcPr>
            <w:tcW w:w="2376" w:type="dxa"/>
            <w:shd w:val="clear" w:color="auto" w:fill="auto"/>
            <w:vAlign w:val="center"/>
          </w:tcPr>
          <w:p w14:paraId="2E3B91FD" w14:textId="78B559EA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Полы</w:t>
            </w:r>
          </w:p>
        </w:tc>
        <w:tc>
          <w:tcPr>
            <w:tcW w:w="5006" w:type="dxa"/>
            <w:shd w:val="clear" w:color="auto" w:fill="auto"/>
          </w:tcPr>
          <w:p w14:paraId="3E5C7386" w14:textId="60475A85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Деталь устройства гидроизоляции пола в санузле</w:t>
            </w:r>
          </w:p>
        </w:tc>
        <w:tc>
          <w:tcPr>
            <w:tcW w:w="1076" w:type="dxa"/>
            <w:shd w:val="clear" w:color="auto" w:fill="auto"/>
          </w:tcPr>
          <w:p w14:paraId="7BC8A2A2" w14:textId="6100F838" w:rsidR="005508C1" w:rsidRPr="00CF41C1" w:rsidRDefault="00423CFD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30</w:t>
            </w:r>
          </w:p>
        </w:tc>
        <w:tc>
          <w:tcPr>
            <w:tcW w:w="1822" w:type="dxa"/>
            <w:shd w:val="clear" w:color="auto" w:fill="auto"/>
          </w:tcPr>
          <w:p w14:paraId="5B142194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298F7F8C" w14:textId="77777777" w:rsidTr="00CF41C1">
        <w:tc>
          <w:tcPr>
            <w:tcW w:w="2376" w:type="dxa"/>
            <w:shd w:val="clear" w:color="auto" w:fill="auto"/>
            <w:vAlign w:val="center"/>
          </w:tcPr>
          <w:p w14:paraId="62F3C767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  <w:shd w:val="clear" w:color="auto" w:fill="auto"/>
          </w:tcPr>
          <w:p w14:paraId="3D35AB69" w14:textId="77777777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Условный проход инженерных коммуникаций через перекрытие в влажных зонах</w:t>
            </w:r>
          </w:p>
        </w:tc>
        <w:tc>
          <w:tcPr>
            <w:tcW w:w="1076" w:type="dxa"/>
            <w:shd w:val="clear" w:color="auto" w:fill="auto"/>
          </w:tcPr>
          <w:p w14:paraId="4EFDB1B0" w14:textId="1568CFED" w:rsidR="005508C1" w:rsidRPr="00CF41C1" w:rsidRDefault="00D142A7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31</w:t>
            </w:r>
          </w:p>
        </w:tc>
        <w:tc>
          <w:tcPr>
            <w:tcW w:w="1822" w:type="dxa"/>
            <w:shd w:val="clear" w:color="auto" w:fill="auto"/>
          </w:tcPr>
          <w:p w14:paraId="75967EE8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1B40B50C" w14:textId="77777777" w:rsidTr="00CF41C1">
        <w:tc>
          <w:tcPr>
            <w:tcW w:w="2376" w:type="dxa"/>
            <w:shd w:val="clear" w:color="auto" w:fill="auto"/>
            <w:vAlign w:val="center"/>
          </w:tcPr>
          <w:p w14:paraId="011CDBAE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lastRenderedPageBreak/>
              <w:t>Прокладка коммуникаций</w:t>
            </w:r>
          </w:p>
        </w:tc>
        <w:tc>
          <w:tcPr>
            <w:tcW w:w="5006" w:type="dxa"/>
            <w:shd w:val="clear" w:color="auto" w:fill="auto"/>
          </w:tcPr>
          <w:p w14:paraId="4B245011" w14:textId="77777777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Условный проход инженерных коммуникаций через перекрытие в сухих зонах</w:t>
            </w:r>
          </w:p>
        </w:tc>
        <w:tc>
          <w:tcPr>
            <w:tcW w:w="1076" w:type="dxa"/>
            <w:shd w:val="clear" w:color="auto" w:fill="auto"/>
          </w:tcPr>
          <w:p w14:paraId="4B207C4F" w14:textId="477ADDB8" w:rsidR="005508C1" w:rsidRPr="00CF41C1" w:rsidRDefault="00D142A7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31</w:t>
            </w:r>
          </w:p>
        </w:tc>
        <w:tc>
          <w:tcPr>
            <w:tcW w:w="1822" w:type="dxa"/>
            <w:shd w:val="clear" w:color="auto" w:fill="auto"/>
          </w:tcPr>
          <w:p w14:paraId="384DC9BA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5E90ACE8" w14:textId="77777777" w:rsidTr="00CF41C1">
        <w:tc>
          <w:tcPr>
            <w:tcW w:w="2376" w:type="dxa"/>
            <w:shd w:val="clear" w:color="auto" w:fill="auto"/>
            <w:vAlign w:val="center"/>
          </w:tcPr>
          <w:p w14:paraId="1C6E43FC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  <w:shd w:val="clear" w:color="auto" w:fill="auto"/>
          </w:tcPr>
          <w:p w14:paraId="4D32DDFB" w14:textId="77777777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Условный проход воздуховодов через наружные стены</w:t>
            </w:r>
          </w:p>
        </w:tc>
        <w:tc>
          <w:tcPr>
            <w:tcW w:w="1076" w:type="dxa"/>
            <w:shd w:val="clear" w:color="auto" w:fill="auto"/>
          </w:tcPr>
          <w:p w14:paraId="337AD24E" w14:textId="25A9A35F" w:rsidR="005508C1" w:rsidRPr="00CF41C1" w:rsidRDefault="00D142A7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32</w:t>
            </w:r>
          </w:p>
        </w:tc>
        <w:tc>
          <w:tcPr>
            <w:tcW w:w="1822" w:type="dxa"/>
            <w:shd w:val="clear" w:color="auto" w:fill="auto"/>
          </w:tcPr>
          <w:p w14:paraId="09E2D84D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667DE2E5" w14:textId="77777777" w:rsidTr="00CF41C1">
        <w:tc>
          <w:tcPr>
            <w:tcW w:w="2376" w:type="dxa"/>
            <w:shd w:val="clear" w:color="auto" w:fill="auto"/>
            <w:vAlign w:val="center"/>
          </w:tcPr>
          <w:p w14:paraId="6F461D31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  <w:shd w:val="clear" w:color="auto" w:fill="auto"/>
          </w:tcPr>
          <w:p w14:paraId="6FDAC3A1" w14:textId="0CF1B758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Условный проход через перекрытие стояков канализации</w:t>
            </w:r>
          </w:p>
        </w:tc>
        <w:tc>
          <w:tcPr>
            <w:tcW w:w="1076" w:type="dxa"/>
            <w:shd w:val="clear" w:color="auto" w:fill="auto"/>
          </w:tcPr>
          <w:p w14:paraId="368FE7CF" w14:textId="728E07E9" w:rsidR="005508C1" w:rsidRPr="00CF41C1" w:rsidRDefault="00D142A7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32</w:t>
            </w:r>
          </w:p>
        </w:tc>
        <w:tc>
          <w:tcPr>
            <w:tcW w:w="1822" w:type="dxa"/>
            <w:shd w:val="clear" w:color="auto" w:fill="auto"/>
          </w:tcPr>
          <w:p w14:paraId="49BCAE77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44C8AA88" w14:textId="77777777" w:rsidTr="00CF41C1">
        <w:tc>
          <w:tcPr>
            <w:tcW w:w="2376" w:type="dxa"/>
            <w:shd w:val="clear" w:color="auto" w:fill="auto"/>
            <w:vAlign w:val="center"/>
          </w:tcPr>
          <w:p w14:paraId="067658F7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  <w:shd w:val="clear" w:color="auto" w:fill="auto"/>
          </w:tcPr>
          <w:p w14:paraId="053FB32E" w14:textId="77777777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Деталь прохода изоляции через хомут</w:t>
            </w:r>
          </w:p>
        </w:tc>
        <w:tc>
          <w:tcPr>
            <w:tcW w:w="1076" w:type="dxa"/>
            <w:shd w:val="clear" w:color="auto" w:fill="auto"/>
          </w:tcPr>
          <w:p w14:paraId="77C9AF12" w14:textId="1C39AC04" w:rsidR="005508C1" w:rsidRPr="00CF41C1" w:rsidRDefault="00D142A7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33</w:t>
            </w:r>
          </w:p>
        </w:tc>
        <w:tc>
          <w:tcPr>
            <w:tcW w:w="1822" w:type="dxa"/>
            <w:shd w:val="clear" w:color="auto" w:fill="auto"/>
          </w:tcPr>
          <w:p w14:paraId="0F4E2AB2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6761C5DA" w14:textId="77777777" w:rsidTr="00CF41C1">
        <w:tc>
          <w:tcPr>
            <w:tcW w:w="2376" w:type="dxa"/>
            <w:shd w:val="clear" w:color="auto" w:fill="auto"/>
            <w:vAlign w:val="center"/>
          </w:tcPr>
          <w:p w14:paraId="61430244" w14:textId="77777777" w:rsidR="005508C1" w:rsidRPr="00CF41C1" w:rsidRDefault="005508C1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  <w:shd w:val="clear" w:color="auto" w:fill="auto"/>
          </w:tcPr>
          <w:p w14:paraId="62BAC2E4" w14:textId="629AAB67" w:rsidR="005508C1" w:rsidRPr="00CF41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Крепление круглого воздуховода</w:t>
            </w:r>
          </w:p>
        </w:tc>
        <w:tc>
          <w:tcPr>
            <w:tcW w:w="1076" w:type="dxa"/>
            <w:shd w:val="clear" w:color="auto" w:fill="auto"/>
          </w:tcPr>
          <w:p w14:paraId="31D39D04" w14:textId="6B88CE65" w:rsidR="005508C1" w:rsidRPr="00CF41C1" w:rsidRDefault="00D142A7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3</w:t>
            </w:r>
            <w:ins w:id="3" w:author="Claude" w:date="2026-08-20T07:36:00Z">
              <w:r w:rsidRPr="00CF41C1">
                <w:rPr>
                  <w:rFonts w:ascii="Arial" w:hAnsi="Arial" w:cs="Arial"/>
                  <w:lang w:val="ru-RU"/>
                </w:rPr>
                <w:t>3</w:t>
              </w:r>
            </w:ins>
          </w:p>
        </w:tc>
        <w:tc>
          <w:tcPr>
            <w:tcW w:w="1822" w:type="dxa"/>
            <w:shd w:val="clear" w:color="auto" w:fill="auto"/>
          </w:tcPr>
          <w:p w14:paraId="1E3B636B" w14:textId="77777777" w:rsidR="005508C1" w:rsidRPr="00CF41C1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A86474" w:rsidRPr="004272AB" w14:paraId="0C2EE27B" w14:textId="77777777" w:rsidTr="00CF41C1">
        <w:tc>
          <w:tcPr>
            <w:tcW w:w="2376" w:type="dxa"/>
            <w:shd w:val="clear" w:color="auto" w:fill="auto"/>
            <w:vAlign w:val="center"/>
          </w:tcPr>
          <w:p w14:paraId="4A45844D" w14:textId="3C462F1E" w:rsidR="00A86474" w:rsidRPr="00CF41C1" w:rsidRDefault="00A8647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  <w:shd w:val="clear" w:color="auto" w:fill="auto"/>
          </w:tcPr>
          <w:p w14:paraId="67F15DA7" w14:textId="62AE8780" w:rsidR="00A86474" w:rsidRPr="00CF41C1" w:rsidRDefault="00A86474" w:rsidP="00A8647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Крепление прямоугольного воздуховода</w:t>
            </w:r>
          </w:p>
        </w:tc>
        <w:tc>
          <w:tcPr>
            <w:tcW w:w="1076" w:type="dxa"/>
            <w:shd w:val="clear" w:color="auto" w:fill="auto"/>
          </w:tcPr>
          <w:p w14:paraId="31A2CE26" w14:textId="423837D6" w:rsidR="00A86474" w:rsidRPr="00CF41C1" w:rsidRDefault="00D142A7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33</w:t>
            </w:r>
          </w:p>
        </w:tc>
        <w:tc>
          <w:tcPr>
            <w:tcW w:w="1822" w:type="dxa"/>
            <w:shd w:val="clear" w:color="auto" w:fill="auto"/>
          </w:tcPr>
          <w:p w14:paraId="4DCB52A8" w14:textId="77777777" w:rsidR="00A86474" w:rsidRPr="00CF41C1" w:rsidRDefault="00A86474" w:rsidP="00A86474">
            <w:pPr>
              <w:rPr>
                <w:rFonts w:ascii="Arial" w:hAnsi="Arial" w:cs="Arial"/>
                <w:lang w:val="ru-RU"/>
              </w:rPr>
            </w:pPr>
          </w:p>
        </w:tc>
      </w:tr>
      <w:tr w:rsidR="00A86474" w:rsidRPr="004272AB" w14:paraId="2CACE84B" w14:textId="77777777" w:rsidTr="00CF41C1">
        <w:tc>
          <w:tcPr>
            <w:tcW w:w="2376" w:type="dxa"/>
            <w:shd w:val="clear" w:color="auto" w:fill="auto"/>
            <w:vAlign w:val="center"/>
          </w:tcPr>
          <w:p w14:paraId="2CF02F10" w14:textId="77777777" w:rsidR="00A86474" w:rsidRPr="00CF41C1" w:rsidRDefault="00A8647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  <w:shd w:val="clear" w:color="auto" w:fill="auto"/>
          </w:tcPr>
          <w:p w14:paraId="154A3DC0" w14:textId="19C458CA" w:rsidR="00A86474" w:rsidRPr="00CF41C1" w:rsidRDefault="00A86474" w:rsidP="00A8647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 xml:space="preserve">Узел крепления диффузора в потолке </w:t>
            </w:r>
            <w:r w:rsidR="00D142A7" w:rsidRPr="00CF41C1">
              <w:rPr>
                <w:rFonts w:ascii="Arial" w:hAnsi="Arial" w:cs="Arial"/>
                <w:bCs/>
                <w:lang w:val="ru-RU"/>
              </w:rPr>
              <w:t>ГКЛ</w:t>
            </w:r>
          </w:p>
        </w:tc>
        <w:tc>
          <w:tcPr>
            <w:tcW w:w="1076" w:type="dxa"/>
            <w:shd w:val="clear" w:color="auto" w:fill="auto"/>
          </w:tcPr>
          <w:p w14:paraId="5C2FA66C" w14:textId="2ABECEB4" w:rsidR="00A86474" w:rsidRPr="00CF41C1" w:rsidRDefault="00D142A7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33</w:t>
            </w:r>
          </w:p>
        </w:tc>
        <w:tc>
          <w:tcPr>
            <w:tcW w:w="1822" w:type="dxa"/>
            <w:shd w:val="clear" w:color="auto" w:fill="auto"/>
          </w:tcPr>
          <w:p w14:paraId="2B105580" w14:textId="77777777" w:rsidR="00A86474" w:rsidRPr="00CF41C1" w:rsidRDefault="00A86474" w:rsidP="00A86474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4272AB" w14:paraId="75979B94" w14:textId="77777777" w:rsidTr="00CF41C1">
        <w:tc>
          <w:tcPr>
            <w:tcW w:w="2376" w:type="dxa"/>
            <w:shd w:val="clear" w:color="auto" w:fill="auto"/>
            <w:vAlign w:val="center"/>
          </w:tcPr>
          <w:p w14:paraId="36305798" w14:textId="11D4F93F" w:rsidR="00D1432E" w:rsidRPr="00CF41C1" w:rsidRDefault="00D1432E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  <w:shd w:val="clear" w:color="auto" w:fill="auto"/>
          </w:tcPr>
          <w:p w14:paraId="779D3A8E" w14:textId="3806C7B5" w:rsidR="00D1432E" w:rsidRPr="00CF41C1" w:rsidRDefault="00D1432E" w:rsidP="00A8647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Прокладка электрических сетей по лоткам</w:t>
            </w:r>
          </w:p>
        </w:tc>
        <w:tc>
          <w:tcPr>
            <w:tcW w:w="1076" w:type="dxa"/>
            <w:shd w:val="clear" w:color="auto" w:fill="auto"/>
          </w:tcPr>
          <w:p w14:paraId="65DC5FB5" w14:textId="5B02CFBF" w:rsidR="00D1432E" w:rsidRPr="00CF41C1" w:rsidRDefault="00D1432E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34</w:t>
            </w:r>
          </w:p>
        </w:tc>
        <w:tc>
          <w:tcPr>
            <w:tcW w:w="1822" w:type="dxa"/>
            <w:shd w:val="clear" w:color="auto" w:fill="auto"/>
          </w:tcPr>
          <w:p w14:paraId="525081FD" w14:textId="77777777" w:rsidR="00D1432E" w:rsidRPr="00CF41C1" w:rsidRDefault="00D1432E" w:rsidP="00A86474">
            <w:pPr>
              <w:rPr>
                <w:rFonts w:ascii="Arial" w:hAnsi="Arial" w:cs="Arial"/>
                <w:lang w:val="ru-RU"/>
              </w:rPr>
            </w:pPr>
          </w:p>
        </w:tc>
      </w:tr>
      <w:tr w:rsidR="00A86474" w:rsidRPr="001E66C8" w14:paraId="4271CB07" w14:textId="77777777" w:rsidTr="00CF41C1">
        <w:tc>
          <w:tcPr>
            <w:tcW w:w="2376" w:type="dxa"/>
            <w:shd w:val="clear" w:color="auto" w:fill="auto"/>
            <w:vAlign w:val="center"/>
          </w:tcPr>
          <w:p w14:paraId="6C721FD6" w14:textId="77777777" w:rsidR="00A86474" w:rsidRPr="00CF41C1" w:rsidRDefault="00A8647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Отопление</w:t>
            </w:r>
          </w:p>
        </w:tc>
        <w:tc>
          <w:tcPr>
            <w:tcW w:w="5006" w:type="dxa"/>
            <w:shd w:val="clear" w:color="auto" w:fill="auto"/>
          </w:tcPr>
          <w:p w14:paraId="713C4DE6" w14:textId="77777777" w:rsidR="00A86474" w:rsidRPr="00CF41C1" w:rsidRDefault="00A86474" w:rsidP="00A8647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</w:rPr>
              <w:t>Схемы размещения радиаторов</w:t>
            </w:r>
          </w:p>
        </w:tc>
        <w:tc>
          <w:tcPr>
            <w:tcW w:w="1076" w:type="dxa"/>
            <w:shd w:val="clear" w:color="auto" w:fill="auto"/>
          </w:tcPr>
          <w:p w14:paraId="318565D2" w14:textId="6CE304A1" w:rsidR="00A86474" w:rsidRPr="00CF41C1" w:rsidRDefault="00622B8E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35</w:t>
            </w:r>
          </w:p>
        </w:tc>
        <w:tc>
          <w:tcPr>
            <w:tcW w:w="1822" w:type="dxa"/>
            <w:shd w:val="clear" w:color="auto" w:fill="auto"/>
          </w:tcPr>
          <w:p w14:paraId="659FE71A" w14:textId="77777777" w:rsidR="00A86474" w:rsidRPr="00CF41C1" w:rsidRDefault="00A86474" w:rsidP="00A86474">
            <w:pPr>
              <w:rPr>
                <w:rFonts w:ascii="Arial" w:hAnsi="Arial" w:cs="Arial"/>
                <w:lang w:val="ru-RU"/>
              </w:rPr>
            </w:pPr>
          </w:p>
        </w:tc>
      </w:tr>
      <w:tr w:rsidR="00A86474" w:rsidRPr="001E66C8" w14:paraId="36D26CB4" w14:textId="77777777" w:rsidTr="00CF41C1">
        <w:tc>
          <w:tcPr>
            <w:tcW w:w="2376" w:type="dxa"/>
            <w:shd w:val="clear" w:color="auto" w:fill="auto"/>
            <w:vAlign w:val="center"/>
          </w:tcPr>
          <w:p w14:paraId="2286ABAE" w14:textId="77777777" w:rsidR="00A86474" w:rsidRPr="00CF41C1" w:rsidRDefault="00A8647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Вентиляция</w:t>
            </w:r>
          </w:p>
        </w:tc>
        <w:tc>
          <w:tcPr>
            <w:tcW w:w="5006" w:type="dxa"/>
            <w:shd w:val="clear" w:color="auto" w:fill="auto"/>
          </w:tcPr>
          <w:p w14:paraId="2374E769" w14:textId="77777777" w:rsidR="00A86474" w:rsidRPr="00CF41C1" w:rsidRDefault="00A86474" w:rsidP="00A86474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</w:rPr>
              <w:t>Оклейка воздуховодов тепло-шумоизоляцией</w:t>
            </w:r>
          </w:p>
        </w:tc>
        <w:tc>
          <w:tcPr>
            <w:tcW w:w="1076" w:type="dxa"/>
            <w:shd w:val="clear" w:color="auto" w:fill="auto"/>
          </w:tcPr>
          <w:p w14:paraId="56DE7FA2" w14:textId="2D3C7128" w:rsidR="00A86474" w:rsidRPr="00CF41C1" w:rsidRDefault="00CE26F8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36</w:t>
            </w:r>
          </w:p>
        </w:tc>
        <w:tc>
          <w:tcPr>
            <w:tcW w:w="1822" w:type="dxa"/>
            <w:shd w:val="clear" w:color="auto" w:fill="auto"/>
          </w:tcPr>
          <w:p w14:paraId="30D3578C" w14:textId="77777777" w:rsidR="00A86474" w:rsidRPr="00CF41C1" w:rsidRDefault="00A86474" w:rsidP="00A86474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1E66C8" w14:paraId="4D4A9C3E" w14:textId="77777777" w:rsidTr="00CF41C1">
        <w:tc>
          <w:tcPr>
            <w:tcW w:w="2376" w:type="dxa"/>
            <w:shd w:val="clear" w:color="auto" w:fill="auto"/>
            <w:vAlign w:val="center"/>
          </w:tcPr>
          <w:p w14:paraId="5C862C74" w14:textId="7DB37C19" w:rsidR="00D1432E" w:rsidRPr="00CF41C1" w:rsidRDefault="00D1432E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Холодоснабжение</w:t>
            </w:r>
          </w:p>
        </w:tc>
        <w:tc>
          <w:tcPr>
            <w:tcW w:w="5006" w:type="dxa"/>
            <w:shd w:val="clear" w:color="auto" w:fill="auto"/>
          </w:tcPr>
          <w:p w14:paraId="226449F7" w14:textId="4FCD9DD2" w:rsidR="00D1432E" w:rsidRPr="00CF41C1" w:rsidRDefault="00D1432E" w:rsidP="00D1432E">
            <w:pPr>
              <w:rPr>
                <w:rFonts w:ascii="Arial" w:hAnsi="Arial" w:cs="Arial"/>
                <w:bCs/>
              </w:rPr>
            </w:pPr>
            <w:r w:rsidRPr="00CF41C1">
              <w:rPr>
                <w:rFonts w:ascii="Arial" w:hAnsi="Arial" w:cs="Arial"/>
                <w:bCs/>
              </w:rPr>
              <w:t>Прокладка магистральных фреонопроводов</w:t>
            </w:r>
          </w:p>
        </w:tc>
        <w:tc>
          <w:tcPr>
            <w:tcW w:w="1076" w:type="dxa"/>
            <w:shd w:val="clear" w:color="auto" w:fill="auto"/>
          </w:tcPr>
          <w:p w14:paraId="7C764AD0" w14:textId="30441AEB" w:rsidR="00D1432E" w:rsidRPr="00CF41C1" w:rsidRDefault="00CE26F8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37</w:t>
            </w:r>
          </w:p>
        </w:tc>
        <w:tc>
          <w:tcPr>
            <w:tcW w:w="1822" w:type="dxa"/>
            <w:shd w:val="clear" w:color="auto" w:fill="auto"/>
          </w:tcPr>
          <w:p w14:paraId="612115B5" w14:textId="77777777" w:rsidR="00D1432E" w:rsidRPr="00CF41C1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D1432E" w14:paraId="6085470D" w14:textId="77777777" w:rsidTr="00CF41C1">
        <w:tc>
          <w:tcPr>
            <w:tcW w:w="2376" w:type="dxa"/>
            <w:shd w:val="clear" w:color="auto" w:fill="auto"/>
            <w:vAlign w:val="center"/>
          </w:tcPr>
          <w:p w14:paraId="68E3B148" w14:textId="4572083A" w:rsidR="00D1432E" w:rsidRPr="00CF41C1" w:rsidRDefault="00D1432E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Электрика</w:t>
            </w:r>
          </w:p>
        </w:tc>
        <w:tc>
          <w:tcPr>
            <w:tcW w:w="5006" w:type="dxa"/>
            <w:shd w:val="clear" w:color="auto" w:fill="auto"/>
          </w:tcPr>
          <w:p w14:paraId="0215114B" w14:textId="42B285A4" w:rsidR="00D1432E" w:rsidRPr="00CF41C1" w:rsidRDefault="00D1432E" w:rsidP="00D1432E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Схема подключения систем уравнивания потенциалов</w:t>
            </w:r>
          </w:p>
        </w:tc>
        <w:tc>
          <w:tcPr>
            <w:tcW w:w="1076" w:type="dxa"/>
            <w:shd w:val="clear" w:color="auto" w:fill="auto"/>
          </w:tcPr>
          <w:p w14:paraId="7D452091" w14:textId="2D885C27" w:rsidR="00D1432E" w:rsidRPr="00CF41C1" w:rsidRDefault="00CE26F8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37</w:t>
            </w:r>
          </w:p>
        </w:tc>
        <w:tc>
          <w:tcPr>
            <w:tcW w:w="1822" w:type="dxa"/>
            <w:shd w:val="clear" w:color="auto" w:fill="auto"/>
          </w:tcPr>
          <w:p w14:paraId="5FFF4EF7" w14:textId="77777777" w:rsidR="00D1432E" w:rsidRPr="00CF41C1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4272AB" w14:paraId="36E45D76" w14:textId="77777777" w:rsidTr="00CF41C1">
        <w:tc>
          <w:tcPr>
            <w:tcW w:w="2376" w:type="dxa"/>
            <w:shd w:val="clear" w:color="auto" w:fill="auto"/>
            <w:vAlign w:val="center"/>
          </w:tcPr>
          <w:p w14:paraId="41A0FCDF" w14:textId="1558CDF9" w:rsidR="00D1432E" w:rsidRPr="00CF41C1" w:rsidRDefault="00D1432E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Электрика</w:t>
            </w:r>
          </w:p>
        </w:tc>
        <w:tc>
          <w:tcPr>
            <w:tcW w:w="5006" w:type="dxa"/>
            <w:shd w:val="clear" w:color="auto" w:fill="auto"/>
          </w:tcPr>
          <w:p w14:paraId="5811DBCA" w14:textId="04C6D846" w:rsidR="00D1432E" w:rsidRPr="00CF41C1" w:rsidRDefault="00D1432E" w:rsidP="00D1432E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 xml:space="preserve">Подключение светильников с лотка прожектора </w:t>
            </w:r>
            <w:r w:rsidRPr="00CF41C1">
              <w:rPr>
                <w:rFonts w:ascii="Arial" w:hAnsi="Arial" w:cs="Arial"/>
                <w:bCs/>
              </w:rPr>
              <w:t>TUNIC</w:t>
            </w:r>
            <w:r w:rsidRPr="00CF41C1">
              <w:rPr>
                <w:rFonts w:ascii="Arial" w:hAnsi="Arial" w:cs="Arial"/>
                <w:bCs/>
                <w:lang w:val="ru-RU"/>
              </w:rPr>
              <w:t xml:space="preserve"> </w:t>
            </w:r>
            <w:r w:rsidRPr="00CF41C1">
              <w:rPr>
                <w:rFonts w:ascii="Arial" w:hAnsi="Arial" w:cs="Arial"/>
                <w:bCs/>
              </w:rPr>
              <w:t>LED</w:t>
            </w:r>
            <w:r w:rsidRPr="00CF41C1">
              <w:rPr>
                <w:rFonts w:ascii="Arial" w:hAnsi="Arial" w:cs="Arial"/>
                <w:bCs/>
                <w:lang w:val="ru-RU"/>
              </w:rPr>
              <w:t xml:space="preserve"> </w:t>
            </w:r>
            <w:r w:rsidRPr="00CF41C1">
              <w:rPr>
                <w:rFonts w:ascii="Arial" w:hAnsi="Arial" w:cs="Arial"/>
                <w:bCs/>
              </w:rPr>
              <w:t>spot</w:t>
            </w:r>
          </w:p>
        </w:tc>
        <w:tc>
          <w:tcPr>
            <w:tcW w:w="1076" w:type="dxa"/>
            <w:shd w:val="clear" w:color="auto" w:fill="auto"/>
          </w:tcPr>
          <w:p w14:paraId="4029B9FC" w14:textId="444AC70F" w:rsidR="00D1432E" w:rsidRPr="00CF41C1" w:rsidRDefault="00CE26F8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38</w:t>
            </w:r>
          </w:p>
        </w:tc>
        <w:tc>
          <w:tcPr>
            <w:tcW w:w="1822" w:type="dxa"/>
            <w:shd w:val="clear" w:color="auto" w:fill="auto"/>
          </w:tcPr>
          <w:p w14:paraId="1BD0DE14" w14:textId="77777777" w:rsidR="00D1432E" w:rsidRPr="00CF41C1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4272AB" w14:paraId="403C1C02" w14:textId="77777777" w:rsidTr="00CF41C1">
        <w:tc>
          <w:tcPr>
            <w:tcW w:w="2376" w:type="dxa"/>
            <w:shd w:val="clear" w:color="auto" w:fill="auto"/>
          </w:tcPr>
          <w:p w14:paraId="71E25A8C" w14:textId="4B74576A" w:rsidR="00D1432E" w:rsidRPr="00CF41C1" w:rsidRDefault="00D1432E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Электрика</w:t>
            </w:r>
          </w:p>
        </w:tc>
        <w:tc>
          <w:tcPr>
            <w:tcW w:w="5006" w:type="dxa"/>
            <w:shd w:val="clear" w:color="auto" w:fill="auto"/>
          </w:tcPr>
          <w:p w14:paraId="13B88F2B" w14:textId="230CDD04" w:rsidR="00D1432E" w:rsidRPr="00CF41C1" w:rsidRDefault="00D1432E" w:rsidP="00D1432E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 xml:space="preserve">Светильник </w:t>
            </w:r>
            <w:r w:rsidRPr="00CF41C1">
              <w:rPr>
                <w:rFonts w:ascii="Arial" w:hAnsi="Arial" w:cs="Arial"/>
                <w:bCs/>
              </w:rPr>
              <w:t>LED</w:t>
            </w:r>
            <w:r w:rsidR="001A5421" w:rsidRPr="00CF41C1">
              <w:rPr>
                <w:rFonts w:ascii="Arial" w:hAnsi="Arial" w:cs="Arial"/>
                <w:bCs/>
                <w:lang w:val="ru-RU"/>
              </w:rPr>
              <w:t xml:space="preserve"> </w:t>
            </w:r>
            <w:r w:rsidRPr="00CF41C1">
              <w:rPr>
                <w:rFonts w:ascii="Arial" w:hAnsi="Arial" w:cs="Arial"/>
                <w:bCs/>
                <w:lang w:val="ru-RU"/>
              </w:rPr>
              <w:t>(пульт д</w:t>
            </w:r>
            <w:r w:rsidR="001A5421" w:rsidRPr="00CF41C1">
              <w:rPr>
                <w:rFonts w:ascii="Arial" w:hAnsi="Arial" w:cs="Arial"/>
                <w:bCs/>
                <w:lang w:val="ru-RU"/>
              </w:rPr>
              <w:t>/</w:t>
            </w:r>
            <w:r w:rsidRPr="00CF41C1">
              <w:rPr>
                <w:rFonts w:ascii="Arial" w:hAnsi="Arial" w:cs="Arial"/>
                <w:bCs/>
                <w:lang w:val="ru-RU"/>
              </w:rPr>
              <w:t xml:space="preserve">у) 1000…2500мм, подвесной (БОСМА) красный </w:t>
            </w:r>
            <w:r w:rsidRPr="00CF41C1">
              <w:rPr>
                <w:rFonts w:ascii="Arial" w:hAnsi="Arial" w:cs="Arial"/>
                <w:bCs/>
              </w:rPr>
              <w:t>ral</w:t>
            </w:r>
            <w:del w:id="4" w:author="Claude" w:date="2026-08-20T07:36:00Z">
              <w:r w:rsidRPr="00CF41C1">
                <w:rPr>
                  <w:rFonts w:ascii="Arial" w:hAnsi="Arial" w:cs="Arial"/>
                  <w:bCs/>
                  <w:lang w:val="ru-RU"/>
                </w:rPr>
                <w:delText>2030</w:delText>
              </w:r>
            </w:del>
            <w:ins w:id="5" w:author="Claude" w:date="2026-08-20T07:36:00Z">
              <w:r w:rsidRPr="00CF41C1">
                <w:rPr>
                  <w:rFonts w:ascii="Arial" w:hAnsi="Arial" w:cs="Arial"/>
                  <w:bCs/>
                  <w:lang w:val="ru-RU"/>
                </w:rPr>
                <w:t>3020</w:t>
              </w:r>
            </w:ins>
          </w:p>
        </w:tc>
        <w:tc>
          <w:tcPr>
            <w:tcW w:w="1076" w:type="dxa"/>
            <w:shd w:val="clear" w:color="auto" w:fill="auto"/>
          </w:tcPr>
          <w:p w14:paraId="2A592416" w14:textId="62311F15" w:rsidR="00AC4464" w:rsidRPr="00CF41C1" w:rsidRDefault="00AC4464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39</w:t>
            </w:r>
          </w:p>
        </w:tc>
        <w:tc>
          <w:tcPr>
            <w:tcW w:w="1822" w:type="dxa"/>
            <w:shd w:val="clear" w:color="auto" w:fill="auto"/>
          </w:tcPr>
          <w:p w14:paraId="38CA3410" w14:textId="77777777" w:rsidR="00D1432E" w:rsidRPr="00CF41C1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4272AB" w14:paraId="18C7D3DB" w14:textId="77777777" w:rsidTr="00CF41C1">
        <w:tc>
          <w:tcPr>
            <w:tcW w:w="2376" w:type="dxa"/>
            <w:shd w:val="clear" w:color="auto" w:fill="auto"/>
          </w:tcPr>
          <w:p w14:paraId="64CB46B2" w14:textId="42ACD286" w:rsidR="00D1432E" w:rsidRPr="00CF41C1" w:rsidRDefault="00D1432E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Электрика</w:t>
            </w:r>
          </w:p>
        </w:tc>
        <w:tc>
          <w:tcPr>
            <w:tcW w:w="5006" w:type="dxa"/>
            <w:shd w:val="clear" w:color="auto" w:fill="auto"/>
          </w:tcPr>
          <w:p w14:paraId="6563F819" w14:textId="3A47DA68" w:rsidR="00D1432E" w:rsidRPr="00CF41C1" w:rsidRDefault="00D1432E" w:rsidP="00D1432E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 xml:space="preserve">Лючок из нержавеющей стали на 4 розетки или 8 модулей </w:t>
            </w:r>
            <w:r w:rsidRPr="00CF41C1">
              <w:rPr>
                <w:rFonts w:ascii="Arial" w:hAnsi="Arial" w:cs="Arial"/>
                <w:bCs/>
              </w:rPr>
              <w:t>LEGRAND</w:t>
            </w:r>
          </w:p>
        </w:tc>
        <w:tc>
          <w:tcPr>
            <w:tcW w:w="1076" w:type="dxa"/>
            <w:shd w:val="clear" w:color="auto" w:fill="auto"/>
          </w:tcPr>
          <w:p w14:paraId="4731C454" w14:textId="4FFFE773" w:rsidR="00D1432E" w:rsidRPr="00CF41C1" w:rsidRDefault="00AC4464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40</w:t>
            </w:r>
          </w:p>
        </w:tc>
        <w:tc>
          <w:tcPr>
            <w:tcW w:w="1822" w:type="dxa"/>
            <w:shd w:val="clear" w:color="auto" w:fill="auto"/>
          </w:tcPr>
          <w:p w14:paraId="5B459DE9" w14:textId="77777777" w:rsidR="00D1432E" w:rsidRPr="00CF41C1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1E66C8" w14:paraId="013E3BB1" w14:textId="77777777" w:rsidTr="00CF41C1">
        <w:tc>
          <w:tcPr>
            <w:tcW w:w="2376" w:type="dxa"/>
            <w:shd w:val="clear" w:color="auto" w:fill="auto"/>
            <w:vAlign w:val="center"/>
          </w:tcPr>
          <w:p w14:paraId="5E2B83AB" w14:textId="77777777" w:rsidR="00D1432E" w:rsidRPr="00CF41C1" w:rsidRDefault="00D1432E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Мультимедиа</w:t>
            </w:r>
          </w:p>
        </w:tc>
        <w:tc>
          <w:tcPr>
            <w:tcW w:w="5006" w:type="dxa"/>
            <w:shd w:val="clear" w:color="auto" w:fill="auto"/>
          </w:tcPr>
          <w:p w14:paraId="466726D7" w14:textId="5B63B7E4" w:rsidR="00D1432E" w:rsidRPr="00CF41C1" w:rsidRDefault="00D1432E" w:rsidP="00D1432E">
            <w:pPr>
              <w:rPr>
                <w:rFonts w:ascii="Arial" w:hAnsi="Arial" w:cs="Arial"/>
                <w:bCs/>
              </w:rPr>
            </w:pPr>
            <w:r w:rsidRPr="00CF41C1">
              <w:rPr>
                <w:rFonts w:ascii="Arial" w:hAnsi="Arial" w:cs="Arial"/>
                <w:bCs/>
              </w:rPr>
              <w:t>Полка для п</w:t>
            </w:r>
            <w:r w:rsidRPr="00CF41C1">
              <w:rPr>
                <w:rFonts w:ascii="Arial" w:hAnsi="Arial" w:cs="Arial"/>
                <w:bCs/>
                <w:lang w:val="ru-RU"/>
              </w:rPr>
              <w:t>р</w:t>
            </w:r>
            <w:r w:rsidRPr="00CF41C1">
              <w:rPr>
                <w:rFonts w:ascii="Arial" w:hAnsi="Arial" w:cs="Arial"/>
                <w:bCs/>
              </w:rPr>
              <w:t>оектора</w:t>
            </w:r>
          </w:p>
        </w:tc>
        <w:tc>
          <w:tcPr>
            <w:tcW w:w="1076" w:type="dxa"/>
            <w:shd w:val="clear" w:color="auto" w:fill="auto"/>
          </w:tcPr>
          <w:p w14:paraId="7E49D946" w14:textId="05E359D4" w:rsidR="00D1432E" w:rsidRPr="00CF41C1" w:rsidRDefault="00AC4464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41</w:t>
            </w:r>
          </w:p>
        </w:tc>
        <w:tc>
          <w:tcPr>
            <w:tcW w:w="1822" w:type="dxa"/>
            <w:shd w:val="clear" w:color="auto" w:fill="auto"/>
          </w:tcPr>
          <w:p w14:paraId="72214418" w14:textId="77777777" w:rsidR="00D1432E" w:rsidRPr="00CF41C1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BF2135" w:rsidRPr="00BF2135" w14:paraId="30DFFD62" w14:textId="77777777" w:rsidTr="00CF41C1">
        <w:tc>
          <w:tcPr>
            <w:tcW w:w="2376" w:type="dxa"/>
            <w:shd w:val="clear" w:color="auto" w:fill="auto"/>
            <w:vAlign w:val="center"/>
          </w:tcPr>
          <w:p w14:paraId="3205D443" w14:textId="3565658A" w:rsidR="00BF2135" w:rsidRPr="00CF41C1" w:rsidRDefault="00BF2135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Вентиляция</w:t>
            </w:r>
          </w:p>
        </w:tc>
        <w:tc>
          <w:tcPr>
            <w:tcW w:w="5006" w:type="dxa"/>
            <w:shd w:val="clear" w:color="auto" w:fill="auto"/>
          </w:tcPr>
          <w:p w14:paraId="24ACDFA4" w14:textId="60E63C4E" w:rsidR="00BF2135" w:rsidRPr="00CF41C1" w:rsidRDefault="00BF2135" w:rsidP="00D1432E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 xml:space="preserve">Руководство по монтажу изоляции </w:t>
            </w:r>
            <w:r w:rsidRPr="00CF41C1">
              <w:rPr>
                <w:rFonts w:ascii="Arial" w:hAnsi="Arial" w:cs="Arial"/>
                <w:bCs/>
              </w:rPr>
              <w:t>K</w:t>
            </w:r>
            <w:r w:rsidRPr="00CF41C1">
              <w:rPr>
                <w:rFonts w:ascii="Arial" w:hAnsi="Arial" w:cs="Arial"/>
                <w:bCs/>
                <w:lang w:val="ru-RU"/>
              </w:rPr>
              <w:t>-</w:t>
            </w:r>
            <w:r w:rsidRPr="00CF41C1">
              <w:rPr>
                <w:rFonts w:ascii="Arial" w:hAnsi="Arial" w:cs="Arial"/>
                <w:bCs/>
              </w:rPr>
              <w:t>FLEX</w:t>
            </w:r>
          </w:p>
        </w:tc>
        <w:tc>
          <w:tcPr>
            <w:tcW w:w="1076" w:type="dxa"/>
            <w:shd w:val="clear" w:color="auto" w:fill="auto"/>
          </w:tcPr>
          <w:p w14:paraId="170C4D21" w14:textId="366FC9CE" w:rsidR="00BF2135" w:rsidRPr="00CF41C1" w:rsidRDefault="00BF2135" w:rsidP="00CF41C1">
            <w:pPr>
              <w:jc w:val="center"/>
              <w:rPr>
                <w:rFonts w:ascii="Arial" w:hAnsi="Arial" w:cs="Arial"/>
              </w:rPr>
            </w:pPr>
            <w:r w:rsidRPr="00CF41C1">
              <w:rPr>
                <w:rFonts w:ascii="Arial" w:hAnsi="Arial" w:cs="Arial"/>
              </w:rPr>
              <w:t>42-57</w:t>
            </w:r>
          </w:p>
        </w:tc>
        <w:tc>
          <w:tcPr>
            <w:tcW w:w="1822" w:type="dxa"/>
            <w:shd w:val="clear" w:color="auto" w:fill="auto"/>
          </w:tcPr>
          <w:p w14:paraId="4DF7A774" w14:textId="77777777" w:rsidR="00BF2135" w:rsidRPr="00CF41C1" w:rsidRDefault="00BF2135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82DD6" w:rsidRPr="00BF2135" w14:paraId="2ADE403A" w14:textId="77777777" w:rsidTr="00CF41C1">
        <w:tc>
          <w:tcPr>
            <w:tcW w:w="2376" w:type="dxa"/>
            <w:shd w:val="clear" w:color="auto" w:fill="auto"/>
            <w:vAlign w:val="center"/>
          </w:tcPr>
          <w:p w14:paraId="639F3C48" w14:textId="6C2D5743" w:rsidR="00D82DD6" w:rsidRPr="00CF41C1" w:rsidRDefault="00D82DD6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 xml:space="preserve">Двери </w:t>
            </w:r>
          </w:p>
        </w:tc>
        <w:tc>
          <w:tcPr>
            <w:tcW w:w="5006" w:type="dxa"/>
            <w:shd w:val="clear" w:color="auto" w:fill="auto"/>
          </w:tcPr>
          <w:p w14:paraId="6ED874B7" w14:textId="0C7094DC" w:rsidR="00D82DD6" w:rsidRPr="00CF41C1" w:rsidRDefault="00D82DD6" w:rsidP="00D1432E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Двери запасного выхода</w:t>
            </w:r>
          </w:p>
        </w:tc>
        <w:tc>
          <w:tcPr>
            <w:tcW w:w="1076" w:type="dxa"/>
            <w:shd w:val="clear" w:color="auto" w:fill="auto"/>
          </w:tcPr>
          <w:p w14:paraId="0102732A" w14:textId="126F4EB1" w:rsidR="00D82DD6" w:rsidRPr="00CF41C1" w:rsidRDefault="00D82DD6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58</w:t>
            </w:r>
          </w:p>
        </w:tc>
        <w:tc>
          <w:tcPr>
            <w:tcW w:w="1822" w:type="dxa"/>
            <w:shd w:val="clear" w:color="auto" w:fill="auto"/>
          </w:tcPr>
          <w:p w14:paraId="5608CE46" w14:textId="77777777" w:rsidR="00D82DD6" w:rsidRPr="00CF41C1" w:rsidRDefault="00D82DD6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82DD6" w:rsidRPr="00D82DD6" w14:paraId="5091AA15" w14:textId="77777777" w:rsidTr="00CF41C1">
        <w:tc>
          <w:tcPr>
            <w:tcW w:w="2376" w:type="dxa"/>
            <w:shd w:val="clear" w:color="auto" w:fill="auto"/>
            <w:vAlign w:val="center"/>
          </w:tcPr>
          <w:p w14:paraId="036160C0" w14:textId="1CC7530E" w:rsidR="00D82DD6" w:rsidRPr="00CF41C1" w:rsidRDefault="00D82DD6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Потолок</w:t>
            </w:r>
          </w:p>
        </w:tc>
        <w:tc>
          <w:tcPr>
            <w:tcW w:w="5006" w:type="dxa"/>
            <w:shd w:val="clear" w:color="auto" w:fill="auto"/>
          </w:tcPr>
          <w:p w14:paraId="49C9479E" w14:textId="58C526B8" w:rsidR="00D82DD6" w:rsidRPr="00CF41C1" w:rsidRDefault="00D82DD6" w:rsidP="00D1432E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Схема крепления подвесных светильников через плиты Армстронг</w:t>
            </w:r>
          </w:p>
        </w:tc>
        <w:tc>
          <w:tcPr>
            <w:tcW w:w="1076" w:type="dxa"/>
            <w:shd w:val="clear" w:color="auto" w:fill="auto"/>
          </w:tcPr>
          <w:p w14:paraId="49CD5622" w14:textId="16DBCD87" w:rsidR="00D82DD6" w:rsidRPr="00CF41C1" w:rsidRDefault="00D82DD6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59</w:t>
            </w:r>
          </w:p>
        </w:tc>
        <w:tc>
          <w:tcPr>
            <w:tcW w:w="1822" w:type="dxa"/>
            <w:shd w:val="clear" w:color="auto" w:fill="auto"/>
          </w:tcPr>
          <w:p w14:paraId="656E391B" w14:textId="77777777" w:rsidR="00D82DD6" w:rsidRPr="00CF41C1" w:rsidRDefault="00D82DD6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1211E4" w:rsidRPr="001211E4" w14:paraId="51B91AA9" w14:textId="77777777" w:rsidTr="00CF41C1">
        <w:tc>
          <w:tcPr>
            <w:tcW w:w="2376" w:type="dxa"/>
            <w:shd w:val="clear" w:color="auto" w:fill="auto"/>
            <w:vAlign w:val="center"/>
          </w:tcPr>
          <w:p w14:paraId="1ADE64C6" w14:textId="14EC82D3" w:rsidR="001211E4" w:rsidRPr="00CF41C1" w:rsidRDefault="001211E4" w:rsidP="00CF41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CF41C1">
              <w:rPr>
                <w:rFonts w:ascii="Arial" w:hAnsi="Arial" w:cs="Arial"/>
                <w:b/>
                <w:lang w:val="ru-RU"/>
              </w:rPr>
              <w:t>Под</w:t>
            </w:r>
            <w:ins w:id="6" w:author="Claude" w:date="2026-08-20T07:36:00Z">
              <w:r w:rsidRPr="00CF41C1">
                <w:rPr>
                  <w:rFonts w:ascii="Arial" w:hAnsi="Arial" w:cs="Arial"/>
                  <w:b/>
                  <w:lang w:val="ru-RU"/>
                </w:rPr>
                <w:t>и</w:t>
              </w:r>
            </w:ins>
            <w:r w:rsidRPr="00CF41C1">
              <w:rPr>
                <w:rFonts w:ascii="Arial" w:hAnsi="Arial" w:cs="Arial"/>
                <w:b/>
                <w:lang w:val="ru-RU"/>
              </w:rPr>
              <w:t>ум СОКР</w:t>
            </w:r>
          </w:p>
        </w:tc>
        <w:tc>
          <w:tcPr>
            <w:tcW w:w="5006" w:type="dxa"/>
            <w:shd w:val="clear" w:color="auto" w:fill="auto"/>
          </w:tcPr>
          <w:p w14:paraId="60CCC46A" w14:textId="69F2D466" w:rsidR="001211E4" w:rsidRPr="00CF41C1" w:rsidRDefault="001211E4" w:rsidP="00D1432E">
            <w:pPr>
              <w:rPr>
                <w:rFonts w:ascii="Arial" w:hAnsi="Arial" w:cs="Arial"/>
                <w:bCs/>
                <w:lang w:val="ru-RU"/>
              </w:rPr>
            </w:pPr>
            <w:r w:rsidRPr="00CF41C1">
              <w:rPr>
                <w:rFonts w:ascii="Arial" w:hAnsi="Arial" w:cs="Arial"/>
                <w:bCs/>
                <w:lang w:val="ru-RU"/>
              </w:rPr>
              <w:t>Типовая схема устройства подиума в СОКР</w:t>
            </w:r>
          </w:p>
        </w:tc>
        <w:tc>
          <w:tcPr>
            <w:tcW w:w="1076" w:type="dxa"/>
            <w:shd w:val="clear" w:color="auto" w:fill="auto"/>
          </w:tcPr>
          <w:p w14:paraId="2A97F119" w14:textId="48A7B6ED" w:rsidR="001211E4" w:rsidRPr="00CF41C1" w:rsidRDefault="001211E4" w:rsidP="00CF41C1">
            <w:pPr>
              <w:jc w:val="center"/>
              <w:rPr>
                <w:rFonts w:ascii="Arial" w:hAnsi="Arial" w:cs="Arial"/>
                <w:lang w:val="ru-RU"/>
              </w:rPr>
            </w:pPr>
            <w:r w:rsidRPr="00CF41C1">
              <w:rPr>
                <w:rFonts w:ascii="Arial" w:hAnsi="Arial" w:cs="Arial"/>
                <w:lang w:val="ru-RU"/>
              </w:rPr>
              <w:t>60</w:t>
            </w:r>
          </w:p>
        </w:tc>
        <w:tc>
          <w:tcPr>
            <w:tcW w:w="1822" w:type="dxa"/>
            <w:shd w:val="clear" w:color="auto" w:fill="auto"/>
          </w:tcPr>
          <w:p w14:paraId="220916B6" w14:textId="77777777" w:rsidR="001211E4" w:rsidRPr="00CF41C1" w:rsidRDefault="001211E4" w:rsidP="00D1432E">
            <w:pPr>
              <w:rPr>
                <w:rFonts w:ascii="Arial" w:hAnsi="Arial" w:cs="Arial"/>
                <w:lang w:val="ru-RU"/>
              </w:rPr>
            </w:pPr>
          </w:p>
        </w:tc>
      </w:tr>
    </w:tbl>
    <w:p w14:paraId="78D2B34C" w14:textId="77777777" w:rsidR="001E66C8" w:rsidRDefault="001E66C8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sectPr w:rsidR="001E66C8" w:rsidSect="008B7AFB">
      <w:headerReference w:type="default" r:id="rId8"/>
      <w:footerReference w:type="even" r:id="rId9"/>
      <w:footerReference w:type="default" r:id="rId10"/>
      <w:headerReference w:type="first" r:id="rId11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DF3965" w14:textId="77777777" w:rsidR="00CF41C1" w:rsidRDefault="00CF41C1">
      <w:r>
        <w:separator/>
      </w:r>
    </w:p>
  </w:endnote>
  <w:endnote w:type="continuationSeparator" w:id="0">
    <w:p w14:paraId="00C245FA" w14:textId="77777777" w:rsidR="00CF41C1" w:rsidRDefault="00CF4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D00017" w14:textId="77777777" w:rsidR="0054084E" w:rsidRDefault="0054084E" w:rsidP="009F3A32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1A040CE" w14:textId="77777777" w:rsidR="0054084E" w:rsidRDefault="0054084E" w:rsidP="000B3DD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706AC1" w14:textId="111AB406" w:rsidR="003D29C4" w:rsidRDefault="003D29C4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F2135">
      <w:rPr>
        <w:noProof/>
      </w:rPr>
      <w:t>3</w:t>
    </w:r>
    <w:r>
      <w:rPr>
        <w:noProof/>
      </w:rPr>
      <w:fldChar w:fldCharType="end"/>
    </w:r>
  </w:p>
  <w:p w14:paraId="09BC29C3" w14:textId="77777777" w:rsidR="0054084E" w:rsidRDefault="0054084E" w:rsidP="000B3DD3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B88AF1" w14:textId="77777777" w:rsidR="00CF41C1" w:rsidRDefault="00CF41C1">
      <w:r>
        <w:separator/>
      </w:r>
    </w:p>
  </w:footnote>
  <w:footnote w:type="continuationSeparator" w:id="0">
    <w:p w14:paraId="46EDE520" w14:textId="77777777" w:rsidR="00CF41C1" w:rsidRDefault="00CF4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14" w:type="dxa"/>
      <w:tblLook w:val="04A0" w:firstRow="1" w:lastRow="0" w:firstColumn="1" w:lastColumn="0" w:noHBand="0" w:noVBand="1"/>
    </w:tblPr>
    <w:tblGrid>
      <w:gridCol w:w="7479"/>
      <w:gridCol w:w="2835"/>
    </w:tblGrid>
    <w:tr w:rsidR="00444371" w14:paraId="0ABF357A" w14:textId="77777777" w:rsidTr="00CF41C1">
      <w:tc>
        <w:tcPr>
          <w:tcW w:w="7479" w:type="dxa"/>
          <w:shd w:val="clear" w:color="auto" w:fill="auto"/>
        </w:tcPr>
        <w:p w14:paraId="73285119" w14:textId="6670B46C" w:rsidR="00444371" w:rsidRDefault="00444371" w:rsidP="00444371">
          <w:pPr>
            <w:pStyle w:val="a5"/>
          </w:pPr>
          <w:r w:rsidRPr="00CF41C1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 w:rsidR="001E66C8" w:rsidRPr="00CF41C1">
            <w:rPr>
              <w:rFonts w:ascii="Arial" w:hAnsi="Arial" w:cs="Arial"/>
              <w:b/>
              <w:color w:val="000080"/>
              <w:lang w:val="en-US"/>
            </w:rPr>
            <w:t>9</w:t>
          </w:r>
          <w:r w:rsidRPr="00CF41C1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835" w:type="dxa"/>
          <w:shd w:val="clear" w:color="auto" w:fill="auto"/>
        </w:tcPr>
        <w:p w14:paraId="6CBC3161" w14:textId="77777777" w:rsidR="00444371" w:rsidRDefault="001A5421" w:rsidP="00CF41C1">
          <w:pPr>
            <w:pStyle w:val="a5"/>
            <w:jc w:val="right"/>
          </w:pPr>
          <w:r>
            <w:rPr>
              <w:noProof/>
            </w:rPr>
            <w:pict w14:anchorId="63208F5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8.6pt;height:22.8pt;mso-position-horizontal:absolute">
                <v:imagedata r:id="rId1" o:title="alfa-additional-logo_ru_red"/>
              </v:shape>
            </w:pict>
          </w:r>
        </w:p>
      </w:tc>
    </w:tr>
  </w:tbl>
  <w:p w14:paraId="5BD0D161" w14:textId="77777777" w:rsidR="0054084E" w:rsidRPr="001F65A4" w:rsidRDefault="00CF41C1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</w:rPr>
      <w:pict w14:anchorId="29C5D0D4">
        <v:line id="_x0000_s2050" style="position:absolute;left:0;text-align:left;z-index:1;mso-position-horizontal-relative:text;mso-position-vertical-relative:text" from="-2.25pt,9.7pt" to="552.35pt,9.7pt" o:allowincell="f" strokeweight="1.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FB7D84" w14:textId="77777777" w:rsidR="00214E51" w:rsidRDefault="00CF41C1" w:rsidP="00214E51">
    <w:pPr>
      <w:pStyle w:val="a5"/>
      <w:jc w:val="right"/>
    </w:pPr>
    <w:r>
      <w:rPr>
        <w:noProof/>
      </w:rPr>
      <w:pict w14:anchorId="24E9286A">
        <v:line id="_x0000_s2052" style="position:absolute;left:0;text-align:left;z-index:2" from="-10.85pt,45.75pt" to="543.75pt,45.75pt" o:allowincell="f" strokeweight="1.5pt"/>
      </w:pict>
    </w:r>
    <w:r w:rsidR="001A5421">
      <w:pict w14:anchorId="1FC024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27.2pt;height:37.8pt">
          <v:imagedata r:id="rId1" o:title="alfa-bank-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774F"/>
    <w:rsid w:val="000B7E06"/>
    <w:rsid w:val="000C0AC0"/>
    <w:rsid w:val="000C0EAB"/>
    <w:rsid w:val="000C1AD2"/>
    <w:rsid w:val="000C26BB"/>
    <w:rsid w:val="000C2BD8"/>
    <w:rsid w:val="000C70EE"/>
    <w:rsid w:val="000C7ACF"/>
    <w:rsid w:val="000C7B5D"/>
    <w:rsid w:val="000D0F0F"/>
    <w:rsid w:val="000D2572"/>
    <w:rsid w:val="000D2782"/>
    <w:rsid w:val="000D43DC"/>
    <w:rsid w:val="000D4B91"/>
    <w:rsid w:val="000D5630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1E4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42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2811"/>
    <w:rsid w:val="001C5E79"/>
    <w:rsid w:val="001C72B0"/>
    <w:rsid w:val="001D00C5"/>
    <w:rsid w:val="001D136C"/>
    <w:rsid w:val="001D354C"/>
    <w:rsid w:val="001D48F6"/>
    <w:rsid w:val="001D57B8"/>
    <w:rsid w:val="001D58F9"/>
    <w:rsid w:val="001D7E14"/>
    <w:rsid w:val="001E2A6B"/>
    <w:rsid w:val="001E3138"/>
    <w:rsid w:val="001E3743"/>
    <w:rsid w:val="001E66C8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2E93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19CF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6C2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0B23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C41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3732C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3CFD"/>
    <w:rsid w:val="004243A7"/>
    <w:rsid w:val="004260C4"/>
    <w:rsid w:val="004264D8"/>
    <w:rsid w:val="00426B10"/>
    <w:rsid w:val="004272AB"/>
    <w:rsid w:val="004274FB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3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0B55"/>
    <w:rsid w:val="004A10E9"/>
    <w:rsid w:val="004A1574"/>
    <w:rsid w:val="004A1F32"/>
    <w:rsid w:val="004A2A8D"/>
    <w:rsid w:val="004A387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8C1"/>
    <w:rsid w:val="00550916"/>
    <w:rsid w:val="00550EF5"/>
    <w:rsid w:val="00551585"/>
    <w:rsid w:val="00553227"/>
    <w:rsid w:val="0055352C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2B8E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229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3DE0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1F4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863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1AC4"/>
    <w:rsid w:val="008420E3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35BD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0B2C"/>
    <w:rsid w:val="00A61974"/>
    <w:rsid w:val="00A6438C"/>
    <w:rsid w:val="00A6538B"/>
    <w:rsid w:val="00A66683"/>
    <w:rsid w:val="00A676AB"/>
    <w:rsid w:val="00A70A30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474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5D1D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19AC"/>
    <w:rsid w:val="00AC2A0F"/>
    <w:rsid w:val="00AC376F"/>
    <w:rsid w:val="00AC4464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2F1A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7F13"/>
    <w:rsid w:val="00B70E98"/>
    <w:rsid w:val="00B71C3C"/>
    <w:rsid w:val="00B72219"/>
    <w:rsid w:val="00B73520"/>
    <w:rsid w:val="00B739FC"/>
    <w:rsid w:val="00B7532C"/>
    <w:rsid w:val="00B758BE"/>
    <w:rsid w:val="00B75EFA"/>
    <w:rsid w:val="00B762C2"/>
    <w:rsid w:val="00B76A07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1FF2"/>
    <w:rsid w:val="00BB4482"/>
    <w:rsid w:val="00BB518E"/>
    <w:rsid w:val="00BB5543"/>
    <w:rsid w:val="00BC01E8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135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5E7"/>
    <w:rsid w:val="00C529CF"/>
    <w:rsid w:val="00C52AF2"/>
    <w:rsid w:val="00C5349D"/>
    <w:rsid w:val="00C54C53"/>
    <w:rsid w:val="00C55D05"/>
    <w:rsid w:val="00C563CC"/>
    <w:rsid w:val="00C63A1C"/>
    <w:rsid w:val="00C641AB"/>
    <w:rsid w:val="00C64C09"/>
    <w:rsid w:val="00C663C2"/>
    <w:rsid w:val="00C66F75"/>
    <w:rsid w:val="00C704D3"/>
    <w:rsid w:val="00C70B7F"/>
    <w:rsid w:val="00C72177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26F8"/>
    <w:rsid w:val="00CE4A58"/>
    <w:rsid w:val="00CE5426"/>
    <w:rsid w:val="00CF15FC"/>
    <w:rsid w:val="00CF2552"/>
    <w:rsid w:val="00CF32E8"/>
    <w:rsid w:val="00CF3C26"/>
    <w:rsid w:val="00CF41C1"/>
    <w:rsid w:val="00CF51C6"/>
    <w:rsid w:val="00CF5DAE"/>
    <w:rsid w:val="00CF70EB"/>
    <w:rsid w:val="00CF7207"/>
    <w:rsid w:val="00CF74D2"/>
    <w:rsid w:val="00D02961"/>
    <w:rsid w:val="00D06267"/>
    <w:rsid w:val="00D1288A"/>
    <w:rsid w:val="00D142A7"/>
    <w:rsid w:val="00D1432E"/>
    <w:rsid w:val="00D15304"/>
    <w:rsid w:val="00D15DAB"/>
    <w:rsid w:val="00D161C9"/>
    <w:rsid w:val="00D16A6D"/>
    <w:rsid w:val="00D17405"/>
    <w:rsid w:val="00D1794D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5928"/>
    <w:rsid w:val="00D375D5"/>
    <w:rsid w:val="00D425D3"/>
    <w:rsid w:val="00D42BA0"/>
    <w:rsid w:val="00D43752"/>
    <w:rsid w:val="00D43F4E"/>
    <w:rsid w:val="00D44931"/>
    <w:rsid w:val="00D450F9"/>
    <w:rsid w:val="00D458AA"/>
    <w:rsid w:val="00D45A9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2DD6"/>
    <w:rsid w:val="00D849C0"/>
    <w:rsid w:val="00D8508B"/>
    <w:rsid w:val="00D90622"/>
    <w:rsid w:val="00D90804"/>
    <w:rsid w:val="00D91C0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34C5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00D"/>
    <w:rsid w:val="00EF4691"/>
    <w:rsid w:val="00EF624D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6CD5"/>
    <w:rsid w:val="00FA05CA"/>
    <w:rsid w:val="00FA41B9"/>
    <w:rsid w:val="00FA4E9D"/>
    <w:rsid w:val="00FA62EE"/>
    <w:rsid w:val="00FB386B"/>
    <w:rsid w:val="00FB3D95"/>
    <w:rsid w:val="00FB66F1"/>
    <w:rsid w:val="00FC0C7E"/>
    <w:rsid w:val="00FC27C1"/>
    <w:rsid w:val="00FC345A"/>
    <w:rsid w:val="00FC54A2"/>
    <w:rsid w:val="00FC5B4B"/>
    <w:rsid w:val="00FC7B4D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D4F"/>
    <w:rsid w:val="00FF5AD7"/>
    <w:rsid w:val="00FF5F78"/>
    <w:rsid w:val="00FF6017"/>
    <w:rsid w:val="00FF681E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02344C72"/>
  <w15:chartTrackingRefBased/>
  <w15:docId w15:val="{A0482142-78F8-4555-953A-6C6D026A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7">
    <w:name w:val="footer"/>
    <w:basedOn w:val="a0"/>
    <w:link w:val="a8"/>
    <w:uiPriority w:val="99"/>
    <w:rsid w:val="00C4387E"/>
    <w:pPr>
      <w:tabs>
        <w:tab w:val="center" w:pos="4320"/>
        <w:tab w:val="right" w:pos="8640"/>
      </w:tabs>
    </w:pPr>
  </w:style>
  <w:style w:type="character" w:styleId="a9">
    <w:name w:val="page number"/>
    <w:basedOn w:val="a1"/>
    <w:rsid w:val="000B3DD3"/>
  </w:style>
  <w:style w:type="paragraph" w:styleId="aa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b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c">
    <w:name w:val="Normal (Web)"/>
    <w:basedOn w:val="a0"/>
    <w:uiPriority w:val="99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d">
    <w:name w:val="annotation reference"/>
    <w:semiHidden/>
    <w:rsid w:val="005D072E"/>
    <w:rPr>
      <w:sz w:val="16"/>
      <w:szCs w:val="16"/>
    </w:rPr>
  </w:style>
  <w:style w:type="paragraph" w:styleId="ae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f">
    <w:name w:val="Hyperlink"/>
    <w:uiPriority w:val="99"/>
    <w:rsid w:val="00786AD9"/>
    <w:rPr>
      <w:color w:val="0000FF"/>
      <w:u w:val="single"/>
    </w:rPr>
  </w:style>
  <w:style w:type="paragraph" w:styleId="af0">
    <w:name w:val="annotation subject"/>
    <w:basedOn w:val="ae"/>
    <w:next w:val="ae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1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2">
    <w:name w:val="Body Text Indent"/>
    <w:basedOn w:val="a0"/>
    <w:rsid w:val="007C080C"/>
    <w:pPr>
      <w:spacing w:after="120"/>
      <w:ind w:left="283"/>
    </w:pPr>
  </w:style>
  <w:style w:type="paragraph" w:styleId="af3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4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5">
    <w:name w:val="Отступ"/>
    <w:basedOn w:val="a0"/>
    <w:rsid w:val="00B43E9E"/>
    <w:pPr>
      <w:spacing w:before="120"/>
      <w:ind w:left="3119" w:hanging="3119"/>
    </w:pPr>
    <w:rPr>
      <w:shadow/>
      <w:sz w:val="22"/>
      <w:lang w:val="ru-RU" w:eastAsia="ru-RU"/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customStyle="1" w:styleId="11">
    <w:name w:val="Неразрешенное упоминание1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8">
    <w:name w:val="Нижний колонтитул Знак"/>
    <w:link w:val="a7"/>
    <w:uiPriority w:val="99"/>
    <w:rsid w:val="003D29C4"/>
    <w:rPr>
      <w:lang w:val="en-US" w:eastAsia="en-US"/>
    </w:rPr>
  </w:style>
  <w:style w:type="character" w:customStyle="1" w:styleId="a6">
    <w:name w:val="Верхний колонтитул Знак"/>
    <w:link w:val="a5"/>
    <w:rsid w:val="001E66C8"/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A4AA0-A9CC-44D3-9114-3D66E9975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3</Pages>
  <Words>642</Words>
  <Characters>3663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ALI</cp:lastModifiedBy>
  <cp:revision>35</cp:revision>
  <cp:lastPrinted>2010-03-22T11:21:00Z</cp:lastPrinted>
  <dcterms:created xsi:type="dcterms:W3CDTF">2021-07-22T13:08:00Z</dcterms:created>
  <dcterms:modified xsi:type="dcterms:W3CDTF">2026-08-20T09:36:00Z</dcterms:modified>
</cp:coreProperties>
</file>