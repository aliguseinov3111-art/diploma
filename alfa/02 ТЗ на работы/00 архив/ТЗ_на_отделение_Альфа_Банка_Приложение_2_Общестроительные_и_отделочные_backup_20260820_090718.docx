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C9CC7B" w14:textId="77777777" w:rsidR="000907A4" w:rsidRPr="008B7AFB" w:rsidRDefault="00B95364" w:rsidP="002A31E8">
      <w:pPr>
        <w:pStyle w:val="1"/>
        <w:rPr>
          <w:sz w:val="24"/>
          <w:szCs w:val="24"/>
        </w:rPr>
      </w:pPr>
      <w:bookmarkStart w:id="0" w:name="_Toc167014725"/>
      <w:bookmarkStart w:id="1" w:name="_Toc167015936"/>
      <w:bookmarkStart w:id="2" w:name="_Toc167016099"/>
      <w:bookmarkStart w:id="3" w:name="_Toc167017371"/>
      <w:bookmarkStart w:id="4" w:name="_Toc176260306"/>
      <w:bookmarkStart w:id="5" w:name="_Toc208050220"/>
      <w:bookmarkStart w:id="6" w:name="_Toc208301291"/>
      <w:bookmarkStart w:id="7" w:name="_Toc208306114"/>
      <w:bookmarkStart w:id="8" w:name="_Toc208314213"/>
      <w:bookmarkStart w:id="9" w:name="_Toc210452707"/>
      <w:bookmarkStart w:id="10" w:name="_Toc210458792"/>
      <w:bookmarkStart w:id="11" w:name="_Toc211341542"/>
      <w:bookmarkStart w:id="12" w:name="_Toc217461655"/>
      <w:bookmarkStart w:id="13" w:name="_Toc231046560"/>
      <w:bookmarkStart w:id="14" w:name="_Toc231046715"/>
      <w:bookmarkStart w:id="15" w:name="_Toc231046875"/>
      <w:bookmarkStart w:id="16" w:name="_Toc245804972"/>
      <w:bookmarkStart w:id="17" w:name="_Toc245896302"/>
      <w:bookmarkStart w:id="18" w:name="_Toc245896415"/>
      <w:r>
        <w:rPr>
          <w:sz w:val="24"/>
          <w:szCs w:val="24"/>
        </w:rPr>
        <w:t xml:space="preserve">ТРЕБОВАНИЯ К </w:t>
      </w:r>
      <w:r w:rsidR="008B7AFB" w:rsidRPr="008B7AFB">
        <w:rPr>
          <w:sz w:val="24"/>
          <w:szCs w:val="24"/>
        </w:rPr>
        <w:t>ОБЩЕСТРОИТЕЛЬНЫ</w:t>
      </w:r>
      <w:r>
        <w:rPr>
          <w:sz w:val="24"/>
          <w:szCs w:val="24"/>
        </w:rPr>
        <w:t>М</w:t>
      </w:r>
      <w:r w:rsidR="008B7AFB" w:rsidRPr="008B7AFB">
        <w:rPr>
          <w:sz w:val="24"/>
          <w:szCs w:val="24"/>
        </w:rPr>
        <w:t xml:space="preserve"> </w:t>
      </w:r>
      <w:r>
        <w:rPr>
          <w:sz w:val="24"/>
          <w:szCs w:val="24"/>
        </w:rPr>
        <w:t>И</w:t>
      </w:r>
      <w:r w:rsidR="008B7AFB" w:rsidRPr="008B7AFB">
        <w:rPr>
          <w:sz w:val="24"/>
          <w:szCs w:val="24"/>
        </w:rPr>
        <w:t xml:space="preserve"> ОТДЕЛОЧНЫ</w:t>
      </w:r>
      <w:r>
        <w:rPr>
          <w:sz w:val="24"/>
          <w:szCs w:val="24"/>
        </w:rPr>
        <w:t>М</w:t>
      </w:r>
      <w:r w:rsidR="008B7AFB" w:rsidRPr="008B7AFB">
        <w:rPr>
          <w:sz w:val="24"/>
          <w:szCs w:val="24"/>
        </w:rPr>
        <w:t xml:space="preserve"> РАБОТ</w:t>
      </w:r>
      <w:r>
        <w:rPr>
          <w:sz w:val="24"/>
          <w:szCs w:val="24"/>
        </w:rPr>
        <w:t>АМ</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14:paraId="4109E262" w14:textId="652187F8" w:rsidR="009E457E" w:rsidRPr="008B7AFB" w:rsidRDefault="002959F3" w:rsidP="009E457E">
      <w:pPr>
        <w:pStyle w:val="ReportLevel2Char"/>
        <w:numPr>
          <w:ilvl w:val="0"/>
          <w:numId w:val="50"/>
        </w:numPr>
        <w:jc w:val="both"/>
        <w:rPr>
          <w:rFonts w:cs="Arial"/>
          <w:color w:val="000000"/>
          <w:sz w:val="20"/>
          <w:lang w:val="ru-RU"/>
        </w:rPr>
      </w:pPr>
      <w:r>
        <w:rPr>
          <w:bCs/>
          <w:color w:val="000000"/>
          <w:sz w:val="20"/>
          <w:lang w:val="ru-RU" w:eastAsia="ja-JP"/>
        </w:rPr>
        <w:t>Общие положения</w:t>
      </w:r>
    </w:p>
    <w:p w14:paraId="78FECBAB" w14:textId="648EFA86" w:rsidR="002959F3" w:rsidRPr="002959F3" w:rsidRDefault="002959F3" w:rsidP="002959F3">
      <w:pPr>
        <w:pStyle w:val="ReportText"/>
        <w:numPr>
          <w:ilvl w:val="1"/>
          <w:numId w:val="50"/>
        </w:numPr>
        <w:ind w:left="0" w:firstLine="0"/>
        <w:jc w:val="both"/>
        <w:rPr>
          <w:rFonts w:ascii="Arial" w:hAnsi="Arial" w:cs="Arial"/>
          <w:color w:val="000000"/>
          <w:sz w:val="20"/>
          <w:lang w:val="ru-RU"/>
        </w:rPr>
      </w:pPr>
      <w:r w:rsidRPr="002959F3">
        <w:rPr>
          <w:rFonts w:ascii="Arial" w:hAnsi="Arial" w:cs="Arial"/>
          <w:color w:val="000000"/>
          <w:sz w:val="20"/>
          <w:lang w:val="ru-RU"/>
        </w:rPr>
        <w:t>Проектная документация раздела Архитектурно-Интерьерные решения (далее АР) должна быть разработана в соответствии с согласованной Заказчиком дизайн-концепцией, а также со следующими нормативными документами:</w:t>
      </w:r>
    </w:p>
    <w:p w14:paraId="61D852A9" w14:textId="21361041"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Федеральный закон от 22 июля 2008 г. N 123-ФЗ Технический регламент о требованиях пожарной безопасности;</w:t>
      </w:r>
    </w:p>
    <w:p w14:paraId="42E7FAD5" w14:textId="2934E4E6"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Федеральный закон от 30 декабря 2009 г. N 384-ФЗ Технический регламент о безопасности зданий и сооружений;</w:t>
      </w:r>
    </w:p>
    <w:p w14:paraId="588E8443" w14:textId="017004EC"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1.13130.2020 Системы противопожарной защиты. Эвакуационные пути и выходы;</w:t>
      </w:r>
    </w:p>
    <w:p w14:paraId="6E74D1BC" w14:textId="6F232CD6"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2.13130.2020 Системы противопожарной защиты. Обеспечение огнестойкости объектов защиты;</w:t>
      </w:r>
    </w:p>
    <w:p w14:paraId="129EF982" w14:textId="39D9671B"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14:paraId="77D6AC64" w14:textId="3817E112"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12.13130.2009 Определение категорий помещений, зданий и наружных установок по взрывопожарной и пожарной опасности;</w:t>
      </w:r>
    </w:p>
    <w:p w14:paraId="01A07311" w14:textId="4AC1B043"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16.13330.2017 Стальные конструкции;</w:t>
      </w:r>
    </w:p>
    <w:p w14:paraId="036AF4AC" w14:textId="59315B07"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28.13330.2017 Защита строительных конструкций от коррозии;</w:t>
      </w:r>
    </w:p>
    <w:p w14:paraId="39392561" w14:textId="5F40BF7C"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29.13330.2011 Полы;</w:t>
      </w:r>
    </w:p>
    <w:p w14:paraId="605BD6BB" w14:textId="384DDD0F"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44.13330.2011 Административные и бытовые здания;</w:t>
      </w:r>
    </w:p>
    <w:p w14:paraId="3E49B261" w14:textId="413C6690"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52.13330.2016 Естественное и искусственное освещение;</w:t>
      </w:r>
    </w:p>
    <w:p w14:paraId="2C4D030A" w14:textId="7E7740C2"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59.13330.2020 Доступность зданий и сооружений для маломобильных групп населения;</w:t>
      </w:r>
    </w:p>
    <w:p w14:paraId="217A5B45" w14:textId="4AFD316A"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71.13330.2017 Изоляционные и отделочные покрытия;</w:t>
      </w:r>
    </w:p>
    <w:p w14:paraId="6E0C283A" w14:textId="138522DD"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112.13330.2011 Пожарная безопасность зданий и сооружений;</w:t>
      </w:r>
    </w:p>
    <w:p w14:paraId="637021D1" w14:textId="444B5FF1"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118.13330.2012 Общественные здания и сооружения;</w:t>
      </w:r>
    </w:p>
    <w:p w14:paraId="5FCE4CBB" w14:textId="66199D69"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128.13330.2016 Алюминиевые конструкции;</w:t>
      </w:r>
    </w:p>
    <w:p w14:paraId="08627ACD" w14:textId="6D8C039B"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136.13330.2012 Здания и сооружения. Общие положения проектирования с учетом до-</w:t>
      </w:r>
      <w:proofErr w:type="spellStart"/>
      <w:r w:rsidRPr="002959F3">
        <w:rPr>
          <w:rFonts w:ascii="Arial" w:hAnsi="Arial" w:cs="Arial"/>
          <w:color w:val="000000"/>
          <w:sz w:val="20"/>
          <w:lang w:val="ru-RU"/>
        </w:rPr>
        <w:t>ступности</w:t>
      </w:r>
      <w:proofErr w:type="spellEnd"/>
      <w:r w:rsidRPr="002959F3">
        <w:rPr>
          <w:rFonts w:ascii="Arial" w:hAnsi="Arial" w:cs="Arial"/>
          <w:color w:val="000000"/>
          <w:sz w:val="20"/>
          <w:lang w:val="ru-RU"/>
        </w:rPr>
        <w:t xml:space="preserve"> для маломобильных групп населения;</w:t>
      </w:r>
    </w:p>
    <w:p w14:paraId="450DCE48" w14:textId="321A3FE4"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138.13330.2012 Общественные здания и сооружения, доступные маломобильным группам населения. Правила проектирования;</w:t>
      </w:r>
    </w:p>
    <w:p w14:paraId="3DAF88C2" w14:textId="3411E319"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 xml:space="preserve">СП 163.1325800.2014 Конструкции с применением гипсокартонных и </w:t>
      </w:r>
      <w:proofErr w:type="spellStart"/>
      <w:r w:rsidRPr="002959F3">
        <w:rPr>
          <w:rFonts w:ascii="Arial" w:hAnsi="Arial" w:cs="Arial"/>
          <w:color w:val="000000"/>
          <w:sz w:val="20"/>
          <w:lang w:val="ru-RU"/>
        </w:rPr>
        <w:t>гипсоволокнистых</w:t>
      </w:r>
      <w:proofErr w:type="spellEnd"/>
      <w:r w:rsidRPr="002959F3">
        <w:rPr>
          <w:rFonts w:ascii="Arial" w:hAnsi="Arial" w:cs="Arial"/>
          <w:color w:val="000000"/>
          <w:sz w:val="20"/>
          <w:lang w:val="ru-RU"/>
        </w:rPr>
        <w:t xml:space="preserve"> листов. Правила проектирования и монтажа;</w:t>
      </w:r>
    </w:p>
    <w:p w14:paraId="121E43D6" w14:textId="1EA71C2A"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294.1325800.2017 Конструкции стальные. Правила проектирования;</w:t>
      </w:r>
    </w:p>
    <w:p w14:paraId="2E1D158D" w14:textId="2D4204AF"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ГОСТ Р 21.101-2020 Система проектной̆ документации для строительства. Основные требования к проектной и рабочей документации;</w:t>
      </w:r>
    </w:p>
    <w:p w14:paraId="2CD08D87" w14:textId="58BA75CE"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ГОСТ 21.501-2018 Система проектной документации для строительства. Правила выполнения рабочей документации архитектурных и конструктивных решений;</w:t>
      </w:r>
    </w:p>
    <w:p w14:paraId="57D23C93" w14:textId="7A7D2B0F"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ГОСТ 21.507-81 Система проектной документации для строительства. Интерьеры. Рабочие чертежи;</w:t>
      </w:r>
    </w:p>
    <w:p w14:paraId="376AA6A6" w14:textId="57D88A68" w:rsidR="002959F3" w:rsidRPr="002959F3" w:rsidRDefault="002959F3" w:rsidP="009A119D">
      <w:pPr>
        <w:pStyle w:val="ReportText"/>
        <w:jc w:val="both"/>
        <w:rPr>
          <w:rFonts w:ascii="Arial" w:hAnsi="Arial" w:cs="Arial"/>
          <w:color w:val="000000"/>
          <w:sz w:val="20"/>
          <w:lang w:val="ru-RU"/>
        </w:rPr>
      </w:pPr>
      <w:r w:rsidRPr="002959F3">
        <w:rPr>
          <w:rFonts w:ascii="Arial" w:hAnsi="Arial" w:cs="Arial"/>
          <w:color w:val="000000"/>
          <w:sz w:val="20"/>
          <w:lang w:val="ru-RU"/>
        </w:rPr>
        <w:lastRenderedPageBreak/>
        <w:t xml:space="preserve">а также другими документами, в соответствии с </w:t>
      </w:r>
      <w:r>
        <w:rPr>
          <w:rFonts w:ascii="Arial" w:hAnsi="Arial" w:cs="Arial"/>
          <w:color w:val="000000"/>
          <w:sz w:val="20"/>
          <w:lang w:val="ru-RU"/>
        </w:rPr>
        <w:t>Общей частью</w:t>
      </w:r>
      <w:r w:rsidRPr="002959F3">
        <w:rPr>
          <w:rFonts w:ascii="Arial" w:hAnsi="Arial" w:cs="Arial"/>
          <w:color w:val="000000"/>
          <w:sz w:val="20"/>
          <w:lang w:val="ru-RU"/>
        </w:rPr>
        <w:t xml:space="preserve"> данного ТЗ.</w:t>
      </w:r>
    </w:p>
    <w:p w14:paraId="11880094" w14:textId="55994218" w:rsidR="002959F3" w:rsidRPr="002959F3" w:rsidRDefault="002959F3" w:rsidP="002959F3">
      <w:pPr>
        <w:pStyle w:val="ReportText"/>
        <w:numPr>
          <w:ilvl w:val="1"/>
          <w:numId w:val="50"/>
        </w:numPr>
        <w:ind w:left="0" w:firstLine="0"/>
        <w:jc w:val="both"/>
        <w:rPr>
          <w:rFonts w:ascii="Arial" w:hAnsi="Arial" w:cs="Arial"/>
          <w:color w:val="000000"/>
          <w:sz w:val="20"/>
          <w:lang w:val="ru-RU"/>
        </w:rPr>
      </w:pPr>
      <w:r w:rsidRPr="002959F3">
        <w:rPr>
          <w:rFonts w:ascii="Arial" w:hAnsi="Arial" w:cs="Arial"/>
          <w:color w:val="000000"/>
          <w:sz w:val="20"/>
          <w:lang w:val="ru-RU"/>
        </w:rPr>
        <w:t>В состав проектной документации раздела АР должны входить:</w:t>
      </w:r>
    </w:p>
    <w:p w14:paraId="298AF22D" w14:textId="5C492769"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общие данные по рабочим чертежам;</w:t>
      </w:r>
    </w:p>
    <w:p w14:paraId="52797BF8" w14:textId="04463D93"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 xml:space="preserve">планы демонтажа и монтажа перегородок и дверей, расстановки мебели, конструкций полов и напольных покрытий, потолков и светильников, расстановки </w:t>
      </w:r>
      <w:proofErr w:type="spellStart"/>
      <w:r w:rsidRPr="002959F3">
        <w:rPr>
          <w:rFonts w:ascii="Arial" w:hAnsi="Arial" w:cs="Arial"/>
          <w:color w:val="000000"/>
          <w:sz w:val="20"/>
          <w:lang w:val="ru-RU"/>
        </w:rPr>
        <w:t>электроустановочных</w:t>
      </w:r>
      <w:proofErr w:type="spellEnd"/>
      <w:r w:rsidRPr="002959F3">
        <w:rPr>
          <w:rFonts w:ascii="Arial" w:hAnsi="Arial" w:cs="Arial"/>
          <w:color w:val="000000"/>
          <w:sz w:val="20"/>
          <w:lang w:val="ru-RU"/>
        </w:rPr>
        <w:t xml:space="preserve"> изделий;</w:t>
      </w:r>
    </w:p>
    <w:p w14:paraId="1995A7D9" w14:textId="51983FAC"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разрезы;</w:t>
      </w:r>
    </w:p>
    <w:p w14:paraId="1D54DFA4" w14:textId="2F912EED"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виды и развертки внутренних поверхностей стен;</w:t>
      </w:r>
    </w:p>
    <w:p w14:paraId="5C1445B5" w14:textId="7ED225EA"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схемы расположения элементов сборных и мобильных перегородок;</w:t>
      </w:r>
    </w:p>
    <w:p w14:paraId="10C31443" w14:textId="70C02A9B"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схемы расположения элементов заполнения оконных и других проемов;</w:t>
      </w:r>
    </w:p>
    <w:p w14:paraId="26ED0A36" w14:textId="0F19D558"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схемы расположения элементов встраиваемой мебели;</w:t>
      </w:r>
    </w:p>
    <w:p w14:paraId="6EAD721C" w14:textId="24983163"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ведомость отделки помещений;</w:t>
      </w:r>
    </w:p>
    <w:p w14:paraId="0EFF9ABB" w14:textId="367E00E8"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спецификации к планам и схемам расположения.</w:t>
      </w:r>
    </w:p>
    <w:p w14:paraId="3194E4E3" w14:textId="2FEC9B06" w:rsidR="002959F3" w:rsidRDefault="002959F3" w:rsidP="002959F3">
      <w:pPr>
        <w:pStyle w:val="ReportText"/>
        <w:numPr>
          <w:ilvl w:val="1"/>
          <w:numId w:val="50"/>
        </w:numPr>
        <w:ind w:left="0" w:firstLine="0"/>
        <w:jc w:val="both"/>
        <w:rPr>
          <w:rFonts w:ascii="Arial" w:hAnsi="Arial" w:cs="Arial"/>
          <w:color w:val="000000"/>
          <w:sz w:val="20"/>
          <w:lang w:val="ru-RU"/>
        </w:rPr>
      </w:pPr>
      <w:r w:rsidRPr="002959F3">
        <w:rPr>
          <w:rFonts w:ascii="Arial" w:hAnsi="Arial" w:cs="Arial"/>
          <w:color w:val="000000"/>
          <w:sz w:val="20"/>
          <w:lang w:val="ru-RU"/>
        </w:rPr>
        <w:t xml:space="preserve">Оборудование и применяемые материалы предусмотреть в соответствии с Приложением </w:t>
      </w:r>
      <w:ins w:id="19" w:author="Administrator" w:date="2024-10-02T11:21:00Z">
        <w:r w:rsidR="00655100">
          <w:rPr>
            <w:rFonts w:ascii="Arial" w:hAnsi="Arial" w:cs="Arial"/>
            <w:color w:val="000000"/>
            <w:sz w:val="20"/>
            <w:lang w:val="ru-RU"/>
          </w:rPr>
          <w:t>№1</w:t>
        </w:r>
      </w:ins>
      <w:del w:id="20" w:author="Administrator" w:date="2024-10-02T11:21:00Z">
        <w:r w:rsidDel="00655100">
          <w:rPr>
            <w:rFonts w:ascii="Arial" w:hAnsi="Arial" w:cs="Arial"/>
            <w:color w:val="000000"/>
            <w:sz w:val="20"/>
            <w:lang w:val="ru-RU"/>
          </w:rPr>
          <w:delText>8</w:delText>
        </w:r>
      </w:del>
      <w:r w:rsidRPr="002959F3">
        <w:rPr>
          <w:rFonts w:ascii="Arial" w:hAnsi="Arial" w:cs="Arial"/>
          <w:color w:val="000000"/>
          <w:sz w:val="20"/>
          <w:lang w:val="ru-RU"/>
        </w:rPr>
        <w:t>.</w:t>
      </w:r>
    </w:p>
    <w:p w14:paraId="0955C68E" w14:textId="40617389" w:rsidR="002959F3" w:rsidRPr="008B7AFB" w:rsidRDefault="002959F3" w:rsidP="002959F3">
      <w:pPr>
        <w:pStyle w:val="ReportLevel2Char"/>
        <w:numPr>
          <w:ilvl w:val="0"/>
          <w:numId w:val="50"/>
        </w:numPr>
        <w:jc w:val="both"/>
        <w:rPr>
          <w:rFonts w:cs="Arial"/>
          <w:color w:val="000000"/>
          <w:sz w:val="20"/>
          <w:lang w:val="ru-RU"/>
        </w:rPr>
      </w:pPr>
      <w:r>
        <w:rPr>
          <w:bCs/>
          <w:color w:val="000000"/>
          <w:sz w:val="20"/>
          <w:lang w:val="ru-RU" w:eastAsia="ja-JP"/>
        </w:rPr>
        <w:br w:type="page"/>
      </w:r>
      <w:r>
        <w:rPr>
          <w:bCs/>
          <w:color w:val="000000"/>
          <w:sz w:val="20"/>
          <w:lang w:val="ru-RU" w:eastAsia="ja-JP"/>
        </w:rPr>
        <w:lastRenderedPageBreak/>
        <w:t>Определение т</w:t>
      </w:r>
      <w:r w:rsidRPr="002B5FF9">
        <w:rPr>
          <w:bCs/>
          <w:color w:val="000000"/>
          <w:sz w:val="20"/>
          <w:lang w:val="ru-RU" w:eastAsia="ja-JP"/>
        </w:rPr>
        <w:t>ип</w:t>
      </w:r>
      <w:r>
        <w:rPr>
          <w:bCs/>
          <w:color w:val="000000"/>
          <w:sz w:val="20"/>
          <w:lang w:val="ru-RU" w:eastAsia="ja-JP"/>
        </w:rPr>
        <w:t>ов</w:t>
      </w:r>
      <w:r w:rsidRPr="002B5FF9">
        <w:rPr>
          <w:bCs/>
          <w:color w:val="000000"/>
          <w:sz w:val="20"/>
          <w:lang w:val="ru-RU" w:eastAsia="ja-JP"/>
        </w:rPr>
        <w:t xml:space="preserve"> помещений и зон</w:t>
      </w:r>
    </w:p>
    <w:p w14:paraId="3AAEECA9" w14:textId="77777777" w:rsidR="002959F3" w:rsidRPr="008B7AFB" w:rsidRDefault="002959F3" w:rsidP="002959F3">
      <w:pPr>
        <w:pStyle w:val="ReportText"/>
        <w:jc w:val="both"/>
        <w:rPr>
          <w:rFonts w:ascii="Arial" w:hAnsi="Arial" w:cs="Arial"/>
          <w:color w:val="000000"/>
          <w:sz w:val="20"/>
          <w:lang w:val="ru-RU"/>
        </w:rPr>
      </w:pPr>
      <w:r w:rsidRPr="008B7AFB">
        <w:rPr>
          <w:rFonts w:ascii="Arial" w:hAnsi="Arial" w:cs="Arial"/>
          <w:color w:val="000000"/>
          <w:sz w:val="20"/>
          <w:lang w:val="ru-RU"/>
        </w:rPr>
        <w:t>Все помещения Дополнительного офиса делятся на зоны:</w:t>
      </w:r>
    </w:p>
    <w:p w14:paraId="03228DF9"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Зона 24/7</w:t>
      </w:r>
      <w:r w:rsidRPr="008B7AFB">
        <w:rPr>
          <w:rFonts w:ascii="Arial" w:hAnsi="Arial" w:cs="Arial"/>
          <w:color w:val="000000"/>
          <w:sz w:val="20"/>
          <w:lang w:val="ru-RU"/>
        </w:rPr>
        <w:t xml:space="preserve"> - круглосуточное обслуживание в банкомате</w:t>
      </w:r>
    </w:p>
    <w:p w14:paraId="5FAD2867" w14:textId="77777777" w:rsidR="009E457E" w:rsidRPr="008B7AFB" w:rsidRDefault="009E457E" w:rsidP="009E457E">
      <w:pPr>
        <w:pStyle w:val="ReportText"/>
        <w:numPr>
          <w:ilvl w:val="0"/>
          <w:numId w:val="18"/>
        </w:numPr>
        <w:jc w:val="both"/>
        <w:rPr>
          <w:rFonts w:ascii="Arial" w:hAnsi="Arial" w:cs="Arial"/>
          <w:color w:val="000000"/>
          <w:sz w:val="20"/>
          <w:lang w:val="ru-RU"/>
        </w:rPr>
      </w:pPr>
      <w:proofErr w:type="spellStart"/>
      <w:r w:rsidRPr="008B7AFB">
        <w:rPr>
          <w:rFonts w:ascii="Arial" w:hAnsi="Arial" w:cs="Arial"/>
          <w:color w:val="000000"/>
          <w:sz w:val="20"/>
          <w:lang w:val="ru-RU"/>
        </w:rPr>
        <w:t>Оперзал</w:t>
      </w:r>
      <w:proofErr w:type="spellEnd"/>
      <w:r w:rsidRPr="008B7AFB">
        <w:rPr>
          <w:rFonts w:ascii="Arial" w:hAnsi="Arial" w:cs="Arial"/>
          <w:color w:val="000000"/>
          <w:sz w:val="20"/>
          <w:lang w:val="ru-RU"/>
        </w:rPr>
        <w:t xml:space="preserve"> (зона 24 часа)</w:t>
      </w:r>
    </w:p>
    <w:p w14:paraId="10F3D1F0"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Зона универсального обслуживания</w:t>
      </w:r>
      <w:r w:rsidRPr="008B7AFB">
        <w:rPr>
          <w:rFonts w:ascii="Arial" w:hAnsi="Arial" w:cs="Arial"/>
          <w:color w:val="000000"/>
          <w:sz w:val="20"/>
          <w:lang w:val="ru-RU"/>
        </w:rPr>
        <w:t xml:space="preserve"> - предназначена для осуществления всех видов операций</w:t>
      </w:r>
    </w:p>
    <w:p w14:paraId="74C9987C" w14:textId="77777777" w:rsidR="009E457E" w:rsidRPr="008B7AFB" w:rsidRDefault="009E457E" w:rsidP="009E457E">
      <w:pPr>
        <w:pStyle w:val="ReportText"/>
        <w:numPr>
          <w:ilvl w:val="0"/>
          <w:numId w:val="18"/>
        </w:numPr>
        <w:jc w:val="both"/>
        <w:rPr>
          <w:rFonts w:ascii="Arial" w:hAnsi="Arial" w:cs="Arial"/>
          <w:color w:val="000000"/>
          <w:sz w:val="20"/>
          <w:lang w:val="ru-RU"/>
        </w:rPr>
      </w:pPr>
      <w:proofErr w:type="spellStart"/>
      <w:r w:rsidRPr="008B7AFB">
        <w:rPr>
          <w:rFonts w:ascii="Arial" w:hAnsi="Arial" w:cs="Arial"/>
          <w:color w:val="000000"/>
          <w:sz w:val="20"/>
          <w:lang w:val="ru-RU"/>
        </w:rPr>
        <w:t>Оперзал</w:t>
      </w:r>
      <w:proofErr w:type="spellEnd"/>
      <w:r w:rsidRPr="008B7AFB">
        <w:rPr>
          <w:rFonts w:ascii="Arial" w:hAnsi="Arial" w:cs="Arial"/>
          <w:color w:val="000000"/>
          <w:sz w:val="20"/>
          <w:lang w:val="ru-RU"/>
        </w:rPr>
        <w:t xml:space="preserve"> (Зона универсального обслуживания)</w:t>
      </w:r>
    </w:p>
    <w:p w14:paraId="74EBC501" w14:textId="77777777" w:rsidR="009E457E" w:rsidRPr="008B7AFB" w:rsidRDefault="009E457E" w:rsidP="009E457E">
      <w:pPr>
        <w:pStyle w:val="ReportText"/>
        <w:numPr>
          <w:ilvl w:val="0"/>
          <w:numId w:val="18"/>
        </w:numPr>
        <w:jc w:val="both"/>
        <w:rPr>
          <w:rFonts w:ascii="Arial" w:hAnsi="Arial" w:cs="Arial"/>
          <w:color w:val="000000"/>
          <w:sz w:val="20"/>
          <w:lang w:val="ru-RU"/>
        </w:rPr>
      </w:pPr>
      <w:proofErr w:type="spellStart"/>
      <w:r w:rsidRPr="008B7AFB">
        <w:rPr>
          <w:rFonts w:ascii="Arial" w:hAnsi="Arial" w:cs="Arial"/>
          <w:color w:val="000000"/>
          <w:sz w:val="20"/>
          <w:lang w:val="ru-RU"/>
        </w:rPr>
        <w:t>Оперзал</w:t>
      </w:r>
      <w:proofErr w:type="spellEnd"/>
      <w:r w:rsidRPr="008B7AFB">
        <w:rPr>
          <w:rFonts w:ascii="Arial" w:hAnsi="Arial" w:cs="Arial"/>
          <w:color w:val="000000"/>
          <w:sz w:val="20"/>
          <w:lang w:val="ru-RU"/>
        </w:rPr>
        <w:t xml:space="preserve"> (Зона биометрии)</w:t>
      </w:r>
    </w:p>
    <w:p w14:paraId="13F1B03A"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Зона конфиденциального обслуживания</w:t>
      </w:r>
      <w:r w:rsidRPr="008B7AFB">
        <w:rPr>
          <w:rFonts w:ascii="Arial" w:hAnsi="Arial" w:cs="Arial"/>
          <w:color w:val="000000"/>
          <w:sz w:val="20"/>
          <w:lang w:val="ru-RU"/>
        </w:rPr>
        <w:t xml:space="preserve"> – предназначена для решения вопросов, требующих повышенного уровня конфиденциальности при получении консультаций и совершения операций</w:t>
      </w:r>
    </w:p>
    <w:p w14:paraId="3A025419" w14:textId="77777777" w:rsidR="009E457E" w:rsidRPr="008B7AFB" w:rsidRDefault="009E457E" w:rsidP="009E457E">
      <w:pPr>
        <w:pStyle w:val="ReportText"/>
        <w:numPr>
          <w:ilvl w:val="0"/>
          <w:numId w:val="18"/>
        </w:numPr>
        <w:jc w:val="both"/>
        <w:rPr>
          <w:rFonts w:ascii="Arial" w:hAnsi="Arial" w:cs="Arial"/>
          <w:color w:val="000000"/>
          <w:sz w:val="20"/>
          <w:lang w:val="ru-RU"/>
        </w:rPr>
      </w:pPr>
      <w:proofErr w:type="spellStart"/>
      <w:r w:rsidRPr="008B7AFB">
        <w:rPr>
          <w:rFonts w:ascii="Arial" w:hAnsi="Arial" w:cs="Arial"/>
          <w:color w:val="000000"/>
          <w:sz w:val="20"/>
          <w:lang w:val="ru-RU"/>
        </w:rPr>
        <w:t>Оперзал</w:t>
      </w:r>
      <w:proofErr w:type="spellEnd"/>
      <w:r w:rsidRPr="008B7AFB">
        <w:rPr>
          <w:rFonts w:ascii="Arial" w:hAnsi="Arial" w:cs="Arial"/>
          <w:color w:val="000000"/>
          <w:sz w:val="20"/>
          <w:lang w:val="ru-RU"/>
        </w:rPr>
        <w:t xml:space="preserve"> (Зона Приват обслуживания)</w:t>
      </w:r>
    </w:p>
    <w:p w14:paraId="06611150"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Переговорные</w:t>
      </w:r>
    </w:p>
    <w:p w14:paraId="54E1CF73" w14:textId="77777777" w:rsidR="009E457E" w:rsidRPr="008B7AFB" w:rsidRDefault="009E457E" w:rsidP="009E457E">
      <w:pPr>
        <w:pStyle w:val="ReportText"/>
        <w:numPr>
          <w:ilvl w:val="0"/>
          <w:numId w:val="18"/>
        </w:numPr>
        <w:jc w:val="both"/>
        <w:rPr>
          <w:rFonts w:ascii="Arial" w:hAnsi="Arial" w:cs="Arial"/>
          <w:color w:val="000000"/>
          <w:sz w:val="20"/>
          <w:lang w:val="ru-RU"/>
        </w:rPr>
      </w:pPr>
      <w:proofErr w:type="spellStart"/>
      <w:r w:rsidRPr="008B7AFB">
        <w:rPr>
          <w:rFonts w:ascii="Arial" w:hAnsi="Arial" w:cs="Arial"/>
          <w:color w:val="000000"/>
          <w:sz w:val="20"/>
          <w:lang w:val="ru-RU"/>
        </w:rPr>
        <w:t>Преддепозитарий</w:t>
      </w:r>
      <w:proofErr w:type="spellEnd"/>
    </w:p>
    <w:p w14:paraId="75E0611D"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Депозитарий</w:t>
      </w:r>
    </w:p>
    <w:p w14:paraId="3BFA9CC8"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Помещение клиента при СОКР</w:t>
      </w:r>
    </w:p>
    <w:p w14:paraId="185D7941"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Помещение старшего-</w:t>
      </w:r>
      <w:proofErr w:type="spellStart"/>
      <w:r w:rsidRPr="008B7AFB">
        <w:rPr>
          <w:rFonts w:ascii="Arial" w:hAnsi="Arial" w:cs="Arial"/>
          <w:color w:val="000000"/>
          <w:sz w:val="20"/>
          <w:lang w:val="ru-RU"/>
        </w:rPr>
        <w:t>операционно</w:t>
      </w:r>
      <w:proofErr w:type="spellEnd"/>
      <w:r w:rsidRPr="008B7AFB">
        <w:rPr>
          <w:rFonts w:ascii="Arial" w:hAnsi="Arial" w:cs="Arial"/>
          <w:color w:val="000000"/>
          <w:sz w:val="20"/>
          <w:lang w:val="ru-RU"/>
        </w:rPr>
        <w:t xml:space="preserve"> кассового работника (СОКР)</w:t>
      </w:r>
    </w:p>
    <w:p w14:paraId="550168DC"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Зона для сотрудников</w:t>
      </w:r>
      <w:r w:rsidRPr="008B7AFB">
        <w:rPr>
          <w:rFonts w:ascii="Arial" w:hAnsi="Arial" w:cs="Arial"/>
          <w:color w:val="000000"/>
          <w:sz w:val="20"/>
          <w:lang w:val="ru-RU"/>
        </w:rPr>
        <w:t xml:space="preserve"> - предназначена для завершения/выполнения операций вне зоны обслуживания и отдыха сотрудников (без доступа клиентов)</w:t>
      </w:r>
    </w:p>
    <w:p w14:paraId="3220AD3E"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Комната приема пищи</w:t>
      </w:r>
    </w:p>
    <w:p w14:paraId="2AA2FDE3"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Помещение БЭК (кабинет)</w:t>
      </w:r>
    </w:p>
    <w:p w14:paraId="49F2C98D"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Санузел</w:t>
      </w:r>
    </w:p>
    <w:p w14:paraId="022B0922"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Техническая зона</w:t>
      </w:r>
      <w:r w:rsidRPr="008B7AFB">
        <w:rPr>
          <w:rFonts w:ascii="Arial" w:hAnsi="Arial" w:cs="Arial"/>
          <w:color w:val="000000"/>
          <w:sz w:val="20"/>
          <w:lang w:val="ru-RU"/>
        </w:rPr>
        <w:t xml:space="preserve"> - предназначена для размещения оборудования, обеспечивающего бесперебойную работу банка</w:t>
      </w:r>
    </w:p>
    <w:p w14:paraId="480A07D6"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Технологический шкаф</w:t>
      </w:r>
    </w:p>
    <w:p w14:paraId="43DB7636" w14:textId="17585BD6" w:rsidR="009E457E" w:rsidRDefault="009E457E" w:rsidP="009E457E">
      <w:pPr>
        <w:pStyle w:val="ReportText"/>
        <w:jc w:val="both"/>
        <w:rPr>
          <w:rFonts w:ascii="Arial" w:hAnsi="Arial" w:cs="Arial"/>
          <w:color w:val="000000"/>
          <w:sz w:val="20"/>
          <w:lang w:val="ru-RU"/>
        </w:rPr>
      </w:pPr>
      <w:r w:rsidRPr="008B7AFB">
        <w:rPr>
          <w:rFonts w:ascii="Arial" w:hAnsi="Arial" w:cs="Arial"/>
          <w:color w:val="000000"/>
          <w:sz w:val="20"/>
          <w:lang w:val="ru-RU"/>
        </w:rPr>
        <w:t>Количество и состав указанных помещений может меняться в зависимости от планировочного решения и площади отделения, но без изменения зонирования</w:t>
      </w:r>
      <w:r>
        <w:rPr>
          <w:rFonts w:ascii="Arial" w:hAnsi="Arial" w:cs="Arial"/>
          <w:color w:val="000000"/>
          <w:sz w:val="20"/>
          <w:lang w:val="ru-RU"/>
        </w:rPr>
        <w:t>.</w:t>
      </w:r>
    </w:p>
    <w:p w14:paraId="660976EE" w14:textId="282D8E86" w:rsidR="009E457E" w:rsidRPr="009E457E" w:rsidRDefault="009E457E" w:rsidP="009E457E">
      <w:pPr>
        <w:pStyle w:val="ReportLevel2Char"/>
        <w:numPr>
          <w:ilvl w:val="0"/>
          <w:numId w:val="50"/>
        </w:numPr>
        <w:jc w:val="both"/>
        <w:rPr>
          <w:bCs/>
          <w:color w:val="000000"/>
          <w:sz w:val="20"/>
          <w:lang w:val="ru-RU" w:eastAsia="ja-JP"/>
        </w:rPr>
      </w:pPr>
      <w:r>
        <w:rPr>
          <w:bCs/>
          <w:color w:val="000000"/>
          <w:sz w:val="20"/>
          <w:lang w:val="ru-RU" w:eastAsia="ja-JP"/>
        </w:rPr>
        <w:br w:type="page"/>
      </w:r>
      <w:r w:rsidRPr="009E457E">
        <w:rPr>
          <w:bCs/>
          <w:color w:val="000000"/>
          <w:sz w:val="20"/>
          <w:lang w:val="ru-RU" w:eastAsia="ja-JP"/>
        </w:rPr>
        <w:lastRenderedPageBreak/>
        <w:t>Требования по обеспечению доступности для инвалидов, маломобильных групп населения и пожилого населения</w:t>
      </w:r>
    </w:p>
    <w:p w14:paraId="41F78B72" w14:textId="55BDD5F1"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Требования по обеспечению доступности объектов предназначается для разработки проектных решений с целью создания доступной среды на объектах АО «АЛЬФА-БАНК» для инвалидов, маломобильных групп населения и пожилого населения (далее при совместном упоминании - МГН)</w:t>
      </w:r>
      <w:ins w:id="21" w:author="Administrator" w:date="2024-10-02T12:46:00Z">
        <w:r w:rsidR="000A0020">
          <w:rPr>
            <w:rFonts w:ascii="Arial" w:hAnsi="Arial" w:cs="Arial"/>
            <w:color w:val="000000"/>
            <w:sz w:val="20"/>
            <w:lang w:val="ru-RU"/>
          </w:rPr>
          <w:t xml:space="preserve"> и отображены в </w:t>
        </w:r>
      </w:ins>
      <w:ins w:id="22" w:author="Administrator" w:date="2024-10-02T12:47:00Z">
        <w:r w:rsidR="000A0020" w:rsidRPr="000A0020">
          <w:rPr>
            <w:rFonts w:ascii="Arial" w:hAnsi="Arial" w:cs="Arial"/>
            <w:color w:val="000000"/>
            <w:sz w:val="20"/>
            <w:lang w:val="ru-RU"/>
            <w:rPrChange w:id="23" w:author="Administrator" w:date="2024-10-02T12:47:00Z">
              <w:rPr>
                <w:sz w:val="24"/>
                <w:szCs w:val="24"/>
                <w:lang w:val="ru-RU" w:eastAsia="ru-RU"/>
              </w:rPr>
            </w:rPrChange>
          </w:rPr>
          <w:t>СП 59.13330.2012 «Свод правил. Доступность зданий и сооружений для мало мобильных групп насечения. Актуализированная редакция СНиП 35-01-2001»</w:t>
        </w:r>
        <w:r w:rsidR="000A0020">
          <w:rPr>
            <w:rFonts w:ascii="Arial" w:hAnsi="Arial" w:cs="Arial"/>
            <w:color w:val="000000"/>
            <w:sz w:val="20"/>
            <w:lang w:val="ru-RU"/>
          </w:rPr>
          <w:t>.</w:t>
        </w:r>
      </w:ins>
      <w:del w:id="24" w:author="Administrator" w:date="2024-10-02T12:47:00Z">
        <w:r w:rsidRPr="006862F2" w:rsidDel="000A0020">
          <w:rPr>
            <w:rFonts w:ascii="Arial" w:hAnsi="Arial" w:cs="Arial"/>
            <w:color w:val="000000"/>
            <w:sz w:val="20"/>
            <w:lang w:val="ru-RU"/>
          </w:rPr>
          <w:delText xml:space="preserve"> </w:delText>
        </w:r>
      </w:del>
    </w:p>
    <w:p w14:paraId="281B08E8"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Требования по обеспечению доступности объектов подлежат выполнению при проектировании новых, реконструкции существующих, а также подлежащих капитальному ремонту и приспособлению зданий и сооружений.</w:t>
      </w:r>
    </w:p>
    <w:p w14:paraId="303185F9"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В случае невозможности при реконструкции, капитальном ремонте зданий и сооружений полного приспособления объекта для нужд МГН следует осуществлять проектирование архитектурно-строительных, инженерно-технических решений и организационные мероприятия по адаптации объектов в рамках «разумного приспособления».</w:t>
      </w:r>
    </w:p>
    <w:p w14:paraId="76ED6530"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b/>
          <w:bCs/>
          <w:color w:val="000000"/>
          <w:sz w:val="20"/>
          <w:lang w:val="ru-RU"/>
        </w:rPr>
        <w:t>Разумное приспособление</w:t>
      </w:r>
      <w:r w:rsidRPr="006862F2">
        <w:rPr>
          <w:rFonts w:ascii="Arial" w:hAnsi="Arial" w:cs="Arial"/>
          <w:color w:val="000000"/>
          <w:sz w:val="20"/>
          <w:lang w:val="ru-RU"/>
        </w:rPr>
        <w:t>: Внесение, когда это нужно в конкретном случае, необходимых и подходящих модификаций и коррективов, не становящихся несоразмерным или неоправданным бременем, в целях обеспечения реализации или осуществления инвалидами наравне с другими всех прав человека и основных свобод. (Конвенция ООН о правах инвалидов, принятая резолюцией 61/106 Генеральной Ассамблеи ООН от 13 декабря 2006 г., статья 2).</w:t>
      </w:r>
    </w:p>
    <w:p w14:paraId="0C4FEA70"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Перечень работ разумного приспособления согласовывается с одним из общественных объединений инвалидов, осуществляющих свою деятельность на территории поселения, муниципального района, городского округа (Федеральный закон от 24.11.1995 № 181-ФЗ).</w:t>
      </w:r>
    </w:p>
    <w:p w14:paraId="70E171DF"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В соответствии с Законом и действующими нормами РФ, для беспрепятственного доступа на Объект маломобильного населения и инвалидов предусмотреть следующие мероприятия:</w:t>
      </w:r>
    </w:p>
    <w:p w14:paraId="13DA7824"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вход с уровня тротуара или лестница с опорными поручнями, тактильными полосами перед лестницей и контрастной окраской крайних ступеней;</w:t>
      </w:r>
    </w:p>
    <w:p w14:paraId="3F3FC7EF"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пандус с уклоном  1:20 (5%), шириной не менее 900 мм с опорными поручнями высотой 900 мм и 700 мм или подъемник для инвалидов (при наличии возможности);</w:t>
      </w:r>
    </w:p>
    <w:p w14:paraId="0CE5E0E9"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наружные вызывные устройства или средства связи с персоналом при входах в общественные здания следует применять, с учетом принятой организации обслуживания посетителей, по заданию на проектирование.</w:t>
      </w:r>
    </w:p>
    <w:p w14:paraId="69F21040"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входная площадка размером не менее 2,2х2,2 м (1,4х1,8 м в рамках «разумного приспособления»);</w:t>
      </w:r>
    </w:p>
    <w:p w14:paraId="06665DA4"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 xml:space="preserve">дверной проем без порога и шириной не менее 90 см, входные и противопожарные двери должны быть оборудованы доводчиками по ГОСТ Р 56177. Усилие открывания двери не должно превышать 50 </w:t>
      </w:r>
      <w:proofErr w:type="spellStart"/>
      <w:r w:rsidRPr="006862F2">
        <w:rPr>
          <w:rFonts w:ascii="Arial" w:hAnsi="Arial" w:cs="Arial"/>
          <w:color w:val="000000"/>
          <w:sz w:val="20"/>
          <w:lang w:val="ru-RU"/>
        </w:rPr>
        <w:t>Нм</w:t>
      </w:r>
      <w:proofErr w:type="spellEnd"/>
      <w:r w:rsidRPr="006862F2">
        <w:rPr>
          <w:rFonts w:ascii="Arial" w:hAnsi="Arial" w:cs="Arial"/>
          <w:color w:val="000000"/>
          <w:sz w:val="20"/>
          <w:lang w:val="ru-RU"/>
        </w:rPr>
        <w:t>.</w:t>
      </w:r>
    </w:p>
    <w:p w14:paraId="20230FC2"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прозрачные полотна дверей на входах и в здании, а также прозрачные ограждения и перегородки следует выполнять из ударостойкого безопасного стекла. На прозрачных полотнах дверей и ограждениях (перегородках) следует предусматривать яркую контрастную маркировку в форме прямоугольника высотой не менее 0,1 м и шириной не менее 0,2 м или в форме круга диаметром от 0,1 до 0,2 м. Расположение контрастной маркировки предусматривается на двух уровнях: 0,9–1,0 м и 1,3–1,4 м.</w:t>
      </w:r>
    </w:p>
    <w:p w14:paraId="7C203B46"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ширину прохода в помещении с оборудованием и мебелью следует принимать не менее 1,2 м.</w:t>
      </w:r>
    </w:p>
    <w:p w14:paraId="7B8ED64D"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К помещениям, в которые допуск клиентов не ограничен по технологическим требованиям, необходимо относить:</w:t>
      </w:r>
    </w:p>
    <w:p w14:paraId="31C03B23"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кассовый блок (кассовый зал и депозитарий);</w:t>
      </w:r>
    </w:p>
    <w:p w14:paraId="36A98E99"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операционный блок (входная группа помещений, операционный зал и кассы);</w:t>
      </w:r>
    </w:p>
    <w:p w14:paraId="21D0581A"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lastRenderedPageBreak/>
        <w:t xml:space="preserve">вспомогательные и обслуживающие помещения (комнаты переговоров с клиентами и оформления кредита, вестибюль, </w:t>
      </w:r>
      <w:proofErr w:type="spellStart"/>
      <w:r w:rsidRPr="006862F2">
        <w:rPr>
          <w:rFonts w:ascii="Arial" w:hAnsi="Arial" w:cs="Arial"/>
          <w:color w:val="000000"/>
          <w:sz w:val="20"/>
          <w:lang w:val="ru-RU"/>
        </w:rPr>
        <w:t>аван</w:t>
      </w:r>
      <w:proofErr w:type="spellEnd"/>
      <w:r w:rsidRPr="006862F2">
        <w:rPr>
          <w:rFonts w:ascii="Arial" w:hAnsi="Arial" w:cs="Arial"/>
          <w:color w:val="000000"/>
          <w:sz w:val="20"/>
          <w:lang w:val="ru-RU"/>
        </w:rPr>
        <w:t>-вестибюль, бюро пропусков).</w:t>
      </w:r>
    </w:p>
    <w:p w14:paraId="50D0B316"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 xml:space="preserve">При наличии нескольких островных (автономных) рабочих мест </w:t>
      </w:r>
      <w:proofErr w:type="spellStart"/>
      <w:r w:rsidRPr="006862F2">
        <w:rPr>
          <w:rFonts w:ascii="Arial" w:hAnsi="Arial" w:cs="Arial"/>
          <w:color w:val="000000"/>
          <w:sz w:val="20"/>
          <w:lang w:val="ru-RU"/>
        </w:rPr>
        <w:t>операционистов</w:t>
      </w:r>
      <w:proofErr w:type="spellEnd"/>
      <w:r w:rsidRPr="006862F2">
        <w:rPr>
          <w:rFonts w:ascii="Arial" w:hAnsi="Arial" w:cs="Arial"/>
          <w:color w:val="000000"/>
          <w:sz w:val="20"/>
          <w:lang w:val="ru-RU"/>
        </w:rPr>
        <w:t xml:space="preserve"> одно из них должно быть приспособлено для обслуживания инвалидов. Необходимо оборудовать одну из касс или стоек обслуживания клиентов системой обеспечения разборчивости звуковой информации.</w:t>
      </w:r>
    </w:p>
    <w:p w14:paraId="7173446E"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В помещениях приема на несколько мест обслуживания в зависимости от проектных решений следует предусматривать доступными для МГН одно из мест обслуживания или несколько таких мест, скомпонованных в общую зону.</w:t>
      </w:r>
    </w:p>
    <w:p w14:paraId="6E153050"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На объектах должны быть обеспечены для МГН условия использования в полном объеме помещений для безопасного осуществления необходимой деятельности самостоятельно либо с помощью сопровождающего.</w:t>
      </w:r>
    </w:p>
    <w:p w14:paraId="3DEB4CBF"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Проектные решения объектов, доступных для МГН, не должны ограничивать условия жизнедеятельности или ущемлять возможности других групп населения, находящихся в здании (сооружении).</w:t>
      </w:r>
    </w:p>
    <w:p w14:paraId="6EB65190" w14:textId="6A709320" w:rsidR="008B7AFB" w:rsidRPr="008B7AFB" w:rsidRDefault="009E457E" w:rsidP="002B5FF9">
      <w:pPr>
        <w:pStyle w:val="ReportLevel2Char"/>
        <w:numPr>
          <w:ilvl w:val="0"/>
          <w:numId w:val="50"/>
        </w:numPr>
        <w:jc w:val="both"/>
        <w:rPr>
          <w:bCs/>
          <w:color w:val="000000"/>
          <w:sz w:val="20"/>
          <w:lang w:val="ru-RU" w:eastAsia="ja-JP"/>
        </w:rPr>
      </w:pPr>
      <w:r>
        <w:rPr>
          <w:bCs/>
          <w:color w:val="000000"/>
          <w:sz w:val="20"/>
          <w:lang w:val="ru-RU" w:eastAsia="ja-JP"/>
        </w:rPr>
        <w:br w:type="page"/>
      </w:r>
      <w:r w:rsidR="008B7AFB" w:rsidRPr="008B7AFB">
        <w:rPr>
          <w:bCs/>
          <w:color w:val="000000"/>
          <w:sz w:val="20"/>
          <w:lang w:val="ru-RU" w:eastAsia="ja-JP"/>
        </w:rPr>
        <w:lastRenderedPageBreak/>
        <w:t>Противопожарные требования к объемно-планировочным и конструктивным решениям</w:t>
      </w:r>
    </w:p>
    <w:p w14:paraId="6363FB12"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Данные требования необходимо соблюдать при проектировании и ремонтно-строительных работах объектов Банка (далее – </w:t>
      </w:r>
      <w:r>
        <w:rPr>
          <w:rFonts w:ascii="Arial" w:hAnsi="Arial" w:cs="Arial"/>
          <w:color w:val="000000"/>
          <w:sz w:val="20"/>
          <w:lang w:val="ru-RU"/>
        </w:rPr>
        <w:t>З</w:t>
      </w:r>
      <w:r w:rsidRPr="008B7AFB">
        <w:rPr>
          <w:rFonts w:ascii="Arial" w:hAnsi="Arial" w:cs="Arial"/>
          <w:color w:val="000000"/>
          <w:sz w:val="20"/>
          <w:lang w:val="ru-RU"/>
        </w:rPr>
        <w:t>дание).</w:t>
      </w:r>
    </w:p>
    <w:p w14:paraId="0DA3C1D3"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В процессе ремонтно-строительных работ необходимо обеспечить приоритетное выполнение противопожарных мероприятий, предусмотренных проектом, разработанным в соответствии с действующими нормативно-правовыми и нормативными документами по пожарной безопасности и утвержденным в установленном порядке.</w:t>
      </w:r>
    </w:p>
    <w:p w14:paraId="5E4F7EC9"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Строительные конструкции не должны способствовать скрытому распространению горения;</w:t>
      </w:r>
    </w:p>
    <w:p w14:paraId="2ABFDBA2" w14:textId="42E940DE" w:rsid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Узлы пересечения кабелями и трубопроводами ограждающих конструкций с нормируемой огнестойкостью и пожарной опасностью не должны снижать требуемых пожарно-технических показателей конструкции;</w:t>
      </w:r>
    </w:p>
    <w:p w14:paraId="096A677C" w14:textId="11B0F168" w:rsidR="000327B9" w:rsidRPr="008B7AFB" w:rsidRDefault="00280997" w:rsidP="002B5FF9">
      <w:pPr>
        <w:pStyle w:val="ReportText"/>
        <w:numPr>
          <w:ilvl w:val="1"/>
          <w:numId w:val="50"/>
        </w:numPr>
        <w:ind w:left="0" w:firstLine="0"/>
        <w:jc w:val="both"/>
        <w:rPr>
          <w:rFonts w:ascii="Arial" w:hAnsi="Arial" w:cs="Arial"/>
          <w:color w:val="000000"/>
          <w:sz w:val="20"/>
          <w:lang w:val="ru-RU"/>
        </w:rPr>
      </w:pPr>
      <w:r w:rsidRPr="00280997">
        <w:rPr>
          <w:rFonts w:ascii="Arial" w:hAnsi="Arial" w:cs="Arial"/>
          <w:color w:val="000000"/>
          <w:sz w:val="20"/>
          <w:lang w:val="ru-RU"/>
        </w:rPr>
        <w:t>Деревянные перекрытия на объектах Банка необходимо отделить</w:t>
      </w:r>
      <w:r w:rsidR="00C13AB0">
        <w:rPr>
          <w:rFonts w:ascii="Arial" w:hAnsi="Arial" w:cs="Arial"/>
          <w:color w:val="000000"/>
          <w:sz w:val="20"/>
          <w:lang w:val="ru-RU"/>
        </w:rPr>
        <w:t xml:space="preserve"> от общего объема помещений</w:t>
      </w:r>
      <w:r w:rsidRPr="00280997">
        <w:rPr>
          <w:rFonts w:ascii="Arial" w:hAnsi="Arial" w:cs="Arial"/>
          <w:color w:val="000000"/>
          <w:sz w:val="20"/>
          <w:lang w:val="ru-RU"/>
        </w:rPr>
        <w:t>: выполнить монтаж подвесного  одноуровневого потолка  ГКЛ в 1 слой</w:t>
      </w:r>
      <w:r>
        <w:rPr>
          <w:rFonts w:ascii="Arial" w:hAnsi="Arial" w:cs="Arial"/>
          <w:color w:val="000000"/>
          <w:sz w:val="20"/>
          <w:lang w:val="ru-RU"/>
        </w:rPr>
        <w:t>.</w:t>
      </w:r>
    </w:p>
    <w:p w14:paraId="1D599DEF"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Противопожарные перегородки в помещениях с подвесными потолками и фальшполами должны разделять пространство над и под ними;</w:t>
      </w:r>
    </w:p>
    <w:p w14:paraId="120CA9A0" w14:textId="2D12DAB6"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 путях эвакуации запрещается устанавливать раздвижные, подъемно-опускные, вращающиеся двери и турникеты;</w:t>
      </w:r>
    </w:p>
    <w:p w14:paraId="0AD423C3" w14:textId="36636F41" w:rsidR="008B7AFB" w:rsidRPr="00623D0A" w:rsidRDefault="008B7AFB" w:rsidP="002B5FF9">
      <w:pPr>
        <w:pStyle w:val="ReportText"/>
        <w:numPr>
          <w:ilvl w:val="1"/>
          <w:numId w:val="50"/>
        </w:numPr>
        <w:ind w:left="0" w:firstLine="0"/>
        <w:jc w:val="both"/>
        <w:rPr>
          <w:rFonts w:ascii="Arial" w:hAnsi="Arial" w:cs="Arial"/>
          <w:color w:val="000000"/>
          <w:sz w:val="20"/>
          <w:highlight w:val="yellow"/>
          <w:lang w:val="ru-RU"/>
          <w:rPrChange w:id="25" w:author="Administrator" w:date="2024-10-02T13:51:00Z">
            <w:rPr>
              <w:rFonts w:ascii="Arial" w:hAnsi="Arial" w:cs="Arial"/>
              <w:color w:val="000000"/>
              <w:sz w:val="20"/>
              <w:lang w:val="ru-RU"/>
            </w:rPr>
          </w:rPrChange>
        </w:rPr>
      </w:pPr>
      <w:r w:rsidRPr="00623D0A">
        <w:rPr>
          <w:rFonts w:ascii="Arial" w:hAnsi="Arial" w:cs="Arial"/>
          <w:color w:val="000000"/>
          <w:sz w:val="20"/>
          <w:highlight w:val="yellow"/>
          <w:lang w:val="ru-RU"/>
          <w:rPrChange w:id="26" w:author="Administrator" w:date="2024-10-02T13:51:00Z">
            <w:rPr>
              <w:rFonts w:ascii="Arial" w:hAnsi="Arial" w:cs="Arial"/>
              <w:color w:val="000000"/>
              <w:sz w:val="20"/>
              <w:lang w:val="ru-RU"/>
            </w:rPr>
          </w:rPrChange>
        </w:rPr>
        <w:t xml:space="preserve">Высота эвакуационных выходов в свету должна быть не менее 1,9 м, ширина не менее 1,2 м, </w:t>
      </w:r>
      <w:ins w:id="27" w:author="Administrator" w:date="2024-10-02T11:35:00Z">
        <w:r w:rsidR="007D5578" w:rsidRPr="00623D0A">
          <w:rPr>
            <w:rFonts w:ascii="Arial" w:hAnsi="Arial" w:cs="Arial"/>
            <w:color w:val="000000"/>
            <w:sz w:val="20"/>
            <w:highlight w:val="yellow"/>
            <w:lang w:val="ru-RU"/>
            <w:rPrChange w:id="28" w:author="Administrator" w:date="2024-10-02T13:51:00Z">
              <w:rPr>
                <w:sz w:val="24"/>
                <w:szCs w:val="24"/>
                <w:lang w:val="ru-RU" w:eastAsia="ru-RU"/>
              </w:rPr>
            </w:rPrChange>
          </w:rPr>
          <w:t>при числе эвакуирующихся более 50 чел. и 0,8 м во всех остальных случаях. Высота горизонтальных участков путей эвакуации в свету должна быть не менее 2 м., ширина не менее 1,2 м для общих коридоров при числе эвакуирующихся более 50 чел., 0,7 м для прохода к одиночным рабочим местам и 1,0 м во всех остальных случаях</w:t>
        </w:r>
      </w:ins>
      <w:del w:id="29" w:author="Administrator" w:date="2024-10-02T11:35:00Z">
        <w:r w:rsidRPr="00623D0A" w:rsidDel="007D5578">
          <w:rPr>
            <w:rFonts w:ascii="Arial" w:hAnsi="Arial" w:cs="Arial"/>
            <w:color w:val="000000"/>
            <w:sz w:val="20"/>
            <w:highlight w:val="yellow"/>
            <w:lang w:val="ru-RU"/>
            <w:rPrChange w:id="30" w:author="Administrator" w:date="2024-10-02T13:51:00Z">
              <w:rPr>
                <w:rFonts w:ascii="Arial" w:hAnsi="Arial" w:cs="Arial"/>
                <w:color w:val="000000"/>
                <w:sz w:val="20"/>
                <w:lang w:val="ru-RU"/>
              </w:rPr>
            </w:rPrChange>
          </w:rPr>
          <w:delText>а ширина эвакуационных коридоров не менее 1,2 м при эвакуации менее 50 человек и 1,5 м во всех остальных случаях. Высота горизонтальных участков путей эвакуа</w:delText>
        </w:r>
      </w:del>
      <w:del w:id="31" w:author="Administrator" w:date="2024-10-02T11:34:00Z">
        <w:r w:rsidRPr="00623D0A" w:rsidDel="007D5578">
          <w:rPr>
            <w:rFonts w:ascii="Arial" w:hAnsi="Arial" w:cs="Arial"/>
            <w:color w:val="000000"/>
            <w:sz w:val="20"/>
            <w:highlight w:val="yellow"/>
            <w:lang w:val="ru-RU"/>
            <w:rPrChange w:id="32" w:author="Administrator" w:date="2024-10-02T13:51:00Z">
              <w:rPr>
                <w:rFonts w:ascii="Arial" w:hAnsi="Arial" w:cs="Arial"/>
                <w:color w:val="000000"/>
                <w:sz w:val="20"/>
                <w:lang w:val="ru-RU"/>
              </w:rPr>
            </w:rPrChange>
          </w:rPr>
          <w:delText>ции в свету не менее 2 м</w:delText>
        </w:r>
      </w:del>
      <w:r w:rsidRPr="00623D0A">
        <w:rPr>
          <w:rFonts w:ascii="Arial" w:hAnsi="Arial" w:cs="Arial"/>
          <w:color w:val="000000"/>
          <w:sz w:val="20"/>
          <w:highlight w:val="yellow"/>
          <w:lang w:val="ru-RU"/>
          <w:rPrChange w:id="33" w:author="Administrator" w:date="2024-10-02T13:51:00Z">
            <w:rPr>
              <w:rFonts w:ascii="Arial" w:hAnsi="Arial" w:cs="Arial"/>
              <w:color w:val="000000"/>
              <w:sz w:val="20"/>
              <w:lang w:val="ru-RU"/>
            </w:rPr>
          </w:rPrChange>
        </w:rPr>
        <w:t>;</w:t>
      </w:r>
    </w:p>
    <w:p w14:paraId="076CB201" w14:textId="3CB8A539" w:rsidR="008B7AFB" w:rsidRDefault="008B7AFB" w:rsidP="002B5FF9">
      <w:pPr>
        <w:pStyle w:val="ReportText"/>
        <w:numPr>
          <w:ilvl w:val="1"/>
          <w:numId w:val="50"/>
        </w:numPr>
        <w:ind w:left="0" w:firstLine="0"/>
        <w:jc w:val="both"/>
        <w:rPr>
          <w:ins w:id="34" w:author="Administrator" w:date="2024-10-02T11:36:00Z"/>
          <w:rFonts w:ascii="Arial" w:hAnsi="Arial" w:cs="Arial"/>
          <w:color w:val="000000"/>
          <w:sz w:val="20"/>
          <w:lang w:val="ru-RU"/>
        </w:rPr>
      </w:pPr>
      <w:r w:rsidRPr="008B7AFB">
        <w:rPr>
          <w:rFonts w:ascii="Arial" w:hAnsi="Arial" w:cs="Arial"/>
          <w:color w:val="000000"/>
          <w:sz w:val="20"/>
          <w:lang w:val="ru-RU"/>
        </w:rPr>
        <w:t>Предел огнестойкости несущих элементов строительных конструкций (несущие стены, колонны, ригели, арки, фермы и балки перекрытий и т.п.) здания банка не менее R 120, перекрытий междуэтажных не менее REI 60 в зависимости от огнестойкости здания (в соответствии с таблицей 21 Технического регламента о требованиях пожарной безопасности ФЗ-123)</w:t>
      </w:r>
      <w:ins w:id="35" w:author="Administrator" w:date="2024-10-02T11:36:00Z">
        <w:r w:rsidR="007D5578" w:rsidRPr="007D5578">
          <w:rPr>
            <w:rFonts w:ascii="Arial" w:hAnsi="Arial" w:cs="Arial"/>
            <w:color w:val="000000"/>
            <w:sz w:val="20"/>
            <w:lang w:val="ru-RU"/>
            <w:rPrChange w:id="36" w:author="Administrator" w:date="2024-10-02T11:36:00Z">
              <w:rPr>
                <w:rFonts w:ascii="Arial" w:hAnsi="Arial" w:cs="Arial"/>
                <w:color w:val="000000"/>
                <w:sz w:val="20"/>
                <w:lang w:val="en-US"/>
              </w:rPr>
            </w:rPrChange>
          </w:rPr>
          <w:t>;</w:t>
        </w:r>
      </w:ins>
    </w:p>
    <w:p w14:paraId="12A74417" w14:textId="34ACA72D" w:rsidR="007D5578" w:rsidRPr="008B7AFB" w:rsidDel="00CA340F" w:rsidRDefault="007D5578" w:rsidP="00CA340F">
      <w:pPr>
        <w:pStyle w:val="ReportText"/>
        <w:numPr>
          <w:ilvl w:val="1"/>
          <w:numId w:val="50"/>
        </w:numPr>
        <w:ind w:left="0" w:firstLine="0"/>
        <w:jc w:val="both"/>
        <w:rPr>
          <w:del w:id="37" w:author="Administrator" w:date="2024-10-02T12:41:00Z"/>
          <w:rFonts w:ascii="Arial" w:hAnsi="Arial" w:cs="Arial"/>
          <w:color w:val="000000"/>
          <w:sz w:val="20"/>
          <w:lang w:val="ru-RU"/>
        </w:rPr>
      </w:pPr>
    </w:p>
    <w:p w14:paraId="6FF592BF" w14:textId="7D0EC3E2" w:rsidR="002B5FF9" w:rsidRPr="00B95364" w:rsidRDefault="002B5FF9" w:rsidP="002B5FF9">
      <w:pPr>
        <w:tabs>
          <w:tab w:val="left" w:pos="709"/>
          <w:tab w:val="left" w:pos="840"/>
        </w:tabs>
        <w:ind w:left="360"/>
        <w:contextualSpacing/>
        <w:jc w:val="right"/>
        <w:rPr>
          <w:rFonts w:ascii="Arial" w:hAnsi="Arial" w:cs="Arial"/>
          <w:lang w:val="ru-RU" w:eastAsia="ru-RU"/>
        </w:rPr>
      </w:pPr>
    </w:p>
    <w:p w14:paraId="3B0BA70B" w14:textId="77777777" w:rsidR="002B5FF9" w:rsidRPr="002B5FF9" w:rsidRDefault="002B5FF9" w:rsidP="002B5FF9">
      <w:pPr>
        <w:tabs>
          <w:tab w:val="left" w:pos="709"/>
          <w:tab w:val="left" w:pos="840"/>
        </w:tabs>
        <w:ind w:left="360"/>
        <w:contextualSpacing/>
        <w:jc w:val="right"/>
        <w:rPr>
          <w:rFonts w:ascii="Arial" w:hAnsi="Arial" w:cs="Arial"/>
          <w:lang w:eastAsia="ru-RU"/>
        </w:rPr>
      </w:pPr>
      <w:proofErr w:type="spellStart"/>
      <w:r w:rsidRPr="002B5FF9">
        <w:rPr>
          <w:rFonts w:ascii="Arial" w:hAnsi="Arial" w:cs="Arial"/>
          <w:lang w:eastAsia="ru-RU"/>
        </w:rPr>
        <w:t>Таблица</w:t>
      </w:r>
      <w:proofErr w:type="spellEnd"/>
      <w:r w:rsidRPr="002B5FF9">
        <w:rPr>
          <w:rFonts w:ascii="Arial" w:hAnsi="Arial" w:cs="Arial"/>
          <w:lang w:eastAsia="ru-RU"/>
        </w:rPr>
        <w:t xml:space="preserve"> 21</w:t>
      </w:r>
    </w:p>
    <w:p w14:paraId="49141C00" w14:textId="77777777" w:rsidR="002B5FF9" w:rsidRPr="002B5FF9" w:rsidRDefault="002B5FF9" w:rsidP="002B5FF9">
      <w:pPr>
        <w:tabs>
          <w:tab w:val="left" w:pos="709"/>
          <w:tab w:val="left" w:pos="840"/>
        </w:tabs>
        <w:ind w:left="360"/>
        <w:contextualSpacing/>
        <w:jc w:val="right"/>
        <w:rPr>
          <w:rFonts w:ascii="Arial" w:hAnsi="Arial" w:cs="Arial"/>
          <w:lang w:eastAsia="ru-RU"/>
        </w:rPr>
      </w:pPr>
    </w:p>
    <w:tbl>
      <w:tblPr>
        <w:tblW w:w="0" w:type="auto"/>
        <w:tblInd w:w="149" w:type="dxa"/>
        <w:shd w:val="clear" w:color="auto" w:fill="FFFFFF"/>
        <w:tblCellMar>
          <w:left w:w="0" w:type="dxa"/>
          <w:right w:w="0" w:type="dxa"/>
        </w:tblCellMar>
        <w:tblLook w:val="04A0" w:firstRow="1" w:lastRow="0" w:firstColumn="1" w:lastColumn="0" w:noHBand="0" w:noVBand="1"/>
      </w:tblPr>
      <w:tblGrid>
        <w:gridCol w:w="1728"/>
        <w:gridCol w:w="1124"/>
        <w:gridCol w:w="1250"/>
        <w:gridCol w:w="1240"/>
        <w:gridCol w:w="1193"/>
        <w:gridCol w:w="1145"/>
        <w:gridCol w:w="1016"/>
        <w:gridCol w:w="1203"/>
      </w:tblGrid>
      <w:tr w:rsidR="002B5FF9" w:rsidRPr="002B5FF9" w14:paraId="4E6539A2" w14:textId="77777777" w:rsidTr="002B5FF9">
        <w:tc>
          <w:tcPr>
            <w:tcW w:w="1835"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2382FF06"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Степень</w:t>
            </w:r>
            <w:proofErr w:type="spellEnd"/>
          </w:p>
        </w:tc>
        <w:tc>
          <w:tcPr>
            <w:tcW w:w="8321" w:type="dxa"/>
            <w:gridSpan w:val="7"/>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37E468B"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Предел</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огнестойкости</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строительных</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конструкций</w:t>
            </w:r>
            <w:proofErr w:type="spellEnd"/>
          </w:p>
        </w:tc>
      </w:tr>
      <w:tr w:rsidR="002B5FF9" w:rsidRPr="002B5FF9" w14:paraId="0814A7DB" w14:textId="77777777" w:rsidTr="002B5FF9">
        <w:tc>
          <w:tcPr>
            <w:tcW w:w="1835" w:type="dxa"/>
            <w:tcBorders>
              <w:top w:val="nil"/>
              <w:left w:val="single" w:sz="6" w:space="0" w:color="000000"/>
              <w:bottom w:val="nil"/>
              <w:right w:val="single" w:sz="6" w:space="0" w:color="000000"/>
            </w:tcBorders>
            <w:shd w:val="clear" w:color="auto" w:fill="auto"/>
            <w:tcMar>
              <w:top w:w="0" w:type="dxa"/>
              <w:left w:w="149" w:type="dxa"/>
              <w:bottom w:w="0" w:type="dxa"/>
              <w:right w:w="149" w:type="dxa"/>
            </w:tcMar>
            <w:hideMark/>
          </w:tcPr>
          <w:p w14:paraId="1C60CE80"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огне</w:t>
            </w:r>
            <w:proofErr w:type="spellEnd"/>
            <w:r w:rsidRPr="002B5FF9">
              <w:rPr>
                <w:rFonts w:ascii="Arial" w:hAnsi="Arial" w:cs="Arial"/>
                <w:color w:val="444444"/>
                <w:sz w:val="16"/>
                <w:szCs w:val="16"/>
                <w:lang w:eastAsia="ru-RU"/>
              </w:rPr>
              <w:t>-</w:t>
            </w:r>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стойкости</w:t>
            </w:r>
            <w:proofErr w:type="spellEnd"/>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зданий</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сооружений</w:t>
            </w:r>
            <w:proofErr w:type="spellEnd"/>
          </w:p>
        </w:tc>
        <w:tc>
          <w:tcPr>
            <w:tcW w:w="1141"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48DEC563" w14:textId="77777777" w:rsidR="002B5FF9" w:rsidRPr="002B5FF9" w:rsidRDefault="002B5FF9" w:rsidP="00DE25C3">
            <w:pPr>
              <w:jc w:val="center"/>
              <w:textAlignment w:val="baseline"/>
              <w:rPr>
                <w:rFonts w:ascii="Arial" w:hAnsi="Arial" w:cs="Arial"/>
                <w:color w:val="444444"/>
                <w:sz w:val="16"/>
                <w:szCs w:val="16"/>
                <w:lang w:val="ru-RU" w:eastAsia="ru-RU"/>
              </w:rPr>
            </w:pPr>
            <w:r w:rsidRPr="002B5FF9">
              <w:rPr>
                <w:rFonts w:ascii="Arial" w:hAnsi="Arial" w:cs="Arial"/>
                <w:color w:val="444444"/>
                <w:sz w:val="16"/>
                <w:szCs w:val="16"/>
                <w:lang w:val="ru-RU" w:eastAsia="ru-RU"/>
              </w:rPr>
              <w:t>Несущие стены, колонны и другие</w:t>
            </w:r>
          </w:p>
        </w:tc>
        <w:tc>
          <w:tcPr>
            <w:tcW w:w="1275"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25474C58"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Наружные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ненесущие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стены</w:t>
            </w:r>
            <w:proofErr w:type="spellEnd"/>
          </w:p>
        </w:tc>
        <w:tc>
          <w:tcPr>
            <w:tcW w:w="1265"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3B489C98" w14:textId="77777777" w:rsidR="002B5FF9" w:rsidRPr="002B5FF9" w:rsidRDefault="002B5FF9" w:rsidP="00DE25C3">
            <w:pPr>
              <w:jc w:val="center"/>
              <w:textAlignment w:val="baseline"/>
              <w:rPr>
                <w:rFonts w:ascii="Arial" w:hAnsi="Arial" w:cs="Arial"/>
                <w:color w:val="444444"/>
                <w:sz w:val="16"/>
                <w:szCs w:val="16"/>
                <w:lang w:val="ru-RU" w:eastAsia="ru-RU"/>
              </w:rPr>
            </w:pPr>
            <w:proofErr w:type="spellStart"/>
            <w:r w:rsidRPr="002B5FF9">
              <w:rPr>
                <w:rFonts w:ascii="Arial" w:hAnsi="Arial" w:cs="Arial"/>
                <w:color w:val="444444"/>
                <w:sz w:val="16"/>
                <w:szCs w:val="16"/>
                <w:lang w:val="ru-RU" w:eastAsia="ru-RU"/>
              </w:rPr>
              <w:t>Перекры</w:t>
            </w:r>
            <w:proofErr w:type="spellEnd"/>
            <w:r w:rsidRPr="002B5FF9">
              <w:rPr>
                <w:rFonts w:ascii="Arial" w:hAnsi="Arial" w:cs="Arial"/>
                <w:color w:val="444444"/>
                <w:sz w:val="16"/>
                <w:szCs w:val="16"/>
                <w:lang w:val="ru-RU" w:eastAsia="ru-RU"/>
              </w:rPr>
              <w:t>-</w:t>
            </w:r>
            <w:r w:rsidRPr="002B5FF9">
              <w:rPr>
                <w:rFonts w:ascii="Arial" w:hAnsi="Arial" w:cs="Arial"/>
                <w:color w:val="444444"/>
                <w:sz w:val="16"/>
                <w:szCs w:val="16"/>
                <w:lang w:val="ru-RU" w:eastAsia="ru-RU"/>
              </w:rPr>
              <w:br/>
            </w:r>
            <w:proofErr w:type="spellStart"/>
            <w:r w:rsidRPr="002B5FF9">
              <w:rPr>
                <w:rFonts w:ascii="Arial" w:hAnsi="Arial" w:cs="Arial"/>
                <w:color w:val="444444"/>
                <w:sz w:val="16"/>
                <w:szCs w:val="16"/>
                <w:lang w:val="ru-RU" w:eastAsia="ru-RU"/>
              </w:rPr>
              <w:t>тия</w:t>
            </w:r>
            <w:proofErr w:type="spellEnd"/>
            <w:r w:rsidRPr="002B5FF9">
              <w:rPr>
                <w:rFonts w:ascii="Arial" w:hAnsi="Arial" w:cs="Arial"/>
                <w:color w:val="444444"/>
                <w:sz w:val="16"/>
                <w:szCs w:val="16"/>
                <w:lang w:val="ru-RU" w:eastAsia="ru-RU"/>
              </w:rPr>
              <w:t xml:space="preserve"> между-</w:t>
            </w:r>
            <w:r w:rsidRPr="002B5FF9">
              <w:rPr>
                <w:rFonts w:ascii="Arial" w:hAnsi="Arial" w:cs="Arial"/>
                <w:color w:val="444444"/>
                <w:sz w:val="16"/>
                <w:szCs w:val="16"/>
                <w:lang w:val="ru-RU" w:eastAsia="ru-RU"/>
              </w:rPr>
              <w:br/>
              <w:t>этажные (в том числе</w:t>
            </w:r>
          </w:p>
        </w:tc>
        <w:tc>
          <w:tcPr>
            <w:tcW w:w="237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BAC37C7"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Строительные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конструкции</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бесчердачных</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покрытий</w:t>
            </w:r>
            <w:proofErr w:type="spellEnd"/>
          </w:p>
        </w:tc>
        <w:tc>
          <w:tcPr>
            <w:tcW w:w="226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8E4AED9"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Строительные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конструкции</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лестничных</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клеток</w:t>
            </w:r>
            <w:proofErr w:type="spellEnd"/>
          </w:p>
        </w:tc>
      </w:tr>
      <w:tr w:rsidR="002B5FF9" w:rsidRPr="002B5FF9" w14:paraId="6B425DBB" w14:textId="77777777" w:rsidTr="002B5FF9">
        <w:trPr>
          <w:trHeight w:val="634"/>
        </w:trPr>
        <w:tc>
          <w:tcPr>
            <w:tcW w:w="1835"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B783B0D"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 xml:space="preserve"> и </w:t>
            </w:r>
            <w:proofErr w:type="spellStart"/>
            <w:r w:rsidRPr="002B5FF9">
              <w:rPr>
                <w:rFonts w:ascii="Arial" w:hAnsi="Arial" w:cs="Arial"/>
                <w:color w:val="444444"/>
                <w:sz w:val="16"/>
                <w:szCs w:val="16"/>
                <w:lang w:eastAsia="ru-RU"/>
              </w:rPr>
              <w:t>пожарных</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отсеков</w:t>
            </w:r>
            <w:proofErr w:type="spellEnd"/>
            <w:r w:rsidRPr="002B5FF9">
              <w:rPr>
                <w:rFonts w:ascii="Arial" w:hAnsi="Arial" w:cs="Arial"/>
                <w:color w:val="444444"/>
                <w:sz w:val="16"/>
                <w:szCs w:val="16"/>
                <w:lang w:eastAsia="ru-RU"/>
              </w:rPr>
              <w:t xml:space="preserve"> *</w:t>
            </w:r>
          </w:p>
        </w:tc>
        <w:tc>
          <w:tcPr>
            <w:tcW w:w="1141"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E7E27EE"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несущие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элементы</w:t>
            </w:r>
            <w:proofErr w:type="spellEnd"/>
          </w:p>
        </w:tc>
        <w:tc>
          <w:tcPr>
            <w:tcW w:w="1275"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8CEB6DD" w14:textId="77777777" w:rsidR="002B5FF9" w:rsidRPr="002B5FF9" w:rsidRDefault="002B5FF9" w:rsidP="00DE25C3">
            <w:pPr>
              <w:rPr>
                <w:rFonts w:ascii="Arial" w:hAnsi="Arial" w:cs="Arial"/>
                <w:color w:val="444444"/>
                <w:sz w:val="16"/>
                <w:szCs w:val="16"/>
                <w:lang w:eastAsia="ru-RU"/>
              </w:rPr>
            </w:pPr>
          </w:p>
        </w:tc>
        <w:tc>
          <w:tcPr>
            <w:tcW w:w="1265"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D4A4196" w14:textId="77777777" w:rsidR="002B5FF9" w:rsidRPr="002B5FF9" w:rsidRDefault="002B5FF9" w:rsidP="00DE25C3">
            <w:pPr>
              <w:jc w:val="center"/>
              <w:textAlignment w:val="baseline"/>
              <w:rPr>
                <w:rFonts w:ascii="Arial" w:hAnsi="Arial" w:cs="Arial"/>
                <w:color w:val="444444"/>
                <w:sz w:val="16"/>
                <w:szCs w:val="16"/>
                <w:lang w:val="ru-RU" w:eastAsia="ru-RU"/>
              </w:rPr>
            </w:pPr>
            <w:r w:rsidRPr="002B5FF9">
              <w:rPr>
                <w:rFonts w:ascii="Arial" w:hAnsi="Arial" w:cs="Arial"/>
                <w:color w:val="444444"/>
                <w:sz w:val="16"/>
                <w:szCs w:val="16"/>
                <w:lang w:val="ru-RU" w:eastAsia="ru-RU"/>
              </w:rPr>
              <w:t xml:space="preserve">чердачные и над </w:t>
            </w:r>
            <w:proofErr w:type="spellStart"/>
            <w:r w:rsidRPr="002B5FF9">
              <w:rPr>
                <w:rFonts w:ascii="Arial" w:hAnsi="Arial" w:cs="Arial"/>
                <w:color w:val="444444"/>
                <w:sz w:val="16"/>
                <w:szCs w:val="16"/>
                <w:lang w:val="ru-RU" w:eastAsia="ru-RU"/>
              </w:rPr>
              <w:t>подва</w:t>
            </w:r>
            <w:proofErr w:type="spellEnd"/>
            <w:r w:rsidRPr="002B5FF9">
              <w:rPr>
                <w:rFonts w:ascii="Arial" w:hAnsi="Arial" w:cs="Arial"/>
                <w:color w:val="444444"/>
                <w:sz w:val="16"/>
                <w:szCs w:val="16"/>
                <w:lang w:val="ru-RU" w:eastAsia="ru-RU"/>
              </w:rPr>
              <w:t>-</w:t>
            </w:r>
            <w:r w:rsidRPr="002B5FF9">
              <w:rPr>
                <w:rFonts w:ascii="Arial" w:hAnsi="Arial" w:cs="Arial"/>
                <w:color w:val="444444"/>
                <w:sz w:val="16"/>
                <w:szCs w:val="16"/>
                <w:lang w:val="ru-RU" w:eastAsia="ru-RU"/>
              </w:rPr>
              <w:br/>
            </w:r>
            <w:proofErr w:type="spellStart"/>
            <w:r w:rsidRPr="002B5FF9">
              <w:rPr>
                <w:rFonts w:ascii="Arial" w:hAnsi="Arial" w:cs="Arial"/>
                <w:color w:val="444444"/>
                <w:sz w:val="16"/>
                <w:szCs w:val="16"/>
                <w:lang w:val="ru-RU" w:eastAsia="ru-RU"/>
              </w:rPr>
              <w:t>лами</w:t>
            </w:r>
            <w:proofErr w:type="spellEnd"/>
            <w:r w:rsidRPr="002B5FF9">
              <w:rPr>
                <w:rFonts w:ascii="Arial" w:hAnsi="Arial" w:cs="Arial"/>
                <w:color w:val="444444"/>
                <w:sz w:val="16"/>
                <w:szCs w:val="16"/>
                <w:lang w:val="ru-RU" w:eastAsia="ru-RU"/>
              </w:rPr>
              <w:t>)</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4C2D05E" w14:textId="77777777" w:rsidR="002B5FF9" w:rsidRPr="002B5FF9" w:rsidRDefault="002B5FF9" w:rsidP="00DE25C3">
            <w:pPr>
              <w:jc w:val="center"/>
              <w:textAlignment w:val="baseline"/>
              <w:rPr>
                <w:rFonts w:ascii="Arial" w:hAnsi="Arial" w:cs="Arial"/>
                <w:color w:val="444444"/>
                <w:sz w:val="16"/>
                <w:szCs w:val="16"/>
                <w:lang w:val="ru-RU" w:eastAsia="ru-RU"/>
              </w:rPr>
            </w:pPr>
            <w:r w:rsidRPr="002B5FF9">
              <w:rPr>
                <w:rFonts w:ascii="Arial" w:hAnsi="Arial" w:cs="Arial"/>
                <w:color w:val="444444"/>
                <w:sz w:val="16"/>
                <w:szCs w:val="16"/>
                <w:lang w:val="ru-RU" w:eastAsia="ru-RU"/>
              </w:rPr>
              <w:t>настилы (в том числе с утепли-</w:t>
            </w:r>
            <w:r w:rsidRPr="002B5FF9">
              <w:rPr>
                <w:rFonts w:ascii="Arial" w:hAnsi="Arial" w:cs="Arial"/>
                <w:color w:val="444444"/>
                <w:sz w:val="16"/>
                <w:szCs w:val="16"/>
                <w:lang w:val="ru-RU" w:eastAsia="ru-RU"/>
              </w:rPr>
              <w:br/>
            </w:r>
            <w:proofErr w:type="spellStart"/>
            <w:r w:rsidRPr="002B5FF9">
              <w:rPr>
                <w:rFonts w:ascii="Arial" w:hAnsi="Arial" w:cs="Arial"/>
                <w:color w:val="444444"/>
                <w:sz w:val="16"/>
                <w:szCs w:val="16"/>
                <w:lang w:val="ru-RU" w:eastAsia="ru-RU"/>
              </w:rPr>
              <w:t>телем</w:t>
            </w:r>
            <w:proofErr w:type="spellEnd"/>
            <w:r w:rsidRPr="002B5FF9">
              <w:rPr>
                <w:rFonts w:ascii="Arial" w:hAnsi="Arial" w:cs="Arial"/>
                <w:color w:val="444444"/>
                <w:sz w:val="16"/>
                <w:szCs w:val="16"/>
                <w:lang w:val="ru-RU" w:eastAsia="ru-RU"/>
              </w:rPr>
              <w:t>)</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0C05475"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фермы</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балки</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прогоны</w:t>
            </w:r>
            <w:proofErr w:type="spellEnd"/>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D74C9B9"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внутрен</w:t>
            </w:r>
            <w:proofErr w:type="spellEnd"/>
            <w:r w:rsidRPr="002B5FF9">
              <w:rPr>
                <w:rFonts w:ascii="Arial" w:hAnsi="Arial" w:cs="Arial"/>
                <w:color w:val="444444"/>
                <w:sz w:val="16"/>
                <w:szCs w:val="16"/>
                <w:lang w:eastAsia="ru-RU"/>
              </w:rPr>
              <w:t>-</w:t>
            </w:r>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ние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стены</w:t>
            </w:r>
            <w:proofErr w:type="spellEnd"/>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46B810B"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марши</w:t>
            </w:r>
            <w:proofErr w:type="spellEnd"/>
            <w:r w:rsidRPr="002B5FF9">
              <w:rPr>
                <w:rFonts w:ascii="Arial" w:hAnsi="Arial" w:cs="Arial"/>
                <w:color w:val="444444"/>
                <w:sz w:val="16"/>
                <w:szCs w:val="16"/>
                <w:lang w:eastAsia="ru-RU"/>
              </w:rPr>
              <w:t xml:space="preserve"> и </w:t>
            </w:r>
            <w:proofErr w:type="spellStart"/>
            <w:r w:rsidRPr="002B5FF9">
              <w:rPr>
                <w:rFonts w:ascii="Arial" w:hAnsi="Arial" w:cs="Arial"/>
                <w:color w:val="444444"/>
                <w:sz w:val="16"/>
                <w:szCs w:val="16"/>
                <w:lang w:eastAsia="ru-RU"/>
              </w:rPr>
              <w:t>площадки</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лестниц</w:t>
            </w:r>
            <w:proofErr w:type="spellEnd"/>
          </w:p>
        </w:tc>
      </w:tr>
      <w:tr w:rsidR="002B5FF9" w:rsidRPr="002B5FF9" w14:paraId="051A179E"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C12CDDC"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I</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87065BD"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120</w:t>
            </w: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AFBBE07"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Е 30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6B5FF7E"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60</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F173C72"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 30</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976B9AE"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30</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ABE210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120</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B04E034"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60</w:t>
            </w:r>
          </w:p>
        </w:tc>
      </w:tr>
      <w:tr w:rsidR="002B5FF9" w:rsidRPr="002B5FF9" w14:paraId="66A4D995"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5508AB17"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II</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8986F04"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90</w:t>
            </w: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AE7C83E"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Е 15</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8F9B98E"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45</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F505DEB"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 15</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92FD856"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B8B3E85"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90</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7EA6802"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60</w:t>
            </w:r>
          </w:p>
        </w:tc>
      </w:tr>
      <w:tr w:rsidR="002B5FF9" w:rsidRPr="002B5FF9" w14:paraId="77E0445C"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5D3C268F"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III</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7A01855"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45</w:t>
            </w: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03D273A9"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Е 15</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BABDAC2"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45</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AF41F7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 15</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266F929"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3715BD6"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60</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EDCCE38"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45</w:t>
            </w:r>
          </w:p>
        </w:tc>
      </w:tr>
      <w:tr w:rsidR="002B5FF9" w:rsidRPr="002B5FF9" w14:paraId="42B9E5FD"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1AB6DBD"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IV</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589DD04A"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94C7EA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Е 15</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6A28E8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15</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5419E3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 15</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15E818A"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19C4667"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45</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345AAE5"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r>
      <w:tr w:rsidR="002B5FF9" w:rsidRPr="002B5FF9" w14:paraId="321D0BE0"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0B8E9BB"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V</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00EBAE70"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не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норми</w:t>
            </w:r>
            <w:proofErr w:type="spellEnd"/>
            <w:r w:rsidRPr="002B5FF9">
              <w:rPr>
                <w:rFonts w:ascii="Arial" w:hAnsi="Arial" w:cs="Arial"/>
                <w:color w:val="444444"/>
                <w:sz w:val="16"/>
                <w:szCs w:val="16"/>
                <w:lang w:eastAsia="ru-RU"/>
              </w:rPr>
              <w:t>-</w:t>
            </w:r>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руется</w:t>
            </w:r>
            <w:proofErr w:type="spellEnd"/>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C8FA9C5"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не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норми</w:t>
            </w:r>
            <w:proofErr w:type="spellEnd"/>
            <w:r w:rsidRPr="002B5FF9">
              <w:rPr>
                <w:rFonts w:ascii="Arial" w:hAnsi="Arial" w:cs="Arial"/>
                <w:color w:val="444444"/>
                <w:sz w:val="16"/>
                <w:szCs w:val="16"/>
                <w:lang w:eastAsia="ru-RU"/>
              </w:rPr>
              <w:t>-</w:t>
            </w:r>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руется</w:t>
            </w:r>
            <w:proofErr w:type="spellEnd"/>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5E70D56A"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не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норми</w:t>
            </w:r>
            <w:proofErr w:type="spellEnd"/>
            <w:r w:rsidRPr="002B5FF9">
              <w:rPr>
                <w:rFonts w:ascii="Arial" w:hAnsi="Arial" w:cs="Arial"/>
                <w:color w:val="444444"/>
                <w:sz w:val="16"/>
                <w:szCs w:val="16"/>
                <w:lang w:eastAsia="ru-RU"/>
              </w:rPr>
              <w:t>-</w:t>
            </w:r>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руется</w:t>
            </w:r>
            <w:proofErr w:type="spellEnd"/>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9B829A3"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не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норми</w:t>
            </w:r>
            <w:proofErr w:type="spellEnd"/>
            <w:r w:rsidRPr="002B5FF9">
              <w:rPr>
                <w:rFonts w:ascii="Arial" w:hAnsi="Arial" w:cs="Arial"/>
                <w:color w:val="444444"/>
                <w:sz w:val="16"/>
                <w:szCs w:val="16"/>
                <w:lang w:eastAsia="ru-RU"/>
              </w:rPr>
              <w:t>-</w:t>
            </w:r>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руется</w:t>
            </w:r>
            <w:proofErr w:type="spellEnd"/>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9221BCC"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не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норми</w:t>
            </w:r>
            <w:proofErr w:type="spellEnd"/>
            <w:r w:rsidRPr="002B5FF9">
              <w:rPr>
                <w:rFonts w:ascii="Arial" w:hAnsi="Arial" w:cs="Arial"/>
                <w:color w:val="444444"/>
                <w:sz w:val="16"/>
                <w:szCs w:val="16"/>
                <w:lang w:eastAsia="ru-RU"/>
              </w:rPr>
              <w:t>-</w:t>
            </w:r>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руется</w:t>
            </w:r>
            <w:proofErr w:type="spellEnd"/>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C9122D2"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не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норми</w:t>
            </w:r>
            <w:proofErr w:type="spellEnd"/>
            <w:r w:rsidRPr="002B5FF9">
              <w:rPr>
                <w:rFonts w:ascii="Arial" w:hAnsi="Arial" w:cs="Arial"/>
                <w:color w:val="444444"/>
                <w:sz w:val="16"/>
                <w:szCs w:val="16"/>
                <w:lang w:eastAsia="ru-RU"/>
              </w:rPr>
              <w:t>-</w:t>
            </w:r>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руется</w:t>
            </w:r>
            <w:proofErr w:type="spellEnd"/>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6F1B797" w14:textId="77777777" w:rsidR="002B5FF9" w:rsidRPr="002B5FF9" w:rsidRDefault="002B5FF9" w:rsidP="00DE25C3">
            <w:pPr>
              <w:jc w:val="center"/>
              <w:textAlignment w:val="baseline"/>
              <w:rPr>
                <w:rFonts w:ascii="Arial" w:hAnsi="Arial" w:cs="Arial"/>
                <w:color w:val="444444"/>
                <w:sz w:val="16"/>
                <w:szCs w:val="16"/>
                <w:lang w:eastAsia="ru-RU"/>
              </w:rPr>
            </w:pPr>
            <w:proofErr w:type="spellStart"/>
            <w:r w:rsidRPr="002B5FF9">
              <w:rPr>
                <w:rFonts w:ascii="Arial" w:hAnsi="Arial" w:cs="Arial"/>
                <w:color w:val="444444"/>
                <w:sz w:val="16"/>
                <w:szCs w:val="16"/>
                <w:lang w:eastAsia="ru-RU"/>
              </w:rPr>
              <w:t>не</w:t>
            </w:r>
            <w:proofErr w:type="spellEnd"/>
            <w:r w:rsidRPr="002B5FF9">
              <w:rPr>
                <w:rFonts w:ascii="Arial" w:hAnsi="Arial" w:cs="Arial"/>
                <w:color w:val="444444"/>
                <w:sz w:val="16"/>
                <w:szCs w:val="16"/>
                <w:lang w:eastAsia="ru-RU"/>
              </w:rPr>
              <w:t xml:space="preserve"> </w:t>
            </w:r>
            <w:proofErr w:type="spellStart"/>
            <w:r w:rsidRPr="002B5FF9">
              <w:rPr>
                <w:rFonts w:ascii="Arial" w:hAnsi="Arial" w:cs="Arial"/>
                <w:color w:val="444444"/>
                <w:sz w:val="16"/>
                <w:szCs w:val="16"/>
                <w:lang w:eastAsia="ru-RU"/>
              </w:rPr>
              <w:t>норми</w:t>
            </w:r>
            <w:proofErr w:type="spellEnd"/>
            <w:r w:rsidRPr="002B5FF9">
              <w:rPr>
                <w:rFonts w:ascii="Arial" w:hAnsi="Arial" w:cs="Arial"/>
                <w:color w:val="444444"/>
                <w:sz w:val="16"/>
                <w:szCs w:val="16"/>
                <w:lang w:eastAsia="ru-RU"/>
              </w:rPr>
              <w:t>-</w:t>
            </w:r>
            <w:r w:rsidRPr="002B5FF9">
              <w:rPr>
                <w:rFonts w:ascii="Arial" w:hAnsi="Arial" w:cs="Arial"/>
                <w:color w:val="444444"/>
                <w:sz w:val="16"/>
                <w:szCs w:val="16"/>
                <w:lang w:eastAsia="ru-RU"/>
              </w:rPr>
              <w:br/>
            </w:r>
            <w:proofErr w:type="spellStart"/>
            <w:r w:rsidRPr="002B5FF9">
              <w:rPr>
                <w:rFonts w:ascii="Arial" w:hAnsi="Arial" w:cs="Arial"/>
                <w:color w:val="444444"/>
                <w:sz w:val="16"/>
                <w:szCs w:val="16"/>
                <w:lang w:eastAsia="ru-RU"/>
              </w:rPr>
              <w:t>руется</w:t>
            </w:r>
            <w:proofErr w:type="spellEnd"/>
          </w:p>
        </w:tc>
      </w:tr>
    </w:tbl>
    <w:p w14:paraId="1F5D5922" w14:textId="6940FE1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Двери эвакуационных выходов и другие двери на путях эвакуации должны открываться по направлению выхода из здания. Не нормируется направление открывания дверей из помещений с одновременным пребыванием не более 15 человек, кладовых площадью не более 200 </w:t>
      </w:r>
      <w:proofErr w:type="spellStart"/>
      <w:r w:rsidRPr="008B7AFB">
        <w:rPr>
          <w:rFonts w:ascii="Arial" w:hAnsi="Arial" w:cs="Arial"/>
          <w:color w:val="000000"/>
          <w:sz w:val="20"/>
          <w:lang w:val="ru-RU"/>
        </w:rPr>
        <w:t>кв.м</w:t>
      </w:r>
      <w:proofErr w:type="spellEnd"/>
      <w:r w:rsidRPr="008B7AFB">
        <w:rPr>
          <w:rFonts w:ascii="Arial" w:hAnsi="Arial" w:cs="Arial"/>
          <w:color w:val="000000"/>
          <w:sz w:val="20"/>
          <w:lang w:val="ru-RU"/>
        </w:rPr>
        <w:t>. без постоянных рабочих мест, дверей, установленных в перегородках, разделяющих коридоры здания;</w:t>
      </w:r>
    </w:p>
    <w:p w14:paraId="5B312F23"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Противопожарные двери должны иметь приспособления для </w:t>
      </w:r>
      <w:proofErr w:type="spellStart"/>
      <w:r w:rsidRPr="008B7AFB">
        <w:rPr>
          <w:rFonts w:ascii="Arial" w:hAnsi="Arial" w:cs="Arial"/>
          <w:color w:val="000000"/>
          <w:sz w:val="20"/>
          <w:lang w:val="ru-RU"/>
        </w:rPr>
        <w:t>самозакрывания</w:t>
      </w:r>
      <w:proofErr w:type="spellEnd"/>
      <w:r w:rsidRPr="008B7AFB">
        <w:rPr>
          <w:rFonts w:ascii="Arial" w:hAnsi="Arial" w:cs="Arial"/>
          <w:color w:val="000000"/>
          <w:sz w:val="20"/>
          <w:lang w:val="ru-RU"/>
        </w:rPr>
        <w:t xml:space="preserve"> и уплотнения в притворах. Двери из помещений в коридор, в зал клиентов, должны иметь приспособления для </w:t>
      </w:r>
      <w:proofErr w:type="spellStart"/>
      <w:r w:rsidRPr="008B7AFB">
        <w:rPr>
          <w:rFonts w:ascii="Arial" w:hAnsi="Arial" w:cs="Arial"/>
          <w:color w:val="000000"/>
          <w:sz w:val="20"/>
          <w:lang w:val="ru-RU"/>
        </w:rPr>
        <w:lastRenderedPageBreak/>
        <w:t>самозакрывания</w:t>
      </w:r>
      <w:proofErr w:type="spellEnd"/>
      <w:r w:rsidRPr="008B7AFB">
        <w:rPr>
          <w:rFonts w:ascii="Arial" w:hAnsi="Arial" w:cs="Arial"/>
          <w:color w:val="000000"/>
          <w:sz w:val="20"/>
          <w:lang w:val="ru-RU"/>
        </w:rPr>
        <w:t xml:space="preserve"> и уплотнения в притворах. Работы по установке дверей выполняются организациями, имеющими соответствующую лицензию МЧС РФ. Представить паспорта, сертификаты пожарной безопасности, Акты скрытых работ, схемы места установки;</w:t>
      </w:r>
    </w:p>
    <w:p w14:paraId="08EA3DFD"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Пути эвакуации должны быть освещены в соответствии с требованиями СП 52.13330.2016 «Естественное и искусственное освещение»;</w:t>
      </w:r>
    </w:p>
    <w:p w14:paraId="1D58D872"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В эвакуационных коридорах,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 и пожарных кранов;</w:t>
      </w:r>
    </w:p>
    <w:p w14:paraId="74745677"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w:t>
      </w:r>
      <w:proofErr w:type="spellStart"/>
      <w:r w:rsidRPr="008B7AFB">
        <w:rPr>
          <w:rFonts w:ascii="Arial" w:hAnsi="Arial" w:cs="Arial"/>
          <w:color w:val="000000"/>
          <w:sz w:val="20"/>
          <w:lang w:val="ru-RU"/>
        </w:rPr>
        <w:t>проступей</w:t>
      </w:r>
      <w:proofErr w:type="spellEnd"/>
      <w:r w:rsidRPr="008B7AFB">
        <w:rPr>
          <w:rFonts w:ascii="Arial" w:hAnsi="Arial" w:cs="Arial"/>
          <w:color w:val="000000"/>
          <w:sz w:val="20"/>
          <w:lang w:val="ru-RU"/>
        </w:rPr>
        <w:t xml:space="preserve"> и площадок лестниц;</w:t>
      </w:r>
    </w:p>
    <w:p w14:paraId="2E261741" w14:textId="77777777" w:rsidR="008B7AFB" w:rsidRPr="008B7AFB" w:rsidRDefault="008B7AFB" w:rsidP="00214E9A">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Все строительные и отделочные материалы, пожарно-техническое оборудование и т.д. должны иметь сертификаты и соответствовать требованиям пожарной безопасности;</w:t>
      </w:r>
    </w:p>
    <w:p w14:paraId="0656F48E" w14:textId="77777777" w:rsidR="008B7AFB" w:rsidRPr="008B7AFB" w:rsidRDefault="008B7AFB" w:rsidP="00214E9A">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Отделочные материалы на путях эвакуации не должны иметь более высокую пожарную опасность, чем указанных в таблицах 3 и 28 Технического регламента о требованиях пожарной безопасности ФЗ-123.</w:t>
      </w:r>
    </w:p>
    <w:p w14:paraId="50F09A31" w14:textId="77777777" w:rsidR="002B5FF9" w:rsidRPr="00214E9A" w:rsidRDefault="002B5FF9" w:rsidP="002B5FF9">
      <w:pPr>
        <w:spacing w:after="200" w:line="276" w:lineRule="auto"/>
        <w:jc w:val="right"/>
        <w:rPr>
          <w:rFonts w:ascii="Arial" w:hAnsi="Arial" w:cs="Arial"/>
          <w:lang w:val="ru-RU" w:eastAsia="ru-RU"/>
        </w:rPr>
      </w:pPr>
    </w:p>
    <w:p w14:paraId="395822E4" w14:textId="77777777" w:rsidR="002B5FF9" w:rsidRPr="002B5FF9" w:rsidRDefault="002B5FF9" w:rsidP="002B5FF9">
      <w:pPr>
        <w:spacing w:after="200" w:line="276" w:lineRule="auto"/>
        <w:jc w:val="right"/>
        <w:rPr>
          <w:rFonts w:ascii="Arial" w:hAnsi="Arial" w:cs="Arial"/>
          <w:lang w:eastAsia="ru-RU"/>
        </w:rPr>
      </w:pPr>
      <w:proofErr w:type="spellStart"/>
      <w:r w:rsidRPr="002B5FF9">
        <w:rPr>
          <w:rFonts w:ascii="Arial" w:hAnsi="Arial" w:cs="Arial"/>
          <w:lang w:eastAsia="ru-RU"/>
        </w:rPr>
        <w:t>Таблица</w:t>
      </w:r>
      <w:proofErr w:type="spellEnd"/>
      <w:r w:rsidRPr="002B5FF9">
        <w:rPr>
          <w:rFonts w:ascii="Arial" w:hAnsi="Arial" w:cs="Arial"/>
          <w:lang w:eastAsia="ru-RU"/>
        </w:rPr>
        <w:t xml:space="preserve"> 3</w:t>
      </w:r>
    </w:p>
    <w:tbl>
      <w:tblPr>
        <w:tblW w:w="0" w:type="auto"/>
        <w:tblInd w:w="110" w:type="dxa"/>
        <w:shd w:val="clear" w:color="auto" w:fill="FFFFFF"/>
        <w:tblCellMar>
          <w:left w:w="0" w:type="dxa"/>
          <w:right w:w="0" w:type="dxa"/>
        </w:tblCellMar>
        <w:tblLook w:val="04A0" w:firstRow="1" w:lastRow="0" w:firstColumn="1" w:lastColumn="0" w:noHBand="0" w:noVBand="1"/>
      </w:tblPr>
      <w:tblGrid>
        <w:gridCol w:w="2545"/>
        <w:gridCol w:w="909"/>
        <w:gridCol w:w="1262"/>
        <w:gridCol w:w="908"/>
        <w:gridCol w:w="1084"/>
        <w:gridCol w:w="1615"/>
        <w:gridCol w:w="1615"/>
      </w:tblGrid>
      <w:tr w:rsidR="002B5FF9" w:rsidRPr="00E459DE" w14:paraId="3FEEEBC7" w14:textId="77777777" w:rsidTr="002B5FF9">
        <w:tc>
          <w:tcPr>
            <w:tcW w:w="2568" w:type="dxa"/>
            <w:tcBorders>
              <w:top w:val="single" w:sz="6" w:space="0" w:color="000000"/>
              <w:left w:val="single" w:sz="6" w:space="0" w:color="000000"/>
              <w:bottom w:val="nil"/>
              <w:right w:val="single" w:sz="6" w:space="0" w:color="000000"/>
            </w:tcBorders>
            <w:shd w:val="clear" w:color="auto" w:fill="auto"/>
            <w:tcMar>
              <w:top w:w="0" w:type="dxa"/>
              <w:left w:w="110" w:type="dxa"/>
              <w:bottom w:w="0" w:type="dxa"/>
              <w:right w:w="110" w:type="dxa"/>
            </w:tcMar>
            <w:hideMark/>
          </w:tcPr>
          <w:p w14:paraId="053F5D8C" w14:textId="77777777" w:rsidR="002B5FF9" w:rsidRPr="002B5FF9" w:rsidRDefault="002B5FF9" w:rsidP="00DE25C3">
            <w:pPr>
              <w:spacing w:after="200" w:line="276" w:lineRule="auto"/>
              <w:rPr>
                <w:rFonts w:ascii="Arial" w:hAnsi="Arial" w:cs="Arial"/>
                <w:sz w:val="16"/>
                <w:szCs w:val="16"/>
                <w:lang w:eastAsia="ru-RU"/>
              </w:rPr>
            </w:pPr>
            <w:proofErr w:type="spellStart"/>
            <w:r w:rsidRPr="002B5FF9">
              <w:rPr>
                <w:rFonts w:ascii="Arial" w:hAnsi="Arial" w:cs="Arial"/>
                <w:sz w:val="16"/>
                <w:szCs w:val="16"/>
                <w:lang w:eastAsia="ru-RU"/>
              </w:rPr>
              <w:t>Свойства</w:t>
            </w:r>
            <w:proofErr w:type="spellEnd"/>
            <w:r w:rsidRPr="002B5FF9">
              <w:rPr>
                <w:rFonts w:ascii="Arial" w:hAnsi="Arial" w:cs="Arial"/>
                <w:sz w:val="16"/>
                <w:szCs w:val="16"/>
                <w:lang w:eastAsia="ru-RU"/>
              </w:rPr>
              <w:t xml:space="preserve"> </w:t>
            </w:r>
            <w:proofErr w:type="spellStart"/>
            <w:r w:rsidRPr="002B5FF9">
              <w:rPr>
                <w:rFonts w:ascii="Arial" w:hAnsi="Arial" w:cs="Arial"/>
                <w:sz w:val="16"/>
                <w:szCs w:val="16"/>
                <w:lang w:eastAsia="ru-RU"/>
              </w:rPr>
              <w:t>пожарной</w:t>
            </w:r>
            <w:proofErr w:type="spellEnd"/>
            <w:r w:rsidRPr="002B5FF9">
              <w:rPr>
                <w:rFonts w:ascii="Arial" w:hAnsi="Arial" w:cs="Arial"/>
                <w:sz w:val="16"/>
                <w:szCs w:val="16"/>
                <w:lang w:eastAsia="ru-RU"/>
              </w:rPr>
              <w:t xml:space="preserve"> </w:t>
            </w:r>
            <w:proofErr w:type="spellStart"/>
            <w:r w:rsidRPr="002B5FF9">
              <w:rPr>
                <w:rFonts w:ascii="Arial" w:hAnsi="Arial" w:cs="Arial"/>
                <w:sz w:val="16"/>
                <w:szCs w:val="16"/>
                <w:lang w:eastAsia="ru-RU"/>
              </w:rPr>
              <w:t>опасности</w:t>
            </w:r>
            <w:proofErr w:type="spellEnd"/>
          </w:p>
        </w:tc>
        <w:tc>
          <w:tcPr>
            <w:tcW w:w="7496"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6AF479BB" w14:textId="77777777" w:rsidR="002B5FF9" w:rsidRPr="002B5FF9" w:rsidRDefault="002B5FF9" w:rsidP="00DE25C3">
            <w:pPr>
              <w:spacing w:after="200" w:line="276" w:lineRule="auto"/>
              <w:rPr>
                <w:rFonts w:ascii="Arial" w:hAnsi="Arial" w:cs="Arial"/>
                <w:sz w:val="16"/>
                <w:szCs w:val="16"/>
                <w:lang w:val="ru-RU" w:eastAsia="ru-RU"/>
              </w:rPr>
            </w:pPr>
            <w:r w:rsidRPr="002B5FF9">
              <w:rPr>
                <w:rFonts w:ascii="Arial" w:hAnsi="Arial" w:cs="Arial"/>
                <w:sz w:val="16"/>
                <w:szCs w:val="16"/>
                <w:lang w:val="ru-RU" w:eastAsia="ru-RU"/>
              </w:rPr>
              <w:t>Классы пожарной опасности строительных материалов в зависимости от групп</w:t>
            </w:r>
          </w:p>
        </w:tc>
      </w:tr>
      <w:tr w:rsidR="002B5FF9" w:rsidRPr="002B5FF9" w14:paraId="5568FCC4" w14:textId="77777777" w:rsidTr="002B5FF9">
        <w:tc>
          <w:tcPr>
            <w:tcW w:w="2568" w:type="dxa"/>
            <w:tcBorders>
              <w:top w:val="nil"/>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BD7FA0C" w14:textId="77777777" w:rsidR="002B5FF9" w:rsidRPr="002B5FF9" w:rsidRDefault="002B5FF9" w:rsidP="00DE25C3">
            <w:pPr>
              <w:spacing w:after="200" w:line="276" w:lineRule="auto"/>
              <w:rPr>
                <w:rFonts w:ascii="Arial" w:hAnsi="Arial" w:cs="Arial"/>
                <w:sz w:val="16"/>
                <w:szCs w:val="16"/>
                <w:lang w:eastAsia="ru-RU"/>
              </w:rPr>
            </w:pPr>
            <w:proofErr w:type="spellStart"/>
            <w:r w:rsidRPr="002B5FF9">
              <w:rPr>
                <w:rFonts w:ascii="Arial" w:hAnsi="Arial" w:cs="Arial"/>
                <w:sz w:val="16"/>
                <w:szCs w:val="16"/>
                <w:lang w:eastAsia="ru-RU"/>
              </w:rPr>
              <w:t>строительных</w:t>
            </w:r>
            <w:proofErr w:type="spellEnd"/>
            <w:r w:rsidRPr="002B5FF9">
              <w:rPr>
                <w:rFonts w:ascii="Arial" w:hAnsi="Arial" w:cs="Arial"/>
                <w:sz w:val="16"/>
                <w:szCs w:val="16"/>
                <w:lang w:eastAsia="ru-RU"/>
              </w:rPr>
              <w:t xml:space="preserve"> </w:t>
            </w:r>
            <w:proofErr w:type="spellStart"/>
            <w:r w:rsidRPr="002B5FF9">
              <w:rPr>
                <w:rFonts w:ascii="Arial" w:hAnsi="Arial" w:cs="Arial"/>
                <w:sz w:val="16"/>
                <w:szCs w:val="16"/>
                <w:lang w:eastAsia="ru-RU"/>
              </w:rPr>
              <w:t>материалов</w:t>
            </w:r>
            <w:proofErr w:type="spellEnd"/>
            <w:r w:rsidRPr="002B5FF9">
              <w:rPr>
                <w:rFonts w:ascii="Arial" w:hAnsi="Arial" w:cs="Arial"/>
                <w:sz w:val="16"/>
                <w:szCs w:val="16"/>
                <w:lang w:eastAsia="ru-RU"/>
              </w:rPr>
              <w:br/>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7A08683"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КМО</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24551580"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КМ1</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6F269508"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КМ2</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6304353"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493A4E2"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КМ4</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F297B38"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КМ5</w:t>
            </w:r>
          </w:p>
        </w:tc>
      </w:tr>
      <w:tr w:rsidR="002B5FF9" w:rsidRPr="002B5FF9" w14:paraId="1EFC2CE1" w14:textId="77777777" w:rsidTr="002B5FF9">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7B5DAD9" w14:textId="77777777" w:rsidR="002B5FF9" w:rsidRPr="002B5FF9" w:rsidRDefault="002B5FF9" w:rsidP="00DE25C3">
            <w:pPr>
              <w:spacing w:after="200" w:line="276" w:lineRule="auto"/>
              <w:rPr>
                <w:rFonts w:ascii="Arial" w:hAnsi="Arial" w:cs="Arial"/>
                <w:sz w:val="16"/>
                <w:szCs w:val="16"/>
                <w:lang w:eastAsia="ru-RU"/>
              </w:rPr>
            </w:pPr>
            <w:proofErr w:type="spellStart"/>
            <w:r w:rsidRPr="002B5FF9">
              <w:rPr>
                <w:rFonts w:ascii="Arial" w:hAnsi="Arial" w:cs="Arial"/>
                <w:sz w:val="16"/>
                <w:szCs w:val="16"/>
                <w:lang w:eastAsia="ru-RU"/>
              </w:rPr>
              <w:t>Горючесть</w:t>
            </w:r>
            <w:proofErr w:type="spellEnd"/>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6998308"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НГ</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A44BFB1"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Г1</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1A7AD7D3"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Г1</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5B66A0E"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20F81F6"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7F9A357"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Г4</w:t>
            </w:r>
          </w:p>
        </w:tc>
      </w:tr>
      <w:tr w:rsidR="002B5FF9" w:rsidRPr="002B5FF9" w14:paraId="09CE6864" w14:textId="77777777" w:rsidTr="002B5FF9">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B527945" w14:textId="77777777" w:rsidR="002B5FF9" w:rsidRPr="002B5FF9" w:rsidRDefault="002B5FF9" w:rsidP="00DE25C3">
            <w:pPr>
              <w:spacing w:after="200" w:line="276" w:lineRule="auto"/>
              <w:rPr>
                <w:rFonts w:ascii="Arial" w:hAnsi="Arial" w:cs="Arial"/>
                <w:sz w:val="16"/>
                <w:szCs w:val="16"/>
                <w:lang w:eastAsia="ru-RU"/>
              </w:rPr>
            </w:pPr>
            <w:proofErr w:type="spellStart"/>
            <w:r w:rsidRPr="002B5FF9">
              <w:rPr>
                <w:rFonts w:ascii="Arial" w:hAnsi="Arial" w:cs="Arial"/>
                <w:sz w:val="16"/>
                <w:szCs w:val="16"/>
                <w:lang w:eastAsia="ru-RU"/>
              </w:rPr>
              <w:t>Воспламеняемость</w:t>
            </w:r>
            <w:proofErr w:type="spellEnd"/>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6033B7C"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50DE1B5"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В1</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098B88A"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В2</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2DEC7388"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6318E35F"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CD7B1D7"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В3</w:t>
            </w:r>
          </w:p>
        </w:tc>
      </w:tr>
      <w:tr w:rsidR="002B5FF9" w:rsidRPr="002B5FF9" w14:paraId="785E7F3D" w14:textId="77777777" w:rsidTr="002B5FF9">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E876B4A" w14:textId="77777777" w:rsidR="002B5FF9" w:rsidRPr="002B5FF9" w:rsidRDefault="002B5FF9" w:rsidP="00DE25C3">
            <w:pPr>
              <w:spacing w:after="200" w:line="276" w:lineRule="auto"/>
              <w:rPr>
                <w:rFonts w:ascii="Arial" w:hAnsi="Arial" w:cs="Arial"/>
                <w:sz w:val="16"/>
                <w:szCs w:val="16"/>
                <w:lang w:eastAsia="ru-RU"/>
              </w:rPr>
            </w:pPr>
            <w:proofErr w:type="spellStart"/>
            <w:r w:rsidRPr="002B5FF9">
              <w:rPr>
                <w:rFonts w:ascii="Arial" w:hAnsi="Arial" w:cs="Arial"/>
                <w:sz w:val="16"/>
                <w:szCs w:val="16"/>
                <w:lang w:eastAsia="ru-RU"/>
              </w:rPr>
              <w:t>Дымообразующая</w:t>
            </w:r>
            <w:proofErr w:type="spellEnd"/>
            <w:r w:rsidRPr="002B5FF9">
              <w:rPr>
                <w:rFonts w:ascii="Arial" w:hAnsi="Arial" w:cs="Arial"/>
                <w:sz w:val="16"/>
                <w:szCs w:val="16"/>
                <w:lang w:eastAsia="ru-RU"/>
              </w:rPr>
              <w:t xml:space="preserve"> </w:t>
            </w:r>
            <w:proofErr w:type="spellStart"/>
            <w:r w:rsidRPr="002B5FF9">
              <w:rPr>
                <w:rFonts w:ascii="Arial" w:hAnsi="Arial" w:cs="Arial"/>
                <w:sz w:val="16"/>
                <w:szCs w:val="16"/>
                <w:lang w:eastAsia="ru-RU"/>
              </w:rPr>
              <w:t>способность</w:t>
            </w:r>
            <w:proofErr w:type="spellEnd"/>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C2BE11B"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A679FDF"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Д2</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46D30C2"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Д2</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1BF48155"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0E12614A"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22B0B54"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Д3</w:t>
            </w:r>
          </w:p>
        </w:tc>
      </w:tr>
      <w:tr w:rsidR="002B5FF9" w:rsidRPr="002B5FF9" w14:paraId="7E1C2EBD" w14:textId="77777777" w:rsidTr="002B5FF9">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C442C63" w14:textId="77777777" w:rsidR="002B5FF9" w:rsidRPr="002B5FF9" w:rsidRDefault="002B5FF9" w:rsidP="00DE25C3">
            <w:pPr>
              <w:spacing w:after="200" w:line="276" w:lineRule="auto"/>
              <w:rPr>
                <w:rFonts w:ascii="Arial" w:hAnsi="Arial" w:cs="Arial"/>
                <w:sz w:val="16"/>
                <w:szCs w:val="16"/>
                <w:lang w:eastAsia="ru-RU"/>
              </w:rPr>
            </w:pPr>
            <w:proofErr w:type="spellStart"/>
            <w:r w:rsidRPr="002B5FF9">
              <w:rPr>
                <w:rFonts w:ascii="Arial" w:hAnsi="Arial" w:cs="Arial"/>
                <w:sz w:val="16"/>
                <w:szCs w:val="16"/>
                <w:lang w:eastAsia="ru-RU"/>
              </w:rPr>
              <w:t>Токсичность</w:t>
            </w:r>
            <w:proofErr w:type="spellEnd"/>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E67BB17"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2C813520"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Т2</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3DFE94F"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Т2</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0066FFC"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2031327"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0B029BB5"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Т4</w:t>
            </w:r>
          </w:p>
        </w:tc>
      </w:tr>
      <w:tr w:rsidR="002B5FF9" w:rsidRPr="002B5FF9" w14:paraId="65CFBBEB" w14:textId="77777777" w:rsidTr="002B5FF9">
        <w:trPr>
          <w:trHeight w:val="456"/>
        </w:trPr>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1A3A0D83" w14:textId="77777777" w:rsidR="002B5FF9" w:rsidRPr="002B5FF9" w:rsidRDefault="002B5FF9" w:rsidP="00DE25C3">
            <w:pPr>
              <w:spacing w:after="200" w:line="276" w:lineRule="auto"/>
              <w:rPr>
                <w:rFonts w:ascii="Arial" w:hAnsi="Arial" w:cs="Arial"/>
                <w:sz w:val="16"/>
                <w:szCs w:val="16"/>
                <w:lang w:eastAsia="ru-RU"/>
              </w:rPr>
            </w:pPr>
            <w:proofErr w:type="spellStart"/>
            <w:r w:rsidRPr="002B5FF9">
              <w:rPr>
                <w:rFonts w:ascii="Arial" w:hAnsi="Arial" w:cs="Arial"/>
                <w:sz w:val="16"/>
                <w:szCs w:val="16"/>
                <w:lang w:eastAsia="ru-RU"/>
              </w:rPr>
              <w:t>Распространение</w:t>
            </w:r>
            <w:proofErr w:type="spellEnd"/>
            <w:r w:rsidRPr="002B5FF9">
              <w:rPr>
                <w:rFonts w:ascii="Arial" w:hAnsi="Arial" w:cs="Arial"/>
                <w:sz w:val="16"/>
                <w:szCs w:val="16"/>
                <w:lang w:eastAsia="ru-RU"/>
              </w:rPr>
              <w:br/>
            </w:r>
            <w:proofErr w:type="spellStart"/>
            <w:r w:rsidRPr="002B5FF9">
              <w:rPr>
                <w:rFonts w:ascii="Arial" w:hAnsi="Arial" w:cs="Arial"/>
                <w:sz w:val="16"/>
                <w:szCs w:val="16"/>
                <w:lang w:eastAsia="ru-RU"/>
              </w:rPr>
              <w:t>пламени</w:t>
            </w:r>
            <w:proofErr w:type="spellEnd"/>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0251004"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68E4307C"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РП1</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1524E662"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РП1</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3A6EF34"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633812B"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0EF4250"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РП4</w:t>
            </w:r>
          </w:p>
        </w:tc>
      </w:tr>
    </w:tbl>
    <w:p w14:paraId="6D6923CC" w14:textId="77777777" w:rsidR="002B5FF9" w:rsidRPr="002B5FF9" w:rsidRDefault="002B5FF9" w:rsidP="002B5FF9">
      <w:pPr>
        <w:spacing w:after="200" w:line="276" w:lineRule="auto"/>
        <w:jc w:val="right"/>
        <w:rPr>
          <w:rFonts w:ascii="Arial" w:hAnsi="Arial" w:cs="Arial"/>
          <w:lang w:eastAsia="ru-RU"/>
        </w:rPr>
      </w:pPr>
    </w:p>
    <w:p w14:paraId="758F4BDB" w14:textId="77777777" w:rsidR="002B5FF9" w:rsidRPr="002B5FF9" w:rsidRDefault="002B5FF9" w:rsidP="002B5FF9">
      <w:pPr>
        <w:spacing w:after="200" w:line="276" w:lineRule="auto"/>
        <w:jc w:val="right"/>
        <w:rPr>
          <w:rFonts w:ascii="Arial" w:hAnsi="Arial" w:cs="Arial"/>
          <w:lang w:eastAsia="ru-RU"/>
        </w:rPr>
      </w:pPr>
      <w:proofErr w:type="spellStart"/>
      <w:r w:rsidRPr="002B5FF9">
        <w:rPr>
          <w:rFonts w:ascii="Arial" w:hAnsi="Arial" w:cs="Arial"/>
          <w:lang w:eastAsia="ru-RU"/>
        </w:rPr>
        <w:t>Таблица</w:t>
      </w:r>
      <w:proofErr w:type="spellEnd"/>
      <w:r w:rsidRPr="002B5FF9">
        <w:rPr>
          <w:rFonts w:ascii="Arial" w:hAnsi="Arial" w:cs="Arial"/>
          <w:lang w:eastAsia="ru-RU"/>
        </w:rPr>
        <w:t xml:space="preserve"> 28</w:t>
      </w:r>
    </w:p>
    <w:tbl>
      <w:tblPr>
        <w:tblW w:w="0" w:type="auto"/>
        <w:tblInd w:w="149" w:type="dxa"/>
        <w:shd w:val="clear" w:color="auto" w:fill="FFFFFF"/>
        <w:tblCellMar>
          <w:left w:w="0" w:type="dxa"/>
          <w:right w:w="0" w:type="dxa"/>
        </w:tblCellMar>
        <w:tblLook w:val="04A0" w:firstRow="1" w:lastRow="0" w:firstColumn="1" w:lastColumn="0" w:noHBand="0" w:noVBand="1"/>
      </w:tblPr>
      <w:tblGrid>
        <w:gridCol w:w="1935"/>
        <w:gridCol w:w="1709"/>
        <w:gridCol w:w="1572"/>
        <w:gridCol w:w="1555"/>
        <w:gridCol w:w="1572"/>
        <w:gridCol w:w="1556"/>
      </w:tblGrid>
      <w:tr w:rsidR="002B5FF9" w:rsidRPr="00E459DE" w14:paraId="65BDADA6" w14:textId="77777777" w:rsidTr="002B5FF9">
        <w:tc>
          <w:tcPr>
            <w:tcW w:w="1968"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155E0F6A" w14:textId="77777777" w:rsidR="002B5FF9" w:rsidRPr="002B5FF9" w:rsidRDefault="002B5FF9" w:rsidP="00DE25C3">
            <w:pPr>
              <w:spacing w:line="276" w:lineRule="auto"/>
              <w:jc w:val="center"/>
              <w:rPr>
                <w:rFonts w:ascii="Arial" w:hAnsi="Arial" w:cs="Arial"/>
                <w:sz w:val="14"/>
                <w:szCs w:val="14"/>
                <w:lang w:eastAsia="ru-RU"/>
              </w:rPr>
            </w:pPr>
            <w:proofErr w:type="spellStart"/>
            <w:r w:rsidRPr="002B5FF9">
              <w:rPr>
                <w:rFonts w:ascii="Arial" w:hAnsi="Arial" w:cs="Arial"/>
                <w:sz w:val="14"/>
                <w:szCs w:val="14"/>
                <w:lang w:eastAsia="ru-RU"/>
              </w:rPr>
              <w:t>Класс</w:t>
            </w:r>
            <w:proofErr w:type="spellEnd"/>
            <w:r w:rsidRPr="002B5FF9">
              <w:rPr>
                <w:rFonts w:ascii="Arial" w:hAnsi="Arial" w:cs="Arial"/>
                <w:sz w:val="14"/>
                <w:szCs w:val="14"/>
                <w:lang w:eastAsia="ru-RU"/>
              </w:rPr>
              <w:br/>
              <w:t>(</w:t>
            </w:r>
            <w:proofErr w:type="spellStart"/>
            <w:r w:rsidRPr="002B5FF9">
              <w:rPr>
                <w:rFonts w:ascii="Arial" w:hAnsi="Arial" w:cs="Arial"/>
                <w:sz w:val="14"/>
                <w:szCs w:val="14"/>
                <w:lang w:eastAsia="ru-RU"/>
              </w:rPr>
              <w:t>подкласс</w:t>
            </w:r>
            <w:proofErr w:type="spellEnd"/>
            <w:r w:rsidRPr="002B5FF9">
              <w:rPr>
                <w:rFonts w:ascii="Arial" w:hAnsi="Arial" w:cs="Arial"/>
                <w:sz w:val="14"/>
                <w:szCs w:val="14"/>
                <w:lang w:eastAsia="ru-RU"/>
              </w:rPr>
              <w:t>)</w:t>
            </w:r>
          </w:p>
        </w:tc>
        <w:tc>
          <w:tcPr>
            <w:tcW w:w="1709"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54821CEA" w14:textId="77777777" w:rsidR="002B5FF9" w:rsidRPr="002B5FF9" w:rsidRDefault="002B5FF9" w:rsidP="00DE25C3">
            <w:pPr>
              <w:jc w:val="center"/>
              <w:rPr>
                <w:rFonts w:ascii="Arial" w:hAnsi="Arial" w:cs="Arial"/>
                <w:sz w:val="14"/>
                <w:szCs w:val="14"/>
                <w:lang w:eastAsia="ru-RU"/>
              </w:rPr>
            </w:pPr>
            <w:proofErr w:type="spellStart"/>
            <w:r w:rsidRPr="002B5FF9">
              <w:rPr>
                <w:rFonts w:ascii="Arial" w:hAnsi="Arial" w:cs="Arial"/>
                <w:sz w:val="14"/>
                <w:szCs w:val="14"/>
                <w:lang w:eastAsia="ru-RU"/>
              </w:rPr>
              <w:t>Этажность</w:t>
            </w:r>
            <w:proofErr w:type="spellEnd"/>
            <w:r w:rsidRPr="002B5FF9">
              <w:rPr>
                <w:rFonts w:ascii="Arial" w:hAnsi="Arial" w:cs="Arial"/>
                <w:sz w:val="14"/>
                <w:szCs w:val="14"/>
                <w:lang w:eastAsia="ru-RU"/>
              </w:rPr>
              <w:t xml:space="preserve"> и</w:t>
            </w:r>
          </w:p>
        </w:tc>
        <w:tc>
          <w:tcPr>
            <w:tcW w:w="6387"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E9C1AD2" w14:textId="77777777" w:rsidR="002B5FF9" w:rsidRPr="002B5FF9" w:rsidRDefault="002B5FF9" w:rsidP="00DE25C3">
            <w:pPr>
              <w:spacing w:line="276" w:lineRule="auto"/>
              <w:jc w:val="center"/>
              <w:rPr>
                <w:rFonts w:ascii="Arial" w:hAnsi="Arial" w:cs="Arial"/>
                <w:sz w:val="14"/>
                <w:szCs w:val="14"/>
                <w:lang w:val="ru-RU" w:eastAsia="ru-RU"/>
              </w:rPr>
            </w:pPr>
            <w:r w:rsidRPr="002B5FF9">
              <w:rPr>
                <w:rFonts w:ascii="Arial" w:hAnsi="Arial" w:cs="Arial"/>
                <w:sz w:val="14"/>
                <w:szCs w:val="14"/>
                <w:lang w:val="ru-RU" w:eastAsia="ru-RU"/>
              </w:rPr>
              <w:t>Класс пожарной опасности материала, не более указанного</w:t>
            </w:r>
          </w:p>
        </w:tc>
      </w:tr>
      <w:tr w:rsidR="002B5FF9" w:rsidRPr="002B5FF9" w14:paraId="41AA5BA0" w14:textId="77777777" w:rsidTr="002B5FF9">
        <w:tc>
          <w:tcPr>
            <w:tcW w:w="1968" w:type="dxa"/>
            <w:tcBorders>
              <w:top w:val="nil"/>
              <w:left w:val="single" w:sz="6" w:space="0" w:color="000000"/>
              <w:bottom w:val="nil"/>
              <w:right w:val="single" w:sz="6" w:space="0" w:color="000000"/>
            </w:tcBorders>
            <w:shd w:val="clear" w:color="auto" w:fill="auto"/>
            <w:tcMar>
              <w:top w:w="0" w:type="dxa"/>
              <w:left w:w="149" w:type="dxa"/>
              <w:bottom w:w="0" w:type="dxa"/>
              <w:right w:w="149" w:type="dxa"/>
            </w:tcMar>
            <w:hideMark/>
          </w:tcPr>
          <w:p w14:paraId="38BB9E75" w14:textId="77777777" w:rsidR="002B5FF9" w:rsidRPr="002B5FF9" w:rsidRDefault="002B5FF9" w:rsidP="00DE25C3">
            <w:pPr>
              <w:spacing w:line="276" w:lineRule="auto"/>
              <w:jc w:val="center"/>
              <w:rPr>
                <w:rFonts w:ascii="Arial" w:hAnsi="Arial" w:cs="Arial"/>
                <w:sz w:val="14"/>
                <w:szCs w:val="14"/>
                <w:lang w:eastAsia="ru-RU"/>
              </w:rPr>
            </w:pPr>
            <w:proofErr w:type="spellStart"/>
            <w:r w:rsidRPr="002B5FF9">
              <w:rPr>
                <w:rFonts w:ascii="Arial" w:hAnsi="Arial" w:cs="Arial"/>
                <w:sz w:val="14"/>
                <w:szCs w:val="14"/>
                <w:lang w:eastAsia="ru-RU"/>
              </w:rPr>
              <w:t>функциональной</w:t>
            </w:r>
            <w:proofErr w:type="spellEnd"/>
          </w:p>
        </w:tc>
        <w:tc>
          <w:tcPr>
            <w:tcW w:w="1709" w:type="dxa"/>
            <w:tcBorders>
              <w:top w:val="nil"/>
              <w:left w:val="single" w:sz="6" w:space="0" w:color="000000"/>
              <w:bottom w:val="nil"/>
              <w:right w:val="single" w:sz="6" w:space="0" w:color="000000"/>
            </w:tcBorders>
            <w:shd w:val="clear" w:color="auto" w:fill="auto"/>
            <w:tcMar>
              <w:top w:w="0" w:type="dxa"/>
              <w:left w:w="149" w:type="dxa"/>
              <w:bottom w:w="0" w:type="dxa"/>
              <w:right w:w="149" w:type="dxa"/>
            </w:tcMar>
            <w:hideMark/>
          </w:tcPr>
          <w:p w14:paraId="10BAD097" w14:textId="77777777" w:rsidR="002B5FF9" w:rsidRPr="002B5FF9" w:rsidRDefault="002B5FF9" w:rsidP="00DE25C3">
            <w:pPr>
              <w:jc w:val="center"/>
              <w:rPr>
                <w:rFonts w:ascii="Arial" w:hAnsi="Arial" w:cs="Arial"/>
                <w:sz w:val="14"/>
                <w:szCs w:val="14"/>
                <w:lang w:eastAsia="ru-RU"/>
              </w:rPr>
            </w:pPr>
            <w:proofErr w:type="spellStart"/>
            <w:r w:rsidRPr="002B5FF9">
              <w:rPr>
                <w:rFonts w:ascii="Arial" w:hAnsi="Arial" w:cs="Arial"/>
                <w:sz w:val="14"/>
                <w:szCs w:val="14"/>
                <w:lang w:eastAsia="ru-RU"/>
              </w:rPr>
              <w:t>высота</w:t>
            </w:r>
            <w:proofErr w:type="spellEnd"/>
          </w:p>
        </w:tc>
        <w:tc>
          <w:tcPr>
            <w:tcW w:w="31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9E0DB6A" w14:textId="77777777" w:rsidR="002B5FF9" w:rsidRPr="002B5FF9" w:rsidRDefault="002B5FF9" w:rsidP="00DE25C3">
            <w:pPr>
              <w:spacing w:line="276" w:lineRule="auto"/>
              <w:jc w:val="center"/>
              <w:rPr>
                <w:rFonts w:ascii="Arial" w:hAnsi="Arial" w:cs="Arial"/>
                <w:sz w:val="14"/>
                <w:szCs w:val="14"/>
                <w:lang w:eastAsia="ru-RU"/>
              </w:rPr>
            </w:pPr>
            <w:proofErr w:type="spellStart"/>
            <w:r w:rsidRPr="002B5FF9">
              <w:rPr>
                <w:rFonts w:ascii="Arial" w:hAnsi="Arial" w:cs="Arial"/>
                <w:sz w:val="14"/>
                <w:szCs w:val="14"/>
                <w:lang w:eastAsia="ru-RU"/>
              </w:rPr>
              <w:t>для</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стен</w:t>
            </w:r>
            <w:proofErr w:type="spellEnd"/>
            <w:r w:rsidRPr="002B5FF9">
              <w:rPr>
                <w:rFonts w:ascii="Arial" w:hAnsi="Arial" w:cs="Arial"/>
                <w:sz w:val="14"/>
                <w:szCs w:val="14"/>
                <w:lang w:eastAsia="ru-RU"/>
              </w:rPr>
              <w:t xml:space="preserve"> и </w:t>
            </w:r>
            <w:proofErr w:type="spellStart"/>
            <w:r w:rsidRPr="002B5FF9">
              <w:rPr>
                <w:rFonts w:ascii="Arial" w:hAnsi="Arial" w:cs="Arial"/>
                <w:sz w:val="14"/>
                <w:szCs w:val="14"/>
                <w:lang w:eastAsia="ru-RU"/>
              </w:rPr>
              <w:t>потолков</w:t>
            </w:r>
            <w:proofErr w:type="spellEnd"/>
          </w:p>
        </w:tc>
        <w:tc>
          <w:tcPr>
            <w:tcW w:w="319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24E51F0" w14:textId="77777777" w:rsidR="002B5FF9" w:rsidRPr="002B5FF9" w:rsidRDefault="002B5FF9" w:rsidP="00DE25C3">
            <w:pPr>
              <w:spacing w:line="276" w:lineRule="auto"/>
              <w:jc w:val="center"/>
              <w:rPr>
                <w:rFonts w:ascii="Arial" w:hAnsi="Arial" w:cs="Arial"/>
                <w:sz w:val="14"/>
                <w:szCs w:val="14"/>
                <w:lang w:eastAsia="ru-RU"/>
              </w:rPr>
            </w:pPr>
            <w:proofErr w:type="spellStart"/>
            <w:r w:rsidRPr="002B5FF9">
              <w:rPr>
                <w:rFonts w:ascii="Arial" w:hAnsi="Arial" w:cs="Arial"/>
                <w:sz w:val="14"/>
                <w:szCs w:val="14"/>
                <w:lang w:eastAsia="ru-RU"/>
              </w:rPr>
              <w:t>для</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покрытия</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полов</w:t>
            </w:r>
            <w:proofErr w:type="spellEnd"/>
          </w:p>
        </w:tc>
      </w:tr>
      <w:tr w:rsidR="002B5FF9" w:rsidRPr="002B5FF9" w14:paraId="2FE4BDEB" w14:textId="77777777" w:rsidTr="002B5FF9">
        <w:tc>
          <w:tcPr>
            <w:tcW w:w="1968"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F89D148" w14:textId="77777777" w:rsidR="002B5FF9" w:rsidRPr="002B5FF9" w:rsidRDefault="002B5FF9" w:rsidP="00DE25C3">
            <w:pPr>
              <w:spacing w:line="276" w:lineRule="auto"/>
              <w:jc w:val="center"/>
              <w:rPr>
                <w:rFonts w:ascii="Arial" w:hAnsi="Arial" w:cs="Arial"/>
                <w:sz w:val="14"/>
                <w:szCs w:val="14"/>
                <w:lang w:eastAsia="ru-RU"/>
              </w:rPr>
            </w:pPr>
            <w:proofErr w:type="spellStart"/>
            <w:r w:rsidRPr="002B5FF9">
              <w:rPr>
                <w:rFonts w:ascii="Arial" w:hAnsi="Arial" w:cs="Arial"/>
                <w:sz w:val="14"/>
                <w:szCs w:val="14"/>
                <w:lang w:eastAsia="ru-RU"/>
              </w:rPr>
              <w:t>пожарной</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опасности</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здания</w:t>
            </w:r>
            <w:proofErr w:type="spellEnd"/>
          </w:p>
        </w:tc>
        <w:tc>
          <w:tcPr>
            <w:tcW w:w="1709"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52E8DED" w14:textId="77777777" w:rsidR="002B5FF9" w:rsidRPr="002B5FF9" w:rsidRDefault="002B5FF9" w:rsidP="00DE25C3">
            <w:pPr>
              <w:jc w:val="center"/>
              <w:rPr>
                <w:rFonts w:ascii="Arial" w:hAnsi="Arial" w:cs="Arial"/>
                <w:sz w:val="14"/>
                <w:szCs w:val="14"/>
                <w:lang w:eastAsia="ru-RU"/>
              </w:rPr>
            </w:pPr>
            <w:proofErr w:type="spellStart"/>
            <w:r w:rsidRPr="002B5FF9">
              <w:rPr>
                <w:rFonts w:ascii="Arial" w:hAnsi="Arial" w:cs="Arial"/>
                <w:sz w:val="14"/>
                <w:szCs w:val="14"/>
                <w:lang w:eastAsia="ru-RU"/>
              </w:rPr>
              <w:t>здания</w:t>
            </w:r>
            <w:proofErr w:type="spellEnd"/>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06077D9D" w14:textId="77777777" w:rsidR="002B5FF9" w:rsidRPr="002B5FF9" w:rsidRDefault="002B5FF9" w:rsidP="00DE25C3">
            <w:pPr>
              <w:spacing w:line="276" w:lineRule="auto"/>
              <w:jc w:val="center"/>
              <w:rPr>
                <w:rFonts w:ascii="Arial" w:hAnsi="Arial" w:cs="Arial"/>
                <w:sz w:val="14"/>
                <w:szCs w:val="14"/>
                <w:lang w:val="ru-RU" w:eastAsia="ru-RU"/>
              </w:rPr>
            </w:pPr>
            <w:r w:rsidRPr="002B5FF9">
              <w:rPr>
                <w:rFonts w:ascii="Arial" w:hAnsi="Arial" w:cs="Arial"/>
                <w:sz w:val="14"/>
                <w:szCs w:val="14"/>
                <w:lang w:val="ru-RU" w:eastAsia="ru-RU"/>
              </w:rPr>
              <w:t>Вестибюли, лестничные клетки, лифтовые холлы</w:t>
            </w:r>
          </w:p>
        </w:tc>
        <w:tc>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86AB292" w14:textId="77777777" w:rsidR="002B5FF9" w:rsidRPr="002B5FF9" w:rsidRDefault="002B5FF9" w:rsidP="00DE25C3">
            <w:pPr>
              <w:spacing w:line="276" w:lineRule="auto"/>
              <w:jc w:val="center"/>
              <w:rPr>
                <w:rFonts w:ascii="Arial" w:hAnsi="Arial" w:cs="Arial"/>
                <w:sz w:val="14"/>
                <w:szCs w:val="14"/>
                <w:lang w:eastAsia="ru-RU"/>
              </w:rPr>
            </w:pPr>
            <w:proofErr w:type="spellStart"/>
            <w:r w:rsidRPr="002B5FF9">
              <w:rPr>
                <w:rFonts w:ascii="Arial" w:hAnsi="Arial" w:cs="Arial"/>
                <w:sz w:val="14"/>
                <w:szCs w:val="14"/>
                <w:lang w:eastAsia="ru-RU"/>
              </w:rPr>
              <w:t>Общие</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коридоры</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холлы</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фойе</w:t>
            </w:r>
            <w:proofErr w:type="spellEnd"/>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0517044" w14:textId="77777777" w:rsidR="002B5FF9" w:rsidRPr="002B5FF9" w:rsidRDefault="002B5FF9" w:rsidP="00DE25C3">
            <w:pPr>
              <w:spacing w:line="276" w:lineRule="auto"/>
              <w:jc w:val="center"/>
              <w:rPr>
                <w:rFonts w:ascii="Arial" w:hAnsi="Arial" w:cs="Arial"/>
                <w:sz w:val="14"/>
                <w:szCs w:val="14"/>
                <w:lang w:val="ru-RU" w:eastAsia="ru-RU"/>
              </w:rPr>
            </w:pPr>
            <w:r w:rsidRPr="002B5FF9">
              <w:rPr>
                <w:rFonts w:ascii="Arial" w:hAnsi="Arial" w:cs="Arial"/>
                <w:sz w:val="14"/>
                <w:szCs w:val="14"/>
                <w:lang w:val="ru-RU" w:eastAsia="ru-RU"/>
              </w:rPr>
              <w:t>Вестибюли, лестничные клетки, лифтовые холлы</w:t>
            </w:r>
          </w:p>
        </w:tc>
        <w:tc>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F4CC9C1" w14:textId="77777777" w:rsidR="002B5FF9" w:rsidRPr="002B5FF9" w:rsidRDefault="002B5FF9" w:rsidP="00DE25C3">
            <w:pPr>
              <w:spacing w:line="276" w:lineRule="auto"/>
              <w:jc w:val="center"/>
              <w:rPr>
                <w:rFonts w:ascii="Arial" w:hAnsi="Arial" w:cs="Arial"/>
                <w:sz w:val="14"/>
                <w:szCs w:val="14"/>
                <w:lang w:eastAsia="ru-RU"/>
              </w:rPr>
            </w:pPr>
            <w:proofErr w:type="spellStart"/>
            <w:r w:rsidRPr="002B5FF9">
              <w:rPr>
                <w:rFonts w:ascii="Arial" w:hAnsi="Arial" w:cs="Arial"/>
                <w:sz w:val="14"/>
                <w:szCs w:val="14"/>
                <w:lang w:eastAsia="ru-RU"/>
              </w:rPr>
              <w:t>Общие</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коридоры</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холлы</w:t>
            </w:r>
            <w:proofErr w:type="spellEnd"/>
            <w:r w:rsidRPr="002B5FF9">
              <w:rPr>
                <w:rFonts w:ascii="Arial" w:hAnsi="Arial" w:cs="Arial"/>
                <w:sz w:val="14"/>
                <w:szCs w:val="14"/>
                <w:lang w:eastAsia="ru-RU"/>
              </w:rPr>
              <w:t xml:space="preserve">, </w:t>
            </w:r>
            <w:proofErr w:type="spellStart"/>
            <w:r w:rsidRPr="002B5FF9">
              <w:rPr>
                <w:rFonts w:ascii="Arial" w:hAnsi="Arial" w:cs="Arial"/>
                <w:sz w:val="14"/>
                <w:szCs w:val="14"/>
                <w:lang w:eastAsia="ru-RU"/>
              </w:rPr>
              <w:t>фойе</w:t>
            </w:r>
            <w:proofErr w:type="spellEnd"/>
          </w:p>
        </w:tc>
      </w:tr>
      <w:tr w:rsidR="002B5FF9" w:rsidRPr="002B5FF9" w14:paraId="4EDF21D2" w14:textId="77777777" w:rsidTr="002B5FF9">
        <w:trPr>
          <w:trHeight w:val="880"/>
        </w:trPr>
        <w:tc>
          <w:tcPr>
            <w:tcW w:w="1968"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75569AD0" w14:textId="77777777" w:rsidR="002B5FF9" w:rsidRPr="002B5FF9" w:rsidRDefault="002B5FF9" w:rsidP="00DE25C3">
            <w:pPr>
              <w:spacing w:after="200" w:line="276" w:lineRule="auto"/>
              <w:rPr>
                <w:rFonts w:ascii="Arial" w:hAnsi="Arial" w:cs="Arial"/>
                <w:sz w:val="18"/>
                <w:szCs w:val="18"/>
                <w:lang w:eastAsia="ru-RU"/>
              </w:rPr>
            </w:pPr>
            <w:r w:rsidRPr="002B5FF9">
              <w:rPr>
                <w:rFonts w:ascii="Arial" w:hAnsi="Arial" w:cs="Arial"/>
                <w:sz w:val="18"/>
                <w:szCs w:val="18"/>
                <w:lang w:eastAsia="ru-RU"/>
              </w:rPr>
              <w:t>Ф1.2; Ф1.3;</w:t>
            </w:r>
            <w:r w:rsidRPr="002B5FF9">
              <w:rPr>
                <w:rFonts w:ascii="Arial" w:hAnsi="Arial" w:cs="Arial"/>
                <w:sz w:val="18"/>
                <w:szCs w:val="18"/>
                <w:lang w:eastAsia="ru-RU"/>
              </w:rPr>
              <w:br/>
              <w:t>Ф2.3; Ф2.4;</w:t>
            </w:r>
            <w:r w:rsidRPr="002B5FF9">
              <w:rPr>
                <w:rFonts w:ascii="Arial" w:hAnsi="Arial" w:cs="Arial"/>
                <w:sz w:val="18"/>
                <w:szCs w:val="18"/>
                <w:lang w:eastAsia="ru-RU"/>
              </w:rPr>
              <w:br/>
              <w:t>Ф3.1; Ф3.2;</w:t>
            </w:r>
            <w:r w:rsidRPr="002B5FF9">
              <w:rPr>
                <w:rFonts w:ascii="Arial" w:hAnsi="Arial" w:cs="Arial"/>
                <w:sz w:val="18"/>
                <w:szCs w:val="18"/>
                <w:lang w:eastAsia="ru-RU"/>
              </w:rPr>
              <w:br/>
              <w:t>Ф3.6; Ф4.2;</w:t>
            </w:r>
          </w:p>
        </w:tc>
        <w:tc>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67E117B" w14:textId="77777777" w:rsidR="002B5FF9" w:rsidRPr="002B5FF9" w:rsidRDefault="002B5FF9" w:rsidP="00DE25C3">
            <w:pPr>
              <w:spacing w:after="200"/>
              <w:rPr>
                <w:rFonts w:ascii="Arial" w:hAnsi="Arial" w:cs="Arial"/>
                <w:sz w:val="18"/>
                <w:szCs w:val="18"/>
                <w:lang w:val="ru-RU" w:eastAsia="ru-RU"/>
              </w:rPr>
            </w:pPr>
            <w:r w:rsidRPr="002B5FF9">
              <w:rPr>
                <w:rFonts w:ascii="Arial" w:hAnsi="Arial" w:cs="Arial"/>
                <w:sz w:val="18"/>
                <w:szCs w:val="18"/>
                <w:lang w:val="ru-RU" w:eastAsia="ru-RU"/>
              </w:rPr>
              <w:t>не более 9 этажей или не более</w:t>
            </w:r>
            <w:r w:rsidRPr="002B5FF9">
              <w:rPr>
                <w:rFonts w:ascii="Arial" w:hAnsi="Arial" w:cs="Arial"/>
                <w:sz w:val="18"/>
                <w:szCs w:val="18"/>
                <w:lang w:eastAsia="ru-RU"/>
              </w:rPr>
              <w:t> </w:t>
            </w:r>
            <w:r w:rsidRPr="002B5FF9">
              <w:rPr>
                <w:rFonts w:ascii="Arial" w:hAnsi="Arial" w:cs="Arial"/>
                <w:sz w:val="18"/>
                <w:szCs w:val="18"/>
                <w:lang w:val="ru-RU" w:eastAsia="ru-RU"/>
              </w:rPr>
              <w:t>28</w:t>
            </w:r>
            <w:r w:rsidRPr="002B5FF9">
              <w:rPr>
                <w:rFonts w:ascii="Arial" w:hAnsi="Arial" w:cs="Arial"/>
                <w:sz w:val="18"/>
                <w:szCs w:val="18"/>
                <w:lang w:eastAsia="ru-RU"/>
              </w:rPr>
              <w:t> </w:t>
            </w:r>
            <w:r w:rsidRPr="002B5FF9">
              <w:rPr>
                <w:rFonts w:ascii="Arial" w:hAnsi="Arial" w:cs="Arial"/>
                <w:sz w:val="18"/>
                <w:szCs w:val="18"/>
                <w:lang w:val="ru-RU" w:eastAsia="ru-RU"/>
              </w:rPr>
              <w:t>метров</w:t>
            </w:r>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7D714F28"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КМ2</w:t>
            </w:r>
          </w:p>
        </w:tc>
        <w:tc>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7EF6A990"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КМ3</w:t>
            </w:r>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57D3F937"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КМ3</w:t>
            </w:r>
          </w:p>
        </w:tc>
        <w:tc>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7A0C8F37"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КМ4</w:t>
            </w:r>
          </w:p>
        </w:tc>
      </w:tr>
      <w:tr w:rsidR="002B5FF9" w:rsidRPr="002B5FF9" w14:paraId="2B88BE56" w14:textId="77777777" w:rsidTr="002B5FF9">
        <w:tc>
          <w:tcPr>
            <w:tcW w:w="1968" w:type="dxa"/>
            <w:tcBorders>
              <w:top w:val="nil"/>
              <w:left w:val="single" w:sz="6" w:space="0" w:color="000000"/>
              <w:bottom w:val="nil"/>
              <w:right w:val="single" w:sz="6" w:space="0" w:color="000000"/>
            </w:tcBorders>
            <w:shd w:val="clear" w:color="auto" w:fill="auto"/>
            <w:tcMar>
              <w:top w:w="0" w:type="dxa"/>
              <w:left w:w="149" w:type="dxa"/>
              <w:bottom w:w="0" w:type="dxa"/>
              <w:right w:w="149" w:type="dxa"/>
            </w:tcMar>
            <w:hideMark/>
          </w:tcPr>
          <w:p w14:paraId="61216468" w14:textId="77777777" w:rsidR="002B5FF9" w:rsidRPr="002B5FF9" w:rsidRDefault="002B5FF9" w:rsidP="00DE25C3">
            <w:pPr>
              <w:spacing w:after="200" w:line="276" w:lineRule="auto"/>
              <w:rPr>
                <w:rFonts w:ascii="Arial" w:hAnsi="Arial" w:cs="Arial"/>
                <w:sz w:val="18"/>
                <w:szCs w:val="18"/>
                <w:lang w:eastAsia="ru-RU"/>
              </w:rPr>
            </w:pPr>
            <w:r w:rsidRPr="002B5FF9">
              <w:rPr>
                <w:rFonts w:ascii="Arial" w:hAnsi="Arial" w:cs="Arial"/>
                <w:sz w:val="18"/>
                <w:szCs w:val="18"/>
                <w:lang w:eastAsia="ru-RU"/>
              </w:rPr>
              <w:lastRenderedPageBreak/>
              <w:t>Ф4.3; Ф4.4;</w:t>
            </w:r>
            <w:r w:rsidRPr="002B5FF9">
              <w:rPr>
                <w:rFonts w:ascii="Arial" w:hAnsi="Arial" w:cs="Arial"/>
                <w:sz w:val="18"/>
                <w:szCs w:val="18"/>
                <w:lang w:eastAsia="ru-RU"/>
              </w:rPr>
              <w:br/>
              <w:t>Ф5.1; Ф5.2;</w:t>
            </w:r>
            <w:r w:rsidRPr="002B5FF9">
              <w:rPr>
                <w:rFonts w:ascii="Arial" w:hAnsi="Arial" w:cs="Arial"/>
                <w:sz w:val="18"/>
                <w:szCs w:val="18"/>
                <w:lang w:eastAsia="ru-RU"/>
              </w:rPr>
              <w:br/>
              <w:t>Ф5.3</w:t>
            </w:r>
          </w:p>
        </w:tc>
        <w:tc>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5915D1EE" w14:textId="77777777" w:rsidR="002B5FF9" w:rsidRPr="002B5FF9" w:rsidRDefault="002B5FF9" w:rsidP="00DE25C3">
            <w:pPr>
              <w:spacing w:after="200"/>
              <w:rPr>
                <w:rFonts w:ascii="Arial" w:hAnsi="Arial" w:cs="Arial"/>
                <w:sz w:val="18"/>
                <w:szCs w:val="18"/>
                <w:lang w:val="ru-RU" w:eastAsia="ru-RU"/>
              </w:rPr>
            </w:pPr>
            <w:r w:rsidRPr="002B5FF9">
              <w:rPr>
                <w:rFonts w:ascii="Arial" w:hAnsi="Arial" w:cs="Arial"/>
                <w:sz w:val="18"/>
                <w:szCs w:val="18"/>
                <w:lang w:val="ru-RU" w:eastAsia="ru-RU"/>
              </w:rPr>
              <w:t>более 9, но не более 17 этажей или более</w:t>
            </w:r>
            <w:r w:rsidRPr="002B5FF9">
              <w:rPr>
                <w:rFonts w:ascii="Arial" w:hAnsi="Arial" w:cs="Arial"/>
                <w:sz w:val="18"/>
                <w:szCs w:val="18"/>
                <w:lang w:eastAsia="ru-RU"/>
              </w:rPr>
              <w:t> </w:t>
            </w:r>
            <w:r w:rsidRPr="002B5FF9">
              <w:rPr>
                <w:rFonts w:ascii="Arial" w:hAnsi="Arial" w:cs="Arial"/>
                <w:sz w:val="18"/>
                <w:szCs w:val="18"/>
                <w:lang w:val="ru-RU" w:eastAsia="ru-RU"/>
              </w:rPr>
              <w:t>28, но не более 50 метров</w:t>
            </w:r>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352383BC"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КМ1</w:t>
            </w:r>
          </w:p>
        </w:tc>
        <w:tc>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2E8188D5"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КМ2</w:t>
            </w:r>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3A6B1C6F"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КМ2</w:t>
            </w:r>
          </w:p>
        </w:tc>
        <w:tc>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3A2EABFC"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КМ3</w:t>
            </w:r>
          </w:p>
        </w:tc>
      </w:tr>
      <w:tr w:rsidR="002B5FF9" w:rsidRPr="002B5FF9" w14:paraId="4A61BE87" w14:textId="77777777" w:rsidTr="002B5FF9">
        <w:tc>
          <w:tcPr>
            <w:tcW w:w="1968"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7FAB046" w14:textId="77777777" w:rsidR="002B5FF9" w:rsidRPr="002B5FF9" w:rsidRDefault="002B5FF9" w:rsidP="00DE25C3">
            <w:pPr>
              <w:spacing w:after="200" w:line="276" w:lineRule="auto"/>
              <w:rPr>
                <w:rFonts w:ascii="Arial" w:hAnsi="Arial" w:cs="Arial"/>
                <w:sz w:val="18"/>
                <w:szCs w:val="18"/>
                <w:lang w:eastAsia="ru-RU"/>
              </w:rPr>
            </w:pPr>
          </w:p>
        </w:tc>
        <w:tc>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7494EC3" w14:textId="77777777" w:rsidR="002B5FF9" w:rsidRPr="002B5FF9" w:rsidRDefault="002B5FF9" w:rsidP="00DE25C3">
            <w:pPr>
              <w:spacing w:after="200"/>
              <w:rPr>
                <w:rFonts w:ascii="Arial" w:hAnsi="Arial" w:cs="Arial"/>
                <w:sz w:val="18"/>
                <w:szCs w:val="18"/>
                <w:lang w:val="ru-RU" w:eastAsia="ru-RU"/>
              </w:rPr>
            </w:pPr>
            <w:r w:rsidRPr="002B5FF9">
              <w:rPr>
                <w:rFonts w:ascii="Arial" w:hAnsi="Arial" w:cs="Arial"/>
                <w:sz w:val="18"/>
                <w:szCs w:val="18"/>
                <w:lang w:val="ru-RU" w:eastAsia="ru-RU"/>
              </w:rPr>
              <w:t>более 17 этажей или более 50 метров</w:t>
            </w:r>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425F66CE"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КМ0</w:t>
            </w:r>
          </w:p>
        </w:tc>
        <w:tc>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60F7D01D"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КМ1</w:t>
            </w:r>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1DF7DC3A"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КМ1</w:t>
            </w:r>
          </w:p>
        </w:tc>
        <w:tc>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48C861EE"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КМ2</w:t>
            </w:r>
          </w:p>
        </w:tc>
      </w:tr>
      <w:tr w:rsidR="002B5FF9" w:rsidRPr="002B5FF9" w14:paraId="40D7CD91" w14:textId="77777777" w:rsidTr="002B5FF9">
        <w:tc>
          <w:tcPr>
            <w:tcW w:w="19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2D71D6F" w14:textId="77777777" w:rsidR="002B5FF9" w:rsidRPr="002B5FF9" w:rsidRDefault="002B5FF9" w:rsidP="00DE25C3">
            <w:pPr>
              <w:spacing w:after="200" w:line="276" w:lineRule="auto"/>
              <w:rPr>
                <w:rFonts w:ascii="Arial" w:hAnsi="Arial" w:cs="Arial"/>
                <w:sz w:val="18"/>
                <w:szCs w:val="18"/>
                <w:lang w:eastAsia="ru-RU"/>
              </w:rPr>
            </w:pPr>
            <w:r w:rsidRPr="002B5FF9">
              <w:rPr>
                <w:rFonts w:ascii="Arial" w:hAnsi="Arial" w:cs="Arial"/>
                <w:sz w:val="18"/>
                <w:szCs w:val="18"/>
                <w:lang w:eastAsia="ru-RU"/>
              </w:rPr>
              <w:t>Ф1.1; Ф2.1;</w:t>
            </w:r>
            <w:r w:rsidRPr="002B5FF9">
              <w:rPr>
                <w:rFonts w:ascii="Arial" w:hAnsi="Arial" w:cs="Arial"/>
                <w:sz w:val="18"/>
                <w:szCs w:val="18"/>
                <w:lang w:eastAsia="ru-RU"/>
              </w:rPr>
              <w:br/>
              <w:t>Ф2.2; Ф3.3;</w:t>
            </w:r>
            <w:r w:rsidRPr="002B5FF9">
              <w:rPr>
                <w:rFonts w:ascii="Arial" w:hAnsi="Arial" w:cs="Arial"/>
                <w:sz w:val="18"/>
                <w:szCs w:val="18"/>
                <w:lang w:eastAsia="ru-RU"/>
              </w:rPr>
              <w:br/>
              <w:t>Ф3.4; Ф3.5;</w:t>
            </w:r>
            <w:r w:rsidRPr="002B5FF9">
              <w:rPr>
                <w:rFonts w:ascii="Arial" w:hAnsi="Arial" w:cs="Arial"/>
                <w:sz w:val="18"/>
                <w:szCs w:val="18"/>
                <w:lang w:eastAsia="ru-RU"/>
              </w:rPr>
              <w:br/>
              <w:t>Ф4.1</w:t>
            </w:r>
          </w:p>
        </w:tc>
        <w:tc>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190DD61" w14:textId="77777777" w:rsidR="002B5FF9" w:rsidRPr="002B5FF9" w:rsidRDefault="002B5FF9" w:rsidP="00DE25C3">
            <w:pPr>
              <w:spacing w:after="200"/>
              <w:rPr>
                <w:rFonts w:ascii="Arial" w:hAnsi="Arial" w:cs="Arial"/>
                <w:sz w:val="18"/>
                <w:szCs w:val="18"/>
                <w:lang w:val="ru-RU" w:eastAsia="ru-RU"/>
              </w:rPr>
            </w:pPr>
            <w:r w:rsidRPr="002B5FF9">
              <w:rPr>
                <w:rFonts w:ascii="Arial" w:hAnsi="Arial" w:cs="Arial"/>
                <w:sz w:val="18"/>
                <w:szCs w:val="18"/>
                <w:lang w:val="ru-RU" w:eastAsia="ru-RU"/>
              </w:rPr>
              <w:t>вне зависимости от этажности и высоты</w:t>
            </w:r>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1D89929B" w14:textId="77777777" w:rsidR="002B5FF9" w:rsidRPr="002B5FF9" w:rsidRDefault="002B5FF9" w:rsidP="00DE25C3">
            <w:pPr>
              <w:spacing w:after="200" w:line="276" w:lineRule="auto"/>
              <w:jc w:val="center"/>
              <w:rPr>
                <w:rFonts w:ascii="Arial" w:hAnsi="Arial" w:cs="Arial"/>
                <w:sz w:val="18"/>
                <w:szCs w:val="18"/>
                <w:lang w:eastAsia="ru-RU"/>
              </w:rPr>
            </w:pPr>
            <w:r w:rsidRPr="002B5FF9">
              <w:rPr>
                <w:rFonts w:ascii="Arial" w:hAnsi="Arial" w:cs="Arial"/>
                <w:sz w:val="18"/>
                <w:szCs w:val="18"/>
                <w:lang w:eastAsia="ru-RU"/>
              </w:rPr>
              <w:t>КМ0</w:t>
            </w:r>
          </w:p>
        </w:tc>
        <w:tc>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41C9F8E9" w14:textId="77777777" w:rsidR="002B5FF9" w:rsidRPr="002B5FF9" w:rsidRDefault="002B5FF9" w:rsidP="00DE25C3">
            <w:pPr>
              <w:spacing w:after="200" w:line="276" w:lineRule="auto"/>
              <w:jc w:val="center"/>
              <w:rPr>
                <w:rFonts w:ascii="Arial" w:hAnsi="Arial" w:cs="Arial"/>
                <w:sz w:val="18"/>
                <w:szCs w:val="18"/>
                <w:lang w:eastAsia="ru-RU"/>
              </w:rPr>
            </w:pPr>
            <w:r w:rsidRPr="002B5FF9">
              <w:rPr>
                <w:rFonts w:ascii="Arial" w:hAnsi="Arial" w:cs="Arial"/>
                <w:sz w:val="18"/>
                <w:szCs w:val="18"/>
                <w:lang w:eastAsia="ru-RU"/>
              </w:rPr>
              <w:t>КМ1</w:t>
            </w:r>
          </w:p>
        </w:tc>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7C5EC9C0" w14:textId="77777777" w:rsidR="002B5FF9" w:rsidRPr="002B5FF9" w:rsidRDefault="002B5FF9" w:rsidP="00DE25C3">
            <w:pPr>
              <w:spacing w:after="200" w:line="276" w:lineRule="auto"/>
              <w:jc w:val="center"/>
              <w:rPr>
                <w:rFonts w:ascii="Arial" w:hAnsi="Arial" w:cs="Arial"/>
                <w:sz w:val="18"/>
                <w:szCs w:val="18"/>
                <w:lang w:eastAsia="ru-RU"/>
              </w:rPr>
            </w:pPr>
            <w:r w:rsidRPr="002B5FF9">
              <w:rPr>
                <w:rFonts w:ascii="Arial" w:hAnsi="Arial" w:cs="Arial"/>
                <w:sz w:val="18"/>
                <w:szCs w:val="18"/>
                <w:lang w:eastAsia="ru-RU"/>
              </w:rPr>
              <w:t>КМ1</w:t>
            </w:r>
          </w:p>
        </w:tc>
        <w:tc>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p w14:paraId="5B6EB30D" w14:textId="77777777" w:rsidR="002B5FF9" w:rsidRPr="002B5FF9" w:rsidRDefault="002B5FF9" w:rsidP="00DE25C3">
            <w:pPr>
              <w:spacing w:after="200" w:line="276" w:lineRule="auto"/>
              <w:jc w:val="center"/>
              <w:rPr>
                <w:rFonts w:ascii="Arial" w:hAnsi="Arial" w:cs="Arial"/>
                <w:sz w:val="18"/>
                <w:szCs w:val="18"/>
                <w:lang w:eastAsia="ru-RU"/>
              </w:rPr>
            </w:pPr>
            <w:r w:rsidRPr="002B5FF9">
              <w:rPr>
                <w:rFonts w:ascii="Arial" w:hAnsi="Arial" w:cs="Arial"/>
                <w:sz w:val="18"/>
                <w:szCs w:val="18"/>
                <w:lang w:eastAsia="ru-RU"/>
              </w:rPr>
              <w:t>КМ2</w:t>
            </w:r>
          </w:p>
        </w:tc>
      </w:tr>
    </w:tbl>
    <w:p w14:paraId="31F61755"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ab/>
      </w:r>
      <w:r w:rsidRPr="008B7AFB">
        <w:rPr>
          <w:rFonts w:ascii="Arial" w:hAnsi="Arial" w:cs="Arial"/>
          <w:color w:val="000000"/>
          <w:sz w:val="20"/>
          <w:lang w:val="ru-RU"/>
        </w:rPr>
        <w:tab/>
      </w:r>
      <w:r w:rsidRPr="008B7AFB">
        <w:rPr>
          <w:rFonts w:ascii="Arial" w:hAnsi="Arial" w:cs="Arial"/>
          <w:color w:val="000000"/>
          <w:sz w:val="20"/>
          <w:lang w:val="ru-RU"/>
        </w:rPr>
        <w:tab/>
      </w:r>
      <w:r w:rsidRPr="008B7AFB">
        <w:rPr>
          <w:rFonts w:ascii="Arial" w:hAnsi="Arial" w:cs="Arial"/>
          <w:color w:val="000000"/>
          <w:sz w:val="20"/>
          <w:lang w:val="ru-RU"/>
        </w:rPr>
        <w:tab/>
      </w:r>
      <w:r w:rsidRPr="008B7AFB">
        <w:rPr>
          <w:rFonts w:ascii="Arial" w:hAnsi="Arial" w:cs="Arial"/>
          <w:color w:val="000000"/>
          <w:sz w:val="20"/>
          <w:lang w:val="ru-RU"/>
        </w:rPr>
        <w:tab/>
      </w:r>
    </w:p>
    <w:p w14:paraId="079120C2" w14:textId="3B7C0DE4" w:rsidR="000510B2" w:rsidRPr="009E457E" w:rsidRDefault="00A15293" w:rsidP="005A484D">
      <w:pPr>
        <w:pStyle w:val="ReportLevel2Char"/>
        <w:numPr>
          <w:ilvl w:val="0"/>
          <w:numId w:val="50"/>
        </w:numPr>
        <w:jc w:val="both"/>
        <w:rPr>
          <w:bCs/>
          <w:color w:val="000000"/>
          <w:sz w:val="20"/>
          <w:lang w:val="ru-RU" w:eastAsia="ja-JP"/>
        </w:rPr>
      </w:pPr>
      <w:r w:rsidRPr="009E457E">
        <w:rPr>
          <w:bCs/>
          <w:color w:val="000000"/>
          <w:sz w:val="20"/>
          <w:lang w:val="ru-RU" w:eastAsia="ja-JP"/>
        </w:rPr>
        <w:br w:type="page"/>
      </w:r>
      <w:r w:rsidR="009E457E" w:rsidRPr="009E457E">
        <w:rPr>
          <w:rFonts w:cs="Arial"/>
          <w:color w:val="000000"/>
          <w:sz w:val="20"/>
          <w:lang w:val="ru-RU"/>
        </w:rPr>
        <w:lastRenderedPageBreak/>
        <w:t xml:space="preserve"> </w:t>
      </w:r>
      <w:r w:rsidR="000510B2" w:rsidRPr="009E457E">
        <w:rPr>
          <w:bCs/>
          <w:color w:val="000000"/>
          <w:sz w:val="20"/>
          <w:lang w:val="ru-RU" w:eastAsia="ja-JP"/>
        </w:rPr>
        <w:t>Определение огнестойкости перекрытий и перегородок, отделяющих помещения жилой части дома от помещений Банка (в случае необходимости)</w:t>
      </w:r>
    </w:p>
    <w:p w14:paraId="65A273E3" w14:textId="2EAC78A6" w:rsidR="000510B2" w:rsidRDefault="000510B2" w:rsidP="000510B2">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Произвести экспертизу перекрытий и перегородок отделяющих помещения жилой части здания от помещений Банка, с привлечением специализированной организации</w:t>
      </w:r>
      <w:r w:rsidR="009E457E">
        <w:rPr>
          <w:rFonts w:ascii="Arial" w:hAnsi="Arial" w:cs="Arial"/>
          <w:color w:val="000000"/>
          <w:sz w:val="20"/>
          <w:lang w:val="ru-RU"/>
        </w:rPr>
        <w:t>,</w:t>
      </w:r>
      <w:r w:rsidRPr="008B7AFB">
        <w:rPr>
          <w:rFonts w:ascii="Arial" w:hAnsi="Arial" w:cs="Arial"/>
          <w:color w:val="000000"/>
          <w:sz w:val="20"/>
          <w:lang w:val="ru-RU"/>
        </w:rPr>
        <w:t xml:space="preserve"> являющейся членом СРО и имеющую допуск к работам в области подготовки проектной документации, которые оказывают влияние на безопасность объектов капитального строительства. Итогом экспертизы является выдача экспертного заключения о соответствии или несоответствии имеющихся перегородок и перекрытий противопожарным перегородкам не ниже 1-го типа и перекрытиям не ниже 2-го типа, без проемов. В случае несоответствия выдать перечень мероприятий по наделению имеющихся перекрытий и перегородок свойствами противопожарных перегородок не ниже 1-го типа и перекрытий не ниже 2-го типа, без проемов.</w:t>
      </w:r>
    </w:p>
    <w:p w14:paraId="22959F91" w14:textId="5A4B31AF" w:rsidR="008B7AFB" w:rsidRPr="00214E9A" w:rsidRDefault="000510B2" w:rsidP="00214E9A">
      <w:pPr>
        <w:pStyle w:val="ReportLevel2Char"/>
        <w:numPr>
          <w:ilvl w:val="0"/>
          <w:numId w:val="50"/>
        </w:numPr>
        <w:jc w:val="both"/>
        <w:rPr>
          <w:bCs/>
          <w:color w:val="000000"/>
          <w:sz w:val="20"/>
          <w:lang w:val="ru-RU" w:eastAsia="ja-JP"/>
        </w:rPr>
      </w:pPr>
      <w:r>
        <w:rPr>
          <w:bCs/>
          <w:color w:val="000000"/>
          <w:sz w:val="20"/>
          <w:lang w:val="ru-RU" w:eastAsia="ja-JP"/>
        </w:rPr>
        <w:br w:type="page"/>
      </w:r>
      <w:r w:rsidR="008B7AFB" w:rsidRPr="00214E9A">
        <w:rPr>
          <w:bCs/>
          <w:color w:val="000000"/>
          <w:sz w:val="20"/>
          <w:lang w:val="ru-RU" w:eastAsia="ja-JP"/>
        </w:rPr>
        <w:lastRenderedPageBreak/>
        <w:t>Требования к помещениям. Внутренние отделочные работы.</w:t>
      </w:r>
    </w:p>
    <w:p w14:paraId="611735B8"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При выполнении строительно-монтажных, отделочных, пуско-наладочных и других работ учесть индивидуальные особенности зданий, размещение помещения.</w:t>
      </w:r>
    </w:p>
    <w:p w14:paraId="5274CEF3"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 xml:space="preserve">Все работы выполнять в строгом соответствии с настоящим техническим заданием, разработанной рабочей документацией, действующими нормативными документами. </w:t>
      </w:r>
    </w:p>
    <w:p w14:paraId="66342AD3" w14:textId="77777777" w:rsidR="008B7AFB" w:rsidRPr="008B7AFB" w:rsidRDefault="008B7AFB" w:rsidP="008B7AFB">
      <w:pPr>
        <w:pStyle w:val="ReportText"/>
        <w:jc w:val="both"/>
        <w:rPr>
          <w:rFonts w:ascii="Arial" w:hAnsi="Arial" w:cs="Arial"/>
          <w:color w:val="000000"/>
          <w:sz w:val="20"/>
          <w:lang w:val="ru-RU"/>
        </w:rPr>
      </w:pPr>
    </w:p>
    <w:p w14:paraId="7A5BC5BA" w14:textId="77777777" w:rsidR="008B7AFB" w:rsidRPr="00214E9A" w:rsidRDefault="008B7AFB" w:rsidP="00214E9A">
      <w:pPr>
        <w:pStyle w:val="ReportText"/>
        <w:numPr>
          <w:ilvl w:val="1"/>
          <w:numId w:val="50"/>
        </w:numPr>
        <w:ind w:left="0" w:firstLine="0"/>
        <w:jc w:val="both"/>
        <w:rPr>
          <w:rFonts w:ascii="Arial" w:hAnsi="Arial" w:cs="Arial"/>
          <w:b/>
          <w:bCs/>
          <w:color w:val="000000"/>
          <w:sz w:val="20"/>
          <w:lang w:val="ru-RU"/>
        </w:rPr>
      </w:pPr>
      <w:r w:rsidRPr="00214E9A">
        <w:rPr>
          <w:rFonts w:ascii="Arial" w:hAnsi="Arial" w:cs="Arial"/>
          <w:b/>
          <w:bCs/>
          <w:color w:val="000000"/>
          <w:sz w:val="20"/>
          <w:lang w:val="ru-RU"/>
        </w:rPr>
        <w:t>Демонтаж</w:t>
      </w:r>
    </w:p>
    <w:p w14:paraId="2DBD720C"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 xml:space="preserve">Демонтаж до состояния </w:t>
      </w:r>
      <w:proofErr w:type="spellStart"/>
      <w:r w:rsidRPr="008B7AFB">
        <w:rPr>
          <w:rFonts w:ascii="Arial" w:hAnsi="Arial" w:cs="Arial"/>
          <w:color w:val="000000"/>
          <w:sz w:val="20"/>
          <w:lang w:val="ru-RU"/>
        </w:rPr>
        <w:t>shell-and-core</w:t>
      </w:r>
      <w:proofErr w:type="spellEnd"/>
      <w:r w:rsidRPr="008B7AFB">
        <w:rPr>
          <w:rFonts w:ascii="Arial" w:hAnsi="Arial" w:cs="Arial"/>
          <w:color w:val="000000"/>
          <w:sz w:val="20"/>
          <w:lang w:val="ru-RU"/>
        </w:rPr>
        <w:t xml:space="preserve"> включает в себя полный демонтаж до стен, основания пола и потолка включая, но не ограничиваясь перегородки, обшивку стен, стяжку до 70 мм, штукатурку, отделочные материалы, инженерное оборудование, мебель. Часть оборудования и строительных конструкций, если они могут быть использованы при дальнейших работах, по указанию сотрудника Банка, курирующего проведение РСР, могут не подлежать демонтажу. </w:t>
      </w:r>
    </w:p>
    <w:p w14:paraId="57CD0B67"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 xml:space="preserve">При проведении демонтажных работ: </w:t>
      </w:r>
    </w:p>
    <w:p w14:paraId="703B4E79"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2.4.1.1 Обеспечить содержание здания и работоспособность средств его противопожарной защиты в соответствии с требованиями проектной и технической документации на них;</w:t>
      </w:r>
    </w:p>
    <w:p w14:paraId="2E3E72EA"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2.4.1.2 Обеспечить выполнение правил пожарной безопасности, утвержденных в установленном порядке;</w:t>
      </w:r>
    </w:p>
    <w:p w14:paraId="2CCB57B2"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2.4.1.3 Выполнить в зоне производства работ отключение пожарной сигнализации и систем оповещения и изоляцию их от внешних воздействий демонтажных работ;</w:t>
      </w:r>
    </w:p>
    <w:p w14:paraId="0FF01598"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2.4.1.4 Произвести обесточивание электротехнических систем, в зоне демонтажных работ;</w:t>
      </w:r>
    </w:p>
    <w:p w14:paraId="0879181A"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2.4.1.5 Не допускать изменений конструктивных, объемно-планировочных и инженерно-технических решений без проекта, разработанного в соответствии с действующими нормами и утвержденного в установленном порядке. Существующие плиты покрытия/перекрытия подготавливаются до степени, необходимой для создания благоприятного впечатления от потолка. (Индивидуально в каждом случае, по согласованию инженера УОС). Потолок покрасить в красный цвет (</w:t>
      </w:r>
      <w:proofErr w:type="spellStart"/>
      <w:r w:rsidRPr="008B7AFB">
        <w:rPr>
          <w:rFonts w:ascii="Arial" w:hAnsi="Arial" w:cs="Arial"/>
          <w:color w:val="000000"/>
          <w:sz w:val="20"/>
          <w:lang w:val="ru-RU"/>
        </w:rPr>
        <w:t>Ral</w:t>
      </w:r>
      <w:proofErr w:type="spellEnd"/>
      <w:r w:rsidRPr="008B7AFB">
        <w:rPr>
          <w:rFonts w:ascii="Arial" w:hAnsi="Arial" w:cs="Arial"/>
          <w:color w:val="000000"/>
          <w:sz w:val="20"/>
          <w:lang w:val="ru-RU"/>
        </w:rPr>
        <w:t xml:space="preserve"> 3020). В случае отсутствия возможности добиться благоприятного вида, необходимо использовать подвесной потолок;</w:t>
      </w:r>
    </w:p>
    <w:p w14:paraId="289E538C"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2.4.1.6 При проведении ремонтных работ не допускать применения конструкций и материалов, не отвечающих требованиям действующих норм.</w:t>
      </w:r>
    </w:p>
    <w:p w14:paraId="5CF7DAE1"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 xml:space="preserve">В демонтаж до состояния </w:t>
      </w:r>
      <w:proofErr w:type="spellStart"/>
      <w:r w:rsidRPr="008B7AFB">
        <w:rPr>
          <w:rFonts w:ascii="Arial" w:hAnsi="Arial" w:cs="Arial"/>
          <w:color w:val="000000"/>
          <w:sz w:val="20"/>
          <w:lang w:val="ru-RU"/>
        </w:rPr>
        <w:t>shell-and-core</w:t>
      </w:r>
      <w:proofErr w:type="spellEnd"/>
      <w:r w:rsidRPr="008B7AFB">
        <w:rPr>
          <w:rFonts w:ascii="Arial" w:hAnsi="Arial" w:cs="Arial"/>
          <w:color w:val="000000"/>
          <w:sz w:val="20"/>
          <w:lang w:val="ru-RU"/>
        </w:rPr>
        <w:t xml:space="preserve"> не входят и, в случае необходимости выполнения таких работ, оплачиваются отдельно следующие виды работ: вывоз и утилизация мусора, демонтаж стяжки сверх 70 мм, демонтаж окон, демонтаж брони, демонтаж </w:t>
      </w:r>
      <w:proofErr w:type="spellStart"/>
      <w:r w:rsidRPr="008B7AFB">
        <w:rPr>
          <w:rFonts w:ascii="Arial" w:hAnsi="Arial" w:cs="Arial"/>
          <w:color w:val="000000"/>
          <w:sz w:val="20"/>
          <w:lang w:val="ru-RU"/>
        </w:rPr>
        <w:t>фибробетона</w:t>
      </w:r>
      <w:proofErr w:type="spellEnd"/>
      <w:r w:rsidRPr="008B7AFB">
        <w:rPr>
          <w:rFonts w:ascii="Arial" w:hAnsi="Arial" w:cs="Arial"/>
          <w:color w:val="000000"/>
          <w:sz w:val="20"/>
          <w:lang w:val="ru-RU"/>
        </w:rPr>
        <w:t>.</w:t>
      </w:r>
    </w:p>
    <w:p w14:paraId="1B950741" w14:textId="77777777" w:rsidR="008B7AFB" w:rsidRPr="008B7AFB" w:rsidRDefault="008B7AFB" w:rsidP="008B7AFB">
      <w:pPr>
        <w:pStyle w:val="ReportText"/>
        <w:jc w:val="both"/>
        <w:rPr>
          <w:rFonts w:ascii="Arial" w:hAnsi="Arial" w:cs="Arial"/>
          <w:color w:val="000000"/>
          <w:sz w:val="20"/>
          <w:lang w:val="ru-RU"/>
        </w:rPr>
      </w:pPr>
    </w:p>
    <w:p w14:paraId="3F441471" w14:textId="77777777" w:rsidR="008B7AFB" w:rsidRPr="00A15293" w:rsidRDefault="008B7AFB" w:rsidP="00A15293">
      <w:pPr>
        <w:pStyle w:val="ReportText"/>
        <w:numPr>
          <w:ilvl w:val="1"/>
          <w:numId w:val="50"/>
        </w:numPr>
        <w:ind w:left="0" w:firstLine="0"/>
        <w:jc w:val="both"/>
        <w:rPr>
          <w:rFonts w:ascii="Arial" w:hAnsi="Arial" w:cs="Arial"/>
          <w:b/>
          <w:bCs/>
          <w:color w:val="000000"/>
          <w:sz w:val="20"/>
          <w:lang w:val="ru-RU"/>
        </w:rPr>
      </w:pPr>
      <w:r w:rsidRPr="00A15293">
        <w:rPr>
          <w:rFonts w:ascii="Arial" w:hAnsi="Arial" w:cs="Arial"/>
          <w:b/>
          <w:bCs/>
          <w:color w:val="000000"/>
          <w:sz w:val="20"/>
          <w:lang w:val="ru-RU"/>
        </w:rPr>
        <w:t>Перегородки</w:t>
      </w:r>
    </w:p>
    <w:p w14:paraId="31D105FF"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Перегородки, отделяющие Помещение от помещений других операторов и от мест общего пользования выполнить на всю высоту до плит перекрытия из </w:t>
      </w:r>
      <w:proofErr w:type="spellStart"/>
      <w:r w:rsidRPr="008B7AFB">
        <w:rPr>
          <w:rFonts w:ascii="Arial" w:hAnsi="Arial" w:cs="Arial"/>
          <w:color w:val="000000"/>
          <w:sz w:val="20"/>
          <w:lang w:val="ru-RU"/>
        </w:rPr>
        <w:t>пеноблоков</w:t>
      </w:r>
      <w:proofErr w:type="spellEnd"/>
      <w:r w:rsidRPr="008B7AFB">
        <w:rPr>
          <w:rFonts w:ascii="Arial" w:hAnsi="Arial" w:cs="Arial"/>
          <w:color w:val="000000"/>
          <w:sz w:val="20"/>
          <w:lang w:val="ru-RU"/>
        </w:rPr>
        <w:t xml:space="preserve"> с армированием через четыре ряда, либо из ГКЛ, усиленной арматурной решеткой диаметром 16 мм с ячейкой 150х150 мм. Тип перегородки выбрать в зависимости от требований к противопожарной защите. </w:t>
      </w:r>
    </w:p>
    <w:p w14:paraId="3ADFE466"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Перегородки, отделяющие </w:t>
      </w:r>
      <w:proofErr w:type="spellStart"/>
      <w:r w:rsidRPr="008B7AFB">
        <w:rPr>
          <w:rFonts w:ascii="Arial" w:hAnsi="Arial" w:cs="Arial"/>
          <w:color w:val="000000"/>
          <w:sz w:val="20"/>
          <w:lang w:val="ru-RU"/>
        </w:rPr>
        <w:t>электрощитовую</w:t>
      </w:r>
      <w:proofErr w:type="spellEnd"/>
      <w:r w:rsidRPr="008B7AFB">
        <w:rPr>
          <w:rFonts w:ascii="Arial" w:hAnsi="Arial" w:cs="Arial"/>
          <w:color w:val="000000"/>
          <w:sz w:val="20"/>
          <w:lang w:val="ru-RU"/>
        </w:rPr>
        <w:t xml:space="preserve">, а также перегородки, отделяющие эвакуационные проходы от иных помещений выполнить на всю высоту до плит перекрытия из ГКЛ по 2 слоя с двух сторон с негорючей термоизоляцией по металлическому каркасу. При высоте перегородки более 5,5 м металлический каркас усилить с помощью стального замкнутого профиля. Толщина перегородки не менее 125 мм.  Предел огнестойкости по проекту, но не менее EI 45. </w:t>
      </w:r>
    </w:p>
    <w:p w14:paraId="3A49F1F3"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 перегородках, облицованных ГКЛ, швы проклеить серпянкой и прошпаклевать</w:t>
      </w:r>
    </w:p>
    <w:p w14:paraId="41D3C966"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Все отверстия и проемы в противопожарных перегородках, включая строительные, монтажные, технологические и прочие отверстия, а также отверстия в местах прохода инженерных коммуникаций должны быть заделаны огнеупорным составом (например, огнестойкой монтажной пеной).</w:t>
      </w:r>
    </w:p>
    <w:p w14:paraId="74E22AE3"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lastRenderedPageBreak/>
        <w:t>Крепление направляющих профилей каркаса выполнить через уплотнительную ленту или дюбель гвоздями с шагом не более 1000 мм, но не менее трех креплений на один профиль.</w:t>
      </w:r>
    </w:p>
    <w:p w14:paraId="239448B1"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Стоечные профили устанавливаются в направляющие с шагом 600 мм в типовых или 400/300 мм в отдельных конструктивных решениях.  Крепление стоечных профилей к направляющим осуществлять специальным инструментом (</w:t>
      </w:r>
      <w:proofErr w:type="spellStart"/>
      <w:r w:rsidRPr="008B7AFB">
        <w:rPr>
          <w:rFonts w:ascii="Arial" w:hAnsi="Arial" w:cs="Arial"/>
          <w:color w:val="000000"/>
          <w:sz w:val="20"/>
          <w:lang w:val="ru-RU"/>
        </w:rPr>
        <w:t>просекателем</w:t>
      </w:r>
      <w:proofErr w:type="spellEnd"/>
      <w:r w:rsidRPr="008B7AFB">
        <w:rPr>
          <w:rFonts w:ascii="Arial" w:hAnsi="Arial" w:cs="Arial"/>
          <w:color w:val="000000"/>
          <w:sz w:val="20"/>
          <w:lang w:val="ru-RU"/>
        </w:rPr>
        <w:t>) методом «просечки с отгибом». Размещение инженерных коммуникаций внутри каркаса перегородок должно исключать возможность их повреждения острыми краями элементов каркаса и винтами в процессе крепления к нему гипсокартонных листов. ГКЛ крепятся на металлическом каркасе встык в соответствии с шагом стоек. Кратно шагу стоек каркаса делается смещение («разбежка») листов слоев обшивки относительно друг друга. Горизонтальные (поперечные) швы, образуемые ГКЛ, должны быть смещены относительно друг друга на расстояние не менее 400 мм.</w:t>
      </w:r>
    </w:p>
    <w:p w14:paraId="0AB57C74"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Для крепления ГКЛ к каркасу используются самонарезающие винты с потайной головкой (шурупы типа TN), которые должны входить в лист под прямым углом и проникать в металлический каркас на глубину не менее 10 мм. Головки винтов должны быть утоплены в ГКЛ на глубину около 1 мм с обязательным последующим </w:t>
      </w:r>
      <w:proofErr w:type="spellStart"/>
      <w:r w:rsidRPr="008B7AFB">
        <w:rPr>
          <w:rFonts w:ascii="Arial" w:hAnsi="Arial" w:cs="Arial"/>
          <w:color w:val="000000"/>
          <w:sz w:val="20"/>
          <w:lang w:val="ru-RU"/>
        </w:rPr>
        <w:t>шпаклеванием</w:t>
      </w:r>
      <w:proofErr w:type="spellEnd"/>
      <w:r w:rsidRPr="008B7AFB">
        <w:rPr>
          <w:rFonts w:ascii="Arial" w:hAnsi="Arial" w:cs="Arial"/>
          <w:color w:val="000000"/>
          <w:sz w:val="20"/>
          <w:lang w:val="ru-RU"/>
        </w:rPr>
        <w:t xml:space="preserve">.  Изогнутые, неправильно ввернутые винты необходимо удалить и заменить их новыми на расстоянии около 50 мм от прежних.  Шаг установки винтов – 250 мм при однослойной обшивке.  В двухслойных обшивках этот шаг составляет: для первого слоя – 750 мм (TN 25), для второго – 250 мм (TN 35).  </w:t>
      </w:r>
    </w:p>
    <w:p w14:paraId="6F7432EC"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Деформационные швы устраиваются в перегородках (при высоте до 3,5 м) через каждые 15 м с обязательным повторением деформационных швов ограждающих конструкций. </w:t>
      </w:r>
    </w:p>
    <w:p w14:paraId="57D27E32"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Поперечные швы между смежными листами ГКЛ, образуемые торцевыми (не оклеенными картоном) кромками, заделываются при помощи шпаклевочной смеси. Для этого необходимо снять фаску под углом 22,5° на 2/3 толщины листа, после чего зашпаклевать с использованием армирующей ленты.</w:t>
      </w:r>
    </w:p>
    <w:p w14:paraId="414024BF"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монтаже конструкций перегородок должен быть обеспечен пооперационный контроль за качеством монтажных работ после выполнения следующих технологических процессов: монтаж направляющих; монтаж стоек и первого ряда слоя обшивки гипсокартонными листами; устройство звукоизоляции с составлением Актов освидетельствования скрытых работ.</w:t>
      </w:r>
    </w:p>
    <w:p w14:paraId="54CE9265"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При приемке работ по устройству перегородок следует проверять надежность крепления гипсокартонных листов к каркасу </w:t>
      </w:r>
      <w:proofErr w:type="spellStart"/>
      <w:r w:rsidRPr="008B7AFB">
        <w:rPr>
          <w:rFonts w:ascii="Arial" w:hAnsi="Arial" w:cs="Arial"/>
          <w:color w:val="000000"/>
          <w:sz w:val="20"/>
          <w:lang w:val="ru-RU"/>
        </w:rPr>
        <w:t>самосверлящими</w:t>
      </w:r>
      <w:proofErr w:type="spellEnd"/>
      <w:r w:rsidRPr="008B7AFB">
        <w:rPr>
          <w:rFonts w:ascii="Arial" w:hAnsi="Arial" w:cs="Arial"/>
          <w:color w:val="000000"/>
          <w:sz w:val="20"/>
          <w:lang w:val="ru-RU"/>
        </w:rPr>
        <w:t xml:space="preserve"> самонарезающими винтами (их головки должны быть углублены в листы в пределах 0,5-1 мм), отсутствие трещин, поврежденных мест и надрывов картона, отсутствие зыбкости перегородок.</w:t>
      </w:r>
    </w:p>
    <w:p w14:paraId="13D312D2"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Уступы между смежными листами не должны превышать 1 мм. Зазор между смежными листами должен быть в пределах 1 мм. Поверхность гипсокартонных листов должна быть ровной, без загрязнений и масляных пятен.</w:t>
      </w:r>
    </w:p>
    <w:p w14:paraId="2385CBDF"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Стык плит ГКЛ делать по линии, не совпадающей с краями дверных проёмов.</w:t>
      </w:r>
    </w:p>
    <w:p w14:paraId="5EEAEBB9" w14:textId="7FA05823" w:rsid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Смонтированные гипсовые перегородки не должны иметь отклонений поверхностей, превышающих значения, при прикладывании правила или шаблона длиной 2 м не более двух неровностей глубиной или высотой до 2 мм. Отклонение поверхности стен от вертикали 1 мм на 1 м высоты, но не более 5 мм на всю высоту помещения.</w:t>
      </w:r>
    </w:p>
    <w:p w14:paraId="45623FE9" w14:textId="77777777" w:rsidR="00745760" w:rsidRPr="008B7AFB" w:rsidRDefault="00745760" w:rsidP="00745760">
      <w:pPr>
        <w:pStyle w:val="ReportText"/>
        <w:jc w:val="both"/>
        <w:rPr>
          <w:rFonts w:ascii="Arial" w:hAnsi="Arial" w:cs="Arial"/>
          <w:color w:val="000000"/>
          <w:sz w:val="20"/>
          <w:lang w:val="ru-RU"/>
        </w:rPr>
      </w:pPr>
    </w:p>
    <w:p w14:paraId="4BD3FF5A" w14:textId="77777777" w:rsidR="00745760" w:rsidRPr="00A15293" w:rsidRDefault="00745760" w:rsidP="00745760">
      <w:pPr>
        <w:pStyle w:val="ReportText"/>
        <w:numPr>
          <w:ilvl w:val="1"/>
          <w:numId w:val="50"/>
        </w:numPr>
        <w:ind w:left="0" w:firstLine="0"/>
        <w:jc w:val="both"/>
        <w:rPr>
          <w:rFonts w:ascii="Arial" w:hAnsi="Arial" w:cs="Arial"/>
          <w:b/>
          <w:bCs/>
          <w:color w:val="000000"/>
          <w:sz w:val="20"/>
          <w:lang w:val="ru-RU"/>
        </w:rPr>
      </w:pPr>
      <w:r w:rsidRPr="00A15293">
        <w:rPr>
          <w:rFonts w:ascii="Arial" w:hAnsi="Arial" w:cs="Arial"/>
          <w:b/>
          <w:bCs/>
          <w:color w:val="000000"/>
          <w:sz w:val="20"/>
          <w:lang w:val="ru-RU"/>
        </w:rPr>
        <w:t>Стены</w:t>
      </w:r>
    </w:p>
    <w:p w14:paraId="1EF8097F"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Участки наружных стен, зашить ГКЛ  в 1 слой по металлическому каркасу с заполнением мин. ватой 50 мм. </w:t>
      </w:r>
    </w:p>
    <w:p w14:paraId="2C9112E5"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Колонны обшить ГКЛ в 1 слой по металлическому каркасу из профиля № 27. Уровень зашивки колонн не менее 2750 мм.</w:t>
      </w:r>
    </w:p>
    <w:p w14:paraId="548EB927"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установке каркасов для обшивки колонн произвести выравнивание всех плоскостей обшивки всех колонн, находящихся по одной оси, в одну линию, в створ.</w:t>
      </w:r>
    </w:p>
    <w:p w14:paraId="0261DE78"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 стенах, облицованных ГКЛ, швы проклеить серпянкой и прошпаклевать. Работы выполнять в соответствии с типовыми технологическими картами на отделочные работы  МДС 81-39.2005.</w:t>
      </w:r>
    </w:p>
    <w:p w14:paraId="4F5C2700" w14:textId="77777777" w:rsidR="008B7AFB" w:rsidRPr="008B7AFB" w:rsidRDefault="008B7AFB" w:rsidP="008B7AFB">
      <w:pPr>
        <w:pStyle w:val="ReportText"/>
        <w:jc w:val="both"/>
        <w:rPr>
          <w:rFonts w:ascii="Arial" w:hAnsi="Arial" w:cs="Arial"/>
          <w:color w:val="000000"/>
          <w:sz w:val="20"/>
          <w:lang w:val="ru-RU"/>
        </w:rPr>
      </w:pPr>
    </w:p>
    <w:p w14:paraId="1D511A6C" w14:textId="77777777" w:rsidR="008B7AFB" w:rsidRPr="00A15293" w:rsidRDefault="008B7AFB" w:rsidP="00A15293">
      <w:pPr>
        <w:pStyle w:val="ReportText"/>
        <w:numPr>
          <w:ilvl w:val="1"/>
          <w:numId w:val="50"/>
        </w:numPr>
        <w:ind w:left="0" w:firstLine="0"/>
        <w:jc w:val="both"/>
        <w:rPr>
          <w:rFonts w:ascii="Arial" w:hAnsi="Arial" w:cs="Arial"/>
          <w:b/>
          <w:bCs/>
          <w:color w:val="000000"/>
          <w:sz w:val="20"/>
          <w:lang w:val="ru-RU"/>
        </w:rPr>
      </w:pPr>
      <w:r w:rsidRPr="00A15293">
        <w:rPr>
          <w:rFonts w:ascii="Arial" w:hAnsi="Arial" w:cs="Arial"/>
          <w:b/>
          <w:bCs/>
          <w:color w:val="000000"/>
          <w:sz w:val="20"/>
          <w:lang w:val="ru-RU"/>
        </w:rPr>
        <w:t>Двери, входные группы</w:t>
      </w:r>
    </w:p>
    <w:p w14:paraId="4B6F5888"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Установить дверные заполнения по периметру Помещения в соответствии со строительным планом. Направление открывание дверей принять в соответствии с требованиями противопожарных эвакуационных норм.</w:t>
      </w:r>
    </w:p>
    <w:p w14:paraId="09A43532"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Установить все противопожарные двери запасных (эвакуационных) выходов по периметру Помещения. </w:t>
      </w:r>
    </w:p>
    <w:p w14:paraId="7B998631"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Противопожарные двери металлические, серия 1.236-5, состоящие из металлического сварного каркаса и уплотнителя – вспученного перлита – ГОСТ 16136 или </w:t>
      </w:r>
      <w:proofErr w:type="spellStart"/>
      <w:r w:rsidRPr="008B7AFB">
        <w:rPr>
          <w:rFonts w:ascii="Arial" w:hAnsi="Arial" w:cs="Arial"/>
          <w:color w:val="000000"/>
          <w:sz w:val="20"/>
          <w:lang w:val="ru-RU"/>
        </w:rPr>
        <w:t>асбестовермикулитовой</w:t>
      </w:r>
      <w:proofErr w:type="spellEnd"/>
      <w:r w:rsidRPr="008B7AFB">
        <w:rPr>
          <w:rFonts w:ascii="Arial" w:hAnsi="Arial" w:cs="Arial"/>
          <w:color w:val="000000"/>
          <w:sz w:val="20"/>
          <w:lang w:val="ru-RU"/>
        </w:rPr>
        <w:t xml:space="preserve"> плиты – ГОСТ 13450. Предел огнестойкости – в соответствии с требованиями Проекта. Цвет окраски двери RAL-7047 или иной по согласованию с Заказчиком.  Для </w:t>
      </w:r>
      <w:proofErr w:type="spellStart"/>
      <w:r w:rsidRPr="008B7AFB">
        <w:rPr>
          <w:rFonts w:ascii="Arial" w:hAnsi="Arial" w:cs="Arial"/>
          <w:color w:val="000000"/>
          <w:sz w:val="20"/>
          <w:lang w:val="ru-RU"/>
        </w:rPr>
        <w:t>самозакрывания</w:t>
      </w:r>
      <w:proofErr w:type="spellEnd"/>
      <w:r w:rsidRPr="008B7AFB">
        <w:rPr>
          <w:rFonts w:ascii="Arial" w:hAnsi="Arial" w:cs="Arial"/>
          <w:color w:val="000000"/>
          <w:sz w:val="20"/>
          <w:lang w:val="ru-RU"/>
        </w:rPr>
        <w:t xml:space="preserve"> двери в верхней части каждой створки установить доводчик дверной по согласованию с Заказчиком, а в двустворчатой двери на середине верхней перемычки рамы установить ограничитель. </w:t>
      </w:r>
    </w:p>
    <w:p w14:paraId="4BBE0D7F" w14:textId="4AE49BD5"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Срез порожков противопожарных дверей не допускается.</w:t>
      </w:r>
    </w:p>
    <w:p w14:paraId="5518992D" w14:textId="3F3B1A5D" w:rsid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Места установки всех дверных блоков в перегородках из ГКЛ усилить каркасом из стального замкнутого профиля с креплением профиля к несущим конструкциям здания (пол, перекрытия, стены)</w:t>
      </w:r>
    </w:p>
    <w:p w14:paraId="32E0D420" w14:textId="77777777" w:rsidR="00745760" w:rsidRPr="008B7AFB" w:rsidRDefault="00745760" w:rsidP="00745760">
      <w:pPr>
        <w:pStyle w:val="ReportText"/>
        <w:jc w:val="both"/>
        <w:rPr>
          <w:rFonts w:ascii="Arial" w:hAnsi="Arial" w:cs="Arial"/>
          <w:color w:val="000000"/>
          <w:sz w:val="20"/>
          <w:lang w:val="ru-RU"/>
        </w:rPr>
      </w:pPr>
    </w:p>
    <w:p w14:paraId="76368FE9" w14:textId="77777777" w:rsidR="00745760" w:rsidRPr="00A15293" w:rsidRDefault="00745760" w:rsidP="00745760">
      <w:pPr>
        <w:pStyle w:val="ReportText"/>
        <w:numPr>
          <w:ilvl w:val="1"/>
          <w:numId w:val="50"/>
        </w:numPr>
        <w:ind w:left="0" w:firstLine="0"/>
        <w:jc w:val="both"/>
        <w:rPr>
          <w:rFonts w:ascii="Arial" w:hAnsi="Arial" w:cs="Arial"/>
          <w:b/>
          <w:bCs/>
          <w:color w:val="000000"/>
          <w:sz w:val="20"/>
          <w:lang w:val="ru-RU"/>
        </w:rPr>
      </w:pPr>
      <w:r w:rsidRPr="00A15293">
        <w:rPr>
          <w:rFonts w:ascii="Arial" w:hAnsi="Arial" w:cs="Arial"/>
          <w:b/>
          <w:bCs/>
          <w:color w:val="000000"/>
          <w:sz w:val="20"/>
          <w:lang w:val="ru-RU"/>
        </w:rPr>
        <w:t>Потолк</w:t>
      </w:r>
      <w:r>
        <w:rPr>
          <w:rFonts w:ascii="Arial" w:hAnsi="Arial" w:cs="Arial"/>
          <w:b/>
          <w:bCs/>
          <w:color w:val="000000"/>
          <w:sz w:val="20"/>
          <w:lang w:val="ru-RU"/>
        </w:rPr>
        <w:t>и</w:t>
      </w:r>
    </w:p>
    <w:p w14:paraId="263BD801"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 зоне 24/7, зоне универсального и конфиденциального обслуживания применить </w:t>
      </w:r>
      <w:proofErr w:type="spellStart"/>
      <w:r w:rsidRPr="008B7AFB">
        <w:rPr>
          <w:rFonts w:ascii="Arial" w:hAnsi="Arial" w:cs="Arial"/>
          <w:color w:val="000000"/>
          <w:sz w:val="20"/>
          <w:lang w:val="ru-RU"/>
        </w:rPr>
        <w:t>беспотолочную</w:t>
      </w:r>
      <w:proofErr w:type="spellEnd"/>
      <w:r w:rsidRPr="008B7AFB">
        <w:rPr>
          <w:rFonts w:ascii="Arial" w:hAnsi="Arial" w:cs="Arial"/>
          <w:color w:val="000000"/>
          <w:sz w:val="20"/>
          <w:lang w:val="ru-RU"/>
        </w:rPr>
        <w:t xml:space="preserve"> схему. </w:t>
      </w:r>
    </w:p>
    <w:p w14:paraId="60DA69AA"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Существующие плиты покрытия/перекрытия подготавливаются до степени, необходимой для создания благоприятного впечатления от потолка. Потолок покрасить в красный цвет (</w:t>
      </w:r>
      <w:proofErr w:type="spellStart"/>
      <w:r w:rsidRPr="008B7AFB">
        <w:rPr>
          <w:rFonts w:ascii="Arial" w:hAnsi="Arial" w:cs="Arial"/>
          <w:color w:val="000000"/>
          <w:sz w:val="20"/>
          <w:lang w:val="ru-RU"/>
        </w:rPr>
        <w:t>Ral</w:t>
      </w:r>
      <w:proofErr w:type="spellEnd"/>
      <w:r w:rsidRPr="008B7AFB">
        <w:rPr>
          <w:rFonts w:ascii="Arial" w:hAnsi="Arial" w:cs="Arial"/>
          <w:color w:val="000000"/>
          <w:sz w:val="20"/>
          <w:lang w:val="ru-RU"/>
        </w:rPr>
        <w:t xml:space="preserve"> 3020). В случае отсутствия возможности добиться благоприятного вида, необходимо использовать подвесной потолок (определяет инженер УОС).</w:t>
      </w:r>
    </w:p>
    <w:p w14:paraId="36148DA7"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 зависимости от характеристик Здания (высота до потолка, тип систем противопожарной защиты, мероприятия по противопожарной защите) в зоне для сотрудников выполнить подвесной потолок из ГКЛ либо </w:t>
      </w:r>
      <w:proofErr w:type="spellStart"/>
      <w:r w:rsidRPr="008B7AFB">
        <w:rPr>
          <w:rFonts w:ascii="Arial" w:hAnsi="Arial" w:cs="Arial"/>
          <w:color w:val="000000"/>
          <w:sz w:val="20"/>
          <w:lang w:val="ru-RU"/>
        </w:rPr>
        <w:t>беспотолочная</w:t>
      </w:r>
      <w:proofErr w:type="spellEnd"/>
      <w:r w:rsidRPr="008B7AFB">
        <w:rPr>
          <w:rFonts w:ascii="Arial" w:hAnsi="Arial" w:cs="Arial"/>
          <w:color w:val="000000"/>
          <w:sz w:val="20"/>
          <w:lang w:val="ru-RU"/>
        </w:rPr>
        <w:t xml:space="preserve"> схема. Выбранное решение согласовать с Заказчиком.</w:t>
      </w:r>
    </w:p>
    <w:p w14:paraId="4DC68730" w14:textId="77777777" w:rsidR="00745760" w:rsidRPr="008B7AFB" w:rsidRDefault="00745760" w:rsidP="00745760">
      <w:pPr>
        <w:pStyle w:val="ReportText"/>
        <w:jc w:val="both"/>
        <w:rPr>
          <w:rFonts w:ascii="Arial" w:hAnsi="Arial" w:cs="Arial"/>
          <w:color w:val="000000"/>
          <w:sz w:val="20"/>
          <w:lang w:val="ru-RU"/>
        </w:rPr>
      </w:pPr>
    </w:p>
    <w:p w14:paraId="3B5694F7" w14:textId="77777777" w:rsidR="00745760" w:rsidRPr="00214E9A" w:rsidRDefault="00745760" w:rsidP="00745760">
      <w:pPr>
        <w:pStyle w:val="ReportText"/>
        <w:numPr>
          <w:ilvl w:val="1"/>
          <w:numId w:val="50"/>
        </w:numPr>
        <w:ind w:left="0" w:firstLine="0"/>
        <w:jc w:val="both"/>
        <w:rPr>
          <w:rFonts w:ascii="Arial" w:hAnsi="Arial" w:cs="Arial"/>
          <w:b/>
          <w:bCs/>
          <w:color w:val="000000"/>
          <w:sz w:val="20"/>
          <w:lang w:val="ru-RU"/>
        </w:rPr>
      </w:pPr>
      <w:r w:rsidRPr="00214E9A">
        <w:rPr>
          <w:rFonts w:ascii="Arial" w:hAnsi="Arial" w:cs="Arial"/>
          <w:b/>
          <w:bCs/>
          <w:color w:val="000000"/>
          <w:sz w:val="20"/>
          <w:lang w:val="ru-RU"/>
        </w:rPr>
        <w:t>Полы</w:t>
      </w:r>
    </w:p>
    <w:p w14:paraId="039D8EB1" w14:textId="4D6E9E7D" w:rsidR="00745760"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Нагрузка на полы принимается согласно СП 20.13330.2016 «Нагрузки и воздействия».</w:t>
      </w:r>
    </w:p>
    <w:p w14:paraId="3336C7DB"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w:t>
      </w:r>
      <w:r w:rsidRPr="00270199">
        <w:rPr>
          <w:rFonts w:ascii="Arial" w:hAnsi="Arial" w:cs="Arial"/>
          <w:color w:val="000000"/>
          <w:sz w:val="20"/>
          <w:lang w:val="ru-RU"/>
        </w:rPr>
        <w:tab/>
        <w:t>Несущая (полезная) способность перекрытий должна удовлетворять следующим требованиям:</w:t>
      </w:r>
    </w:p>
    <w:p w14:paraId="579DD8E0"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серверные 1 000 кг/</w:t>
      </w:r>
      <w:proofErr w:type="spellStart"/>
      <w:r w:rsidRPr="00270199">
        <w:rPr>
          <w:rFonts w:ascii="Arial" w:hAnsi="Arial" w:cs="Arial"/>
          <w:color w:val="000000"/>
          <w:sz w:val="20"/>
          <w:lang w:val="ru-RU"/>
        </w:rPr>
        <w:t>кв.м</w:t>
      </w:r>
      <w:proofErr w:type="spellEnd"/>
      <w:r w:rsidRPr="00270199">
        <w:rPr>
          <w:rFonts w:ascii="Arial" w:hAnsi="Arial" w:cs="Arial"/>
          <w:color w:val="000000"/>
          <w:sz w:val="20"/>
          <w:lang w:val="ru-RU"/>
        </w:rPr>
        <w:t>.;</w:t>
      </w:r>
    </w:p>
    <w:p w14:paraId="5D95EBAE"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коммутационные  800 кг/</w:t>
      </w:r>
      <w:proofErr w:type="spellStart"/>
      <w:r w:rsidRPr="00270199">
        <w:rPr>
          <w:rFonts w:ascii="Arial" w:hAnsi="Arial" w:cs="Arial"/>
          <w:color w:val="000000"/>
          <w:sz w:val="20"/>
          <w:lang w:val="ru-RU"/>
        </w:rPr>
        <w:t>кв.м</w:t>
      </w:r>
      <w:proofErr w:type="spellEnd"/>
      <w:r w:rsidRPr="00270199">
        <w:rPr>
          <w:rFonts w:ascii="Arial" w:hAnsi="Arial" w:cs="Arial"/>
          <w:color w:val="000000"/>
          <w:sz w:val="20"/>
          <w:lang w:val="ru-RU"/>
        </w:rPr>
        <w:t>.;</w:t>
      </w:r>
    </w:p>
    <w:p w14:paraId="5B7F580A"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помещение ИБП  1 500 кг/</w:t>
      </w:r>
      <w:proofErr w:type="spellStart"/>
      <w:r w:rsidRPr="00270199">
        <w:rPr>
          <w:rFonts w:ascii="Arial" w:hAnsi="Arial" w:cs="Arial"/>
          <w:color w:val="000000"/>
          <w:sz w:val="20"/>
          <w:lang w:val="ru-RU"/>
        </w:rPr>
        <w:t>кв.м</w:t>
      </w:r>
      <w:proofErr w:type="spellEnd"/>
      <w:r w:rsidRPr="00270199">
        <w:rPr>
          <w:rFonts w:ascii="Arial" w:hAnsi="Arial" w:cs="Arial"/>
          <w:color w:val="000000"/>
          <w:sz w:val="20"/>
          <w:lang w:val="ru-RU"/>
        </w:rPr>
        <w:t>.;</w:t>
      </w:r>
    </w:p>
    <w:p w14:paraId="3F614BB4"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офисные помещения  400 кг/</w:t>
      </w:r>
      <w:proofErr w:type="spellStart"/>
      <w:r w:rsidRPr="00270199">
        <w:rPr>
          <w:rFonts w:ascii="Arial" w:hAnsi="Arial" w:cs="Arial"/>
          <w:color w:val="000000"/>
          <w:sz w:val="20"/>
          <w:lang w:val="ru-RU"/>
        </w:rPr>
        <w:t>кв.м</w:t>
      </w:r>
      <w:proofErr w:type="spellEnd"/>
      <w:r w:rsidRPr="00270199">
        <w:rPr>
          <w:rFonts w:ascii="Arial" w:hAnsi="Arial" w:cs="Arial"/>
          <w:color w:val="000000"/>
          <w:sz w:val="20"/>
          <w:lang w:val="ru-RU"/>
        </w:rPr>
        <w:t>.;</w:t>
      </w:r>
    </w:p>
    <w:p w14:paraId="12A20A97"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склады/архивы  800 кг/</w:t>
      </w:r>
      <w:proofErr w:type="spellStart"/>
      <w:r w:rsidRPr="00270199">
        <w:rPr>
          <w:rFonts w:ascii="Arial" w:hAnsi="Arial" w:cs="Arial"/>
          <w:color w:val="000000"/>
          <w:sz w:val="20"/>
          <w:lang w:val="ru-RU"/>
        </w:rPr>
        <w:t>кв.м</w:t>
      </w:r>
      <w:proofErr w:type="spellEnd"/>
      <w:r w:rsidRPr="00270199">
        <w:rPr>
          <w:rFonts w:ascii="Arial" w:hAnsi="Arial" w:cs="Arial"/>
          <w:color w:val="000000"/>
          <w:sz w:val="20"/>
          <w:lang w:val="ru-RU"/>
        </w:rPr>
        <w:t>.;</w:t>
      </w:r>
    </w:p>
    <w:p w14:paraId="6D7D004B"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кассовый узел 1 200 кг/</w:t>
      </w:r>
      <w:proofErr w:type="spellStart"/>
      <w:r w:rsidRPr="00270199">
        <w:rPr>
          <w:rFonts w:ascii="Arial" w:hAnsi="Arial" w:cs="Arial"/>
          <w:color w:val="000000"/>
          <w:sz w:val="20"/>
          <w:lang w:val="ru-RU"/>
        </w:rPr>
        <w:t>кв.м</w:t>
      </w:r>
      <w:proofErr w:type="spellEnd"/>
      <w:r w:rsidRPr="00270199">
        <w:rPr>
          <w:rFonts w:ascii="Arial" w:hAnsi="Arial" w:cs="Arial"/>
          <w:color w:val="000000"/>
          <w:sz w:val="20"/>
          <w:lang w:val="ru-RU"/>
        </w:rPr>
        <w:t>.</w:t>
      </w:r>
    </w:p>
    <w:p w14:paraId="27C310D5" w14:textId="6F813B59" w:rsidR="00270199" w:rsidRPr="008B7AFB"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При невозможности обеспечить в здании вышеуказанную несущую способность перекрытий, необходимо предложить и запроектировать  мероприятия по техническому укреплению перекрытий</w:t>
      </w:r>
    </w:p>
    <w:p w14:paraId="4E77D04D" w14:textId="2EE998DF" w:rsidR="00745760" w:rsidRPr="00DA362F" w:rsidRDefault="00745760" w:rsidP="00745760">
      <w:pPr>
        <w:pStyle w:val="ReportText"/>
        <w:numPr>
          <w:ilvl w:val="2"/>
          <w:numId w:val="50"/>
        </w:numPr>
        <w:ind w:left="0" w:firstLine="0"/>
        <w:jc w:val="both"/>
        <w:rPr>
          <w:rFonts w:ascii="Arial" w:hAnsi="Arial" w:cs="Arial"/>
          <w:color w:val="000000"/>
          <w:sz w:val="20"/>
          <w:lang w:val="ru-RU"/>
        </w:rPr>
      </w:pPr>
      <w:r w:rsidRPr="0012685A">
        <w:rPr>
          <w:rFonts w:ascii="Arial" w:hAnsi="Arial" w:cs="Arial"/>
          <w:color w:val="000000"/>
          <w:sz w:val="20"/>
          <w:lang w:val="ru-RU"/>
        </w:rPr>
        <w:t>Полы всех помещений</w:t>
      </w:r>
      <w:del w:id="38" w:author="Administrator" w:date="2024-10-02T13:18:00Z">
        <w:r w:rsidRPr="00DA362F" w:rsidDel="0012685A">
          <w:rPr>
            <w:rFonts w:ascii="Arial" w:hAnsi="Arial" w:cs="Arial"/>
            <w:color w:val="000000"/>
            <w:sz w:val="20"/>
            <w:lang w:val="ru-RU"/>
          </w:rPr>
          <w:delText>,</w:delText>
        </w:r>
      </w:del>
      <w:r w:rsidRPr="00DA362F">
        <w:rPr>
          <w:rFonts w:ascii="Arial" w:hAnsi="Arial" w:cs="Arial"/>
          <w:color w:val="000000"/>
          <w:sz w:val="20"/>
          <w:lang w:val="ru-RU"/>
        </w:rPr>
        <w:t xml:space="preserve"> должны быть горизонтальными. Наличие уклона не допускается. В полу на путях эвакуации</w:t>
      </w:r>
      <w:r w:rsidRPr="0012685A">
        <w:rPr>
          <w:rFonts w:ascii="Arial" w:hAnsi="Arial" w:cs="Arial"/>
          <w:color w:val="000000"/>
          <w:sz w:val="20"/>
          <w:lang w:val="ru-RU"/>
        </w:rPr>
        <w:t xml:space="preserve"> не </w:t>
      </w:r>
      <w:r w:rsidRPr="00DA362F">
        <w:rPr>
          <w:rFonts w:ascii="Arial" w:hAnsi="Arial" w:cs="Arial"/>
          <w:color w:val="000000"/>
          <w:sz w:val="20"/>
          <w:lang w:val="ru-RU"/>
        </w:rPr>
        <w:t>допускаются перепады высот менее 45 см и выступы, за исключением порогов в дверных проемах. В местах перепада высот следует предусматривать лестницы с числом ступеней не менее трех или пандусы с уклоном не более 1:6.</w:t>
      </w:r>
    </w:p>
    <w:p w14:paraId="657EF60F"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lastRenderedPageBreak/>
        <w:t xml:space="preserve">Перед укладкой напольного </w:t>
      </w:r>
      <w:proofErr w:type="spellStart"/>
      <w:r w:rsidRPr="008B7AFB">
        <w:rPr>
          <w:rFonts w:ascii="Arial" w:hAnsi="Arial" w:cs="Arial"/>
          <w:color w:val="000000"/>
          <w:sz w:val="20"/>
          <w:lang w:val="ru-RU"/>
        </w:rPr>
        <w:t>керамогранита</w:t>
      </w:r>
      <w:proofErr w:type="spellEnd"/>
      <w:r w:rsidRPr="008B7AFB">
        <w:rPr>
          <w:rFonts w:ascii="Arial" w:hAnsi="Arial" w:cs="Arial"/>
          <w:color w:val="000000"/>
          <w:sz w:val="20"/>
          <w:lang w:val="ru-RU"/>
        </w:rPr>
        <w:t xml:space="preserve"> в подготовке пола выполнить каналы под укладку скрытых коммуникаций. В каналы укладываются ПНД или ПВХ трубы, при этом необходимо обеспечить трубы «протяжками». </w:t>
      </w:r>
    </w:p>
    <w:p w14:paraId="52B2805B"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Отклонения поверхности покрытия от плоскости при проверке контрольной двухметровой рейкой не должны превышать - 2 мм.</w:t>
      </w:r>
    </w:p>
    <w:p w14:paraId="24F2F3E8"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Отклонения по толщине покрытия - не более 10 % от проектной.</w:t>
      </w:r>
    </w:p>
    <w:p w14:paraId="1783E4C0"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проверке сцепления монолитных покрытий и покрытий из жестких плиточных материалов с нижележащими элементами пола простукиванием не должно быть изменения характера звучания</w:t>
      </w:r>
      <w:r>
        <w:rPr>
          <w:rFonts w:ascii="Arial" w:hAnsi="Arial" w:cs="Arial"/>
          <w:color w:val="000000"/>
          <w:sz w:val="20"/>
          <w:lang w:val="ru-RU"/>
        </w:rPr>
        <w:t>.</w:t>
      </w:r>
      <w:r w:rsidRPr="008B7AFB">
        <w:rPr>
          <w:rFonts w:ascii="Arial" w:hAnsi="Arial" w:cs="Arial"/>
          <w:color w:val="000000"/>
          <w:sz w:val="20"/>
          <w:lang w:val="ru-RU"/>
        </w:rPr>
        <w:t xml:space="preserve"> Приёмка работ осуществляется Техническим простукиванием всей поверхности пола в центре квадратов по условной сетке с ячейкой размером не менее 50х50 см, с последующим составлением Акта приемки.</w:t>
      </w:r>
    </w:p>
    <w:p w14:paraId="39EB4895"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Зазоры и щели между плинтусами и покрытием пола или стенами (перегородками), между смежными кромками плиток не допускаются. Приёмка работ осуществляется визуальным осмотром всей поверхности пола и мест примыканий, с последующим составлением Акта приемки</w:t>
      </w:r>
      <w:r>
        <w:rPr>
          <w:rFonts w:ascii="Arial" w:hAnsi="Arial" w:cs="Arial"/>
          <w:color w:val="000000"/>
          <w:sz w:val="20"/>
          <w:lang w:val="ru-RU"/>
        </w:rPr>
        <w:t>.</w:t>
      </w:r>
    </w:p>
    <w:p w14:paraId="124C43C3" w14:textId="77777777" w:rsidR="00745760" w:rsidRPr="008B7AFB" w:rsidRDefault="00745760" w:rsidP="00745760">
      <w:pPr>
        <w:pStyle w:val="ReportText"/>
        <w:jc w:val="both"/>
        <w:rPr>
          <w:rFonts w:ascii="Arial" w:hAnsi="Arial" w:cs="Arial"/>
          <w:color w:val="000000"/>
          <w:sz w:val="20"/>
          <w:lang w:val="ru-RU"/>
        </w:rPr>
      </w:pPr>
    </w:p>
    <w:p w14:paraId="2BB93D99" w14:textId="77777777" w:rsidR="008B7AFB" w:rsidRPr="008B7AFB" w:rsidRDefault="008B7AFB" w:rsidP="008B7AFB">
      <w:pPr>
        <w:pStyle w:val="ReportText"/>
        <w:jc w:val="both"/>
        <w:rPr>
          <w:rFonts w:ascii="Arial" w:hAnsi="Arial" w:cs="Arial"/>
          <w:color w:val="000000"/>
          <w:sz w:val="20"/>
          <w:lang w:val="ru-RU"/>
        </w:rPr>
      </w:pPr>
    </w:p>
    <w:p w14:paraId="41B5FFFA" w14:textId="2EC86FC8" w:rsidR="000510B2" w:rsidRPr="000510B2" w:rsidRDefault="00A15293" w:rsidP="005A484D">
      <w:pPr>
        <w:pStyle w:val="ReportLevel2Char"/>
        <w:numPr>
          <w:ilvl w:val="0"/>
          <w:numId w:val="50"/>
        </w:numPr>
        <w:jc w:val="both"/>
        <w:rPr>
          <w:rFonts w:cs="Arial"/>
          <w:color w:val="000000"/>
          <w:sz w:val="20"/>
          <w:lang w:val="ru-RU"/>
        </w:rPr>
      </w:pPr>
      <w:r w:rsidRPr="000510B2">
        <w:rPr>
          <w:bCs/>
          <w:color w:val="000000"/>
          <w:sz w:val="20"/>
          <w:lang w:val="ru-RU" w:eastAsia="ja-JP"/>
        </w:rPr>
        <w:br w:type="page"/>
      </w:r>
      <w:r w:rsidR="000510B2" w:rsidRPr="000510B2">
        <w:rPr>
          <w:bCs/>
          <w:color w:val="000000"/>
          <w:sz w:val="20"/>
          <w:lang w:val="ru-RU" w:eastAsia="ja-JP"/>
        </w:rPr>
        <w:lastRenderedPageBreak/>
        <w:t xml:space="preserve">Инженерно-техническая </w:t>
      </w:r>
      <w:proofErr w:type="spellStart"/>
      <w:r w:rsidR="000510B2" w:rsidRPr="000510B2">
        <w:rPr>
          <w:bCs/>
          <w:color w:val="000000"/>
          <w:sz w:val="20"/>
          <w:lang w:val="ru-RU" w:eastAsia="ja-JP"/>
        </w:rPr>
        <w:t>укреплённость</w:t>
      </w:r>
      <w:proofErr w:type="spellEnd"/>
      <w:r w:rsidR="000510B2" w:rsidRPr="000510B2">
        <w:rPr>
          <w:bCs/>
          <w:color w:val="000000"/>
          <w:sz w:val="20"/>
          <w:lang w:val="ru-RU" w:eastAsia="ja-JP"/>
        </w:rPr>
        <w:t xml:space="preserve"> и технические системы безопасности</w:t>
      </w:r>
    </w:p>
    <w:p w14:paraId="7E29FC33" w14:textId="77777777" w:rsidR="000510B2" w:rsidRPr="002B5FF9" w:rsidRDefault="000510B2" w:rsidP="000510B2">
      <w:pPr>
        <w:pStyle w:val="ReportText"/>
        <w:numPr>
          <w:ilvl w:val="1"/>
          <w:numId w:val="50"/>
        </w:numPr>
        <w:ind w:left="0" w:firstLine="0"/>
        <w:jc w:val="both"/>
        <w:rPr>
          <w:rFonts w:ascii="Arial" w:hAnsi="Arial" w:cs="Arial"/>
          <w:b/>
          <w:bCs/>
          <w:color w:val="000000"/>
          <w:sz w:val="20"/>
          <w:lang w:val="ru-RU"/>
        </w:rPr>
      </w:pPr>
      <w:r w:rsidRPr="002B5FF9">
        <w:rPr>
          <w:rFonts w:ascii="Arial" w:hAnsi="Arial" w:cs="Arial"/>
          <w:b/>
          <w:bCs/>
          <w:color w:val="000000"/>
          <w:sz w:val="20"/>
          <w:lang w:val="ru-RU"/>
        </w:rPr>
        <w:t>Общие положения</w:t>
      </w:r>
    </w:p>
    <w:p w14:paraId="2BBD1D53" w14:textId="77777777" w:rsidR="000510B2" w:rsidRDefault="000510B2" w:rsidP="000510B2">
      <w:pPr>
        <w:pStyle w:val="ReportText"/>
        <w:numPr>
          <w:ilvl w:val="2"/>
          <w:numId w:val="50"/>
        </w:numPr>
        <w:ind w:left="0" w:firstLine="0"/>
        <w:jc w:val="both"/>
        <w:rPr>
          <w:rFonts w:ascii="Arial" w:hAnsi="Arial" w:cs="Arial"/>
          <w:color w:val="000000"/>
          <w:sz w:val="20"/>
          <w:lang w:val="ru-RU"/>
        </w:rPr>
      </w:pPr>
      <w:r>
        <w:rPr>
          <w:rFonts w:ascii="Arial" w:hAnsi="Arial" w:cs="Arial"/>
          <w:color w:val="000000"/>
          <w:sz w:val="20"/>
          <w:lang w:val="ru-RU"/>
        </w:rPr>
        <w:t>Требования данного раздела</w:t>
      </w:r>
      <w:r w:rsidRPr="008B7AFB">
        <w:rPr>
          <w:rFonts w:ascii="Arial" w:hAnsi="Arial" w:cs="Arial"/>
          <w:color w:val="000000"/>
          <w:sz w:val="20"/>
          <w:lang w:val="ru-RU"/>
        </w:rPr>
        <w:t xml:space="preserve"> распространя</w:t>
      </w:r>
      <w:r>
        <w:rPr>
          <w:rFonts w:ascii="Arial" w:hAnsi="Arial" w:cs="Arial"/>
          <w:color w:val="000000"/>
          <w:sz w:val="20"/>
          <w:lang w:val="ru-RU"/>
        </w:rPr>
        <w:t>ю</w:t>
      </w:r>
      <w:r w:rsidRPr="008B7AFB">
        <w:rPr>
          <w:rFonts w:ascii="Arial" w:hAnsi="Arial" w:cs="Arial"/>
          <w:color w:val="000000"/>
          <w:sz w:val="20"/>
          <w:lang w:val="ru-RU"/>
        </w:rPr>
        <w:t>тся на проектирование и строительство вновь возводимых и реконструируемых помещений и технических систем безопасности на объектах АО «АЛЬФА-БАНК» (далее –</w:t>
      </w:r>
      <w:r>
        <w:rPr>
          <w:rFonts w:ascii="Arial" w:hAnsi="Arial" w:cs="Arial"/>
          <w:color w:val="000000"/>
          <w:sz w:val="20"/>
          <w:lang w:val="ru-RU"/>
        </w:rPr>
        <w:t xml:space="preserve"> </w:t>
      </w:r>
      <w:r w:rsidRPr="008B7AFB">
        <w:rPr>
          <w:rFonts w:ascii="Arial" w:hAnsi="Arial" w:cs="Arial"/>
          <w:color w:val="000000"/>
          <w:sz w:val="20"/>
          <w:lang w:val="ru-RU"/>
        </w:rPr>
        <w:t>Банка) и не действу</w:t>
      </w:r>
      <w:r>
        <w:rPr>
          <w:rFonts w:ascii="Arial" w:hAnsi="Arial" w:cs="Arial"/>
          <w:color w:val="000000"/>
          <w:sz w:val="20"/>
          <w:lang w:val="ru-RU"/>
        </w:rPr>
        <w:t>ют</w:t>
      </w:r>
      <w:r w:rsidRPr="008B7AFB">
        <w:rPr>
          <w:rFonts w:ascii="Arial" w:hAnsi="Arial" w:cs="Arial"/>
          <w:color w:val="000000"/>
          <w:sz w:val="20"/>
          <w:lang w:val="ru-RU"/>
        </w:rPr>
        <w:t xml:space="preserve"> в отношении объектов, введенных в эксплуатацию до утверждения данного документа.</w:t>
      </w:r>
    </w:p>
    <w:p w14:paraId="111AC91B" w14:textId="77777777" w:rsidR="000510B2" w:rsidRPr="008B7AFB" w:rsidRDefault="000510B2" w:rsidP="000510B2">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Инженерно-техническая </w:t>
      </w:r>
      <w:proofErr w:type="spellStart"/>
      <w:r w:rsidRPr="008B7AFB">
        <w:rPr>
          <w:rFonts w:ascii="Arial" w:hAnsi="Arial" w:cs="Arial"/>
          <w:color w:val="000000"/>
          <w:sz w:val="20"/>
          <w:lang w:val="ru-RU"/>
        </w:rPr>
        <w:t>укрепленность</w:t>
      </w:r>
      <w:proofErr w:type="spellEnd"/>
      <w:r w:rsidRPr="008B7AFB">
        <w:rPr>
          <w:rFonts w:ascii="Arial" w:hAnsi="Arial" w:cs="Arial"/>
          <w:color w:val="000000"/>
          <w:sz w:val="20"/>
          <w:lang w:val="ru-RU"/>
        </w:rPr>
        <w:t xml:space="preserve"> объекта - совокупность мероприятий, направленных на усиление конструктивных элементов зданий, помещений и охраняемых территорий, обеспечивающих необходимое противодействие несанкционированному проникновению в охраняемую зону, взлому и другим преступным посягательствам. </w:t>
      </w:r>
    </w:p>
    <w:p w14:paraId="4BA1BD04" w14:textId="77777777" w:rsidR="000510B2" w:rsidRPr="008B7AFB" w:rsidRDefault="000510B2" w:rsidP="000510B2">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К техническим системам безопасности относят:</w:t>
      </w:r>
    </w:p>
    <w:p w14:paraId="16DD22BD"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охранно-тревожной сигнализации;</w:t>
      </w:r>
    </w:p>
    <w:p w14:paraId="3C8A6FCC"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контроля и управления доступом;</w:t>
      </w:r>
    </w:p>
    <w:p w14:paraId="25EFB55C"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видеонаблюдения;</w:t>
      </w:r>
    </w:p>
    <w:p w14:paraId="780D5280"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автоматическую пожарную сигнализацию;</w:t>
      </w:r>
    </w:p>
    <w:p w14:paraId="3222EEAA"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оповещения и управления эвакуацией при пожаре;</w:t>
      </w:r>
    </w:p>
    <w:p w14:paraId="012AB479"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автоматического пожаротушения.</w:t>
      </w:r>
    </w:p>
    <w:p w14:paraId="5E5A28B9" w14:textId="77777777" w:rsidR="000510B2" w:rsidRPr="008B7AFB" w:rsidRDefault="000510B2" w:rsidP="000510B2">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Основные понятия, используемые в </w:t>
      </w:r>
      <w:r>
        <w:rPr>
          <w:rFonts w:ascii="Arial" w:hAnsi="Arial" w:cs="Arial"/>
          <w:color w:val="000000"/>
          <w:sz w:val="20"/>
          <w:lang w:val="ru-RU"/>
        </w:rPr>
        <w:t>данном разделе</w:t>
      </w:r>
      <w:r w:rsidRPr="008B7AFB">
        <w:rPr>
          <w:rFonts w:ascii="Arial" w:hAnsi="Arial" w:cs="Arial"/>
          <w:color w:val="000000"/>
          <w:sz w:val="20"/>
          <w:lang w:val="ru-RU"/>
        </w:rPr>
        <w:t>:</w:t>
      </w:r>
    </w:p>
    <w:p w14:paraId="43D925D6"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Банк</w:t>
      </w:r>
      <w:r w:rsidRPr="008B7AFB">
        <w:rPr>
          <w:rFonts w:ascii="Arial" w:hAnsi="Arial" w:cs="Arial"/>
          <w:color w:val="000000"/>
          <w:sz w:val="20"/>
          <w:lang w:val="ru-RU"/>
        </w:rPr>
        <w:t xml:space="preserve"> - АО "АЛЬФА-БАНК";</w:t>
      </w:r>
    </w:p>
    <w:p w14:paraId="7C8D65DE"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Кладовая</w:t>
      </w:r>
      <w:r w:rsidRPr="008B7AFB">
        <w:rPr>
          <w:rFonts w:ascii="Arial" w:hAnsi="Arial" w:cs="Arial"/>
          <w:color w:val="000000"/>
          <w:sz w:val="20"/>
          <w:lang w:val="ru-RU"/>
        </w:rPr>
        <w:t xml:space="preserve"> - помещение Хранилища ценностей с установленными в нем металлическими шкафами, стеллажами, сейфами, тележками закрытого типа, предназначенное для хранения наличных денег и иных ценностей;</w:t>
      </w:r>
    </w:p>
    <w:p w14:paraId="578A01C3" w14:textId="77777777" w:rsidR="000510B2" w:rsidRPr="008B7AFB" w:rsidRDefault="000510B2" w:rsidP="000510B2">
      <w:pPr>
        <w:pStyle w:val="ReportText"/>
        <w:jc w:val="both"/>
        <w:rPr>
          <w:rFonts w:ascii="Arial" w:hAnsi="Arial" w:cs="Arial"/>
          <w:color w:val="000000"/>
          <w:sz w:val="20"/>
          <w:lang w:val="ru-RU"/>
        </w:rPr>
      </w:pPr>
      <w:proofErr w:type="spellStart"/>
      <w:r w:rsidRPr="00C76CE0">
        <w:rPr>
          <w:rFonts w:ascii="Arial" w:hAnsi="Arial" w:cs="Arial"/>
          <w:i/>
          <w:iCs/>
          <w:color w:val="000000"/>
          <w:sz w:val="20"/>
          <w:lang w:val="ru-RU"/>
        </w:rPr>
        <w:t>Предкладовая</w:t>
      </w:r>
      <w:proofErr w:type="spellEnd"/>
      <w:r w:rsidRPr="008B7AFB">
        <w:rPr>
          <w:rFonts w:ascii="Arial" w:hAnsi="Arial" w:cs="Arial"/>
          <w:color w:val="000000"/>
          <w:sz w:val="20"/>
          <w:lang w:val="ru-RU"/>
        </w:rPr>
        <w:t xml:space="preserve"> - помещение для совершения операций с ценностями, расположенное перед входом в Хранилище ценностей;</w:t>
      </w:r>
    </w:p>
    <w:p w14:paraId="64728974"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Хранилище ценностей</w:t>
      </w:r>
      <w:r w:rsidRPr="008B7AFB">
        <w:rPr>
          <w:rFonts w:ascii="Arial" w:hAnsi="Arial" w:cs="Arial"/>
          <w:color w:val="000000"/>
          <w:sz w:val="20"/>
          <w:lang w:val="ru-RU"/>
        </w:rPr>
        <w:t xml:space="preserve"> - Помещение, для хранения ценностей, обладающее регламентированными свойствами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предназначенное для хранения ценностей, все внутренние размеры которого больше 1 м. Хранение ценностей осуществляется в установленных в ней металлических шкафах, стеллажах, сейфах, тележках закрытого типа. </w:t>
      </w:r>
    </w:p>
    <w:p w14:paraId="19100B66" w14:textId="77777777" w:rsidR="000510B2"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Сейфовая комната</w:t>
      </w:r>
      <w:r w:rsidRPr="008B7AFB">
        <w:rPr>
          <w:rFonts w:ascii="Arial" w:hAnsi="Arial" w:cs="Arial"/>
          <w:color w:val="000000"/>
          <w:sz w:val="20"/>
          <w:lang w:val="ru-RU"/>
        </w:rPr>
        <w:t xml:space="preserve"> - Хранилище ценностей, предназначенное для хранения ценностей в установленных внутри него Сейфах;</w:t>
      </w:r>
    </w:p>
    <w:p w14:paraId="1791FCE2"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Сейф</w:t>
      </w:r>
      <w:r w:rsidRPr="008B7AFB">
        <w:rPr>
          <w:rFonts w:ascii="Arial" w:hAnsi="Arial" w:cs="Arial"/>
          <w:color w:val="000000"/>
          <w:sz w:val="20"/>
          <w:lang w:val="ru-RU"/>
        </w:rPr>
        <w:t xml:space="preserve"> - средство надежного хранения, обладающее регламентированными защитными свойствами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и/или огнестойкости, в закрытом состоянии имеющее как минимум одну внутреннюю сторону длиной не более 1м и предназначенное для хранения наличных денег и иных ценностей в подразделении Банка, не имеющем Хранилища ценностей/ Сейфовой комнаты. Для хранения используются Сейфы не ниже третьего класса устойчивости к взлому;</w:t>
      </w:r>
    </w:p>
    <w:p w14:paraId="569F1FC0"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Касса пересчета</w:t>
      </w:r>
      <w:r w:rsidRPr="008B7AFB">
        <w:rPr>
          <w:rFonts w:ascii="Arial" w:hAnsi="Arial" w:cs="Arial"/>
          <w:color w:val="000000"/>
          <w:sz w:val="20"/>
          <w:lang w:val="ru-RU"/>
        </w:rPr>
        <w:t xml:space="preserve"> - помещение для совершения операций с ценностями, в котором осуществляется пересчет сумок с наличными деньгами и иными ценностями, поступившими от клиентов, подразделений Банка, изъятыми из АУ, а также формирование сумок с наличными деньгами и иными ценностями для передачи клиентам, в подразделения Банка, для загрузки АУ;</w:t>
      </w:r>
    </w:p>
    <w:p w14:paraId="3191E4B0"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Операционная касса</w:t>
      </w:r>
      <w:r w:rsidRPr="008B7AFB">
        <w:rPr>
          <w:rFonts w:ascii="Arial" w:hAnsi="Arial" w:cs="Arial"/>
          <w:color w:val="000000"/>
          <w:sz w:val="20"/>
          <w:lang w:val="ru-RU"/>
        </w:rPr>
        <w:t xml:space="preserve"> - укрепленное помещение для совершения операций с ценностями, предназначенное для приема и выдачи наличных денег и иных ценностей в рамках перевозки между подразделениями Банка, между подразделением Банка и АУ, обслуживания клиентов Банка, а также для хранения наличных денег и иных ценностей;</w:t>
      </w:r>
    </w:p>
    <w:p w14:paraId="44FF08E8"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lastRenderedPageBreak/>
        <w:t>Автоматическое устройство (АУ)</w:t>
      </w:r>
      <w:r w:rsidRPr="008B7AFB">
        <w:rPr>
          <w:rFonts w:ascii="Arial" w:hAnsi="Arial" w:cs="Arial"/>
          <w:color w:val="000000"/>
          <w:sz w:val="20"/>
          <w:lang w:val="ru-RU"/>
        </w:rPr>
        <w:t xml:space="preserve"> - устройство, функционирующее в автоматическом режиме, используемое Банком для кассового обслуживания клиентов (банкомат, кассовый терминал - TCD, TCR, </w:t>
      </w:r>
      <w:proofErr w:type="spellStart"/>
      <w:r w:rsidRPr="008B7AFB">
        <w:rPr>
          <w:rFonts w:ascii="Arial" w:hAnsi="Arial" w:cs="Arial"/>
          <w:color w:val="000000"/>
          <w:sz w:val="20"/>
          <w:lang w:val="ru-RU"/>
        </w:rPr>
        <w:t>Cash-in</w:t>
      </w:r>
      <w:proofErr w:type="spellEnd"/>
      <w:r w:rsidRPr="008B7AFB">
        <w:rPr>
          <w:rFonts w:ascii="Arial" w:hAnsi="Arial" w:cs="Arial"/>
          <w:color w:val="000000"/>
          <w:sz w:val="20"/>
          <w:lang w:val="ru-RU"/>
        </w:rPr>
        <w:t>);</w:t>
      </w:r>
    </w:p>
    <w:p w14:paraId="07058560" w14:textId="77777777" w:rsidR="000510B2"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Операционная касса вне кассового узла (ОКВКУ)</w:t>
      </w:r>
      <w:r w:rsidRPr="008B7AFB">
        <w:rPr>
          <w:rFonts w:ascii="Arial" w:hAnsi="Arial" w:cs="Arial"/>
          <w:color w:val="000000"/>
          <w:sz w:val="20"/>
          <w:lang w:val="ru-RU"/>
        </w:rPr>
        <w:t xml:space="preserve"> - подразделение Банка/филиала Банка, расположенное на территории клиента-партнера Банка.</w:t>
      </w:r>
    </w:p>
    <w:p w14:paraId="79DA6639" w14:textId="77777777" w:rsidR="000510B2" w:rsidRPr="008B7AFB" w:rsidRDefault="000510B2" w:rsidP="000510B2">
      <w:pPr>
        <w:pStyle w:val="ReportText"/>
        <w:jc w:val="both"/>
        <w:rPr>
          <w:rFonts w:ascii="Arial" w:hAnsi="Arial" w:cs="Arial"/>
          <w:color w:val="000000"/>
          <w:sz w:val="20"/>
          <w:lang w:val="ru-RU"/>
        </w:rPr>
      </w:pPr>
    </w:p>
    <w:p w14:paraId="4A909B4F" w14:textId="77777777" w:rsidR="000510B2" w:rsidRPr="00C76CE0" w:rsidRDefault="000510B2" w:rsidP="000510B2">
      <w:pPr>
        <w:pStyle w:val="ReportText"/>
        <w:numPr>
          <w:ilvl w:val="1"/>
          <w:numId w:val="50"/>
        </w:numPr>
        <w:ind w:left="0" w:firstLine="0"/>
        <w:jc w:val="both"/>
        <w:rPr>
          <w:rFonts w:ascii="Arial" w:hAnsi="Arial" w:cs="Arial"/>
          <w:b/>
          <w:bCs/>
          <w:color w:val="000000"/>
          <w:sz w:val="20"/>
          <w:lang w:val="ru-RU"/>
        </w:rPr>
      </w:pPr>
      <w:r w:rsidRPr="00C76CE0">
        <w:rPr>
          <w:rFonts w:ascii="Arial" w:hAnsi="Arial" w:cs="Arial"/>
          <w:b/>
          <w:bCs/>
          <w:color w:val="000000"/>
          <w:sz w:val="20"/>
          <w:lang w:val="ru-RU"/>
        </w:rPr>
        <w:t xml:space="preserve">Требования к инженерно-технической </w:t>
      </w:r>
      <w:proofErr w:type="spellStart"/>
      <w:r w:rsidRPr="00C76CE0">
        <w:rPr>
          <w:rFonts w:ascii="Arial" w:hAnsi="Arial" w:cs="Arial"/>
          <w:b/>
          <w:bCs/>
          <w:color w:val="000000"/>
          <w:sz w:val="20"/>
          <w:lang w:val="ru-RU"/>
        </w:rPr>
        <w:t>укрепленности</w:t>
      </w:r>
      <w:proofErr w:type="spellEnd"/>
      <w:r w:rsidRPr="00C76CE0">
        <w:rPr>
          <w:rFonts w:ascii="Arial" w:hAnsi="Arial" w:cs="Arial"/>
          <w:b/>
          <w:bCs/>
          <w:color w:val="000000"/>
          <w:sz w:val="20"/>
          <w:lang w:val="ru-RU"/>
        </w:rPr>
        <w:t xml:space="preserve"> объектов Банка</w:t>
      </w:r>
    </w:p>
    <w:p w14:paraId="28A2F041" w14:textId="77777777" w:rsidR="000510B2" w:rsidRPr="00C76CE0" w:rsidRDefault="000510B2" w:rsidP="000510B2">
      <w:pPr>
        <w:pStyle w:val="ReportText"/>
        <w:numPr>
          <w:ilvl w:val="2"/>
          <w:numId w:val="50"/>
        </w:numPr>
        <w:ind w:left="0" w:firstLine="0"/>
        <w:jc w:val="both"/>
        <w:rPr>
          <w:rFonts w:ascii="Arial" w:hAnsi="Arial" w:cs="Arial"/>
          <w:b/>
          <w:bCs/>
          <w:color w:val="000000"/>
          <w:sz w:val="20"/>
          <w:lang w:val="ru-RU"/>
        </w:rPr>
      </w:pPr>
      <w:r w:rsidRPr="00C76CE0">
        <w:rPr>
          <w:rFonts w:ascii="Arial" w:hAnsi="Arial" w:cs="Arial"/>
          <w:b/>
          <w:bCs/>
          <w:color w:val="000000"/>
          <w:sz w:val="20"/>
          <w:lang w:val="ru-RU"/>
        </w:rPr>
        <w:t xml:space="preserve"> Требования к технической </w:t>
      </w:r>
      <w:proofErr w:type="spellStart"/>
      <w:r w:rsidRPr="00C76CE0">
        <w:rPr>
          <w:rFonts w:ascii="Arial" w:hAnsi="Arial" w:cs="Arial"/>
          <w:b/>
          <w:bCs/>
          <w:color w:val="000000"/>
          <w:sz w:val="20"/>
          <w:lang w:val="ru-RU"/>
        </w:rPr>
        <w:t>укрепленности</w:t>
      </w:r>
      <w:proofErr w:type="spellEnd"/>
      <w:r w:rsidRPr="00C76CE0">
        <w:rPr>
          <w:rFonts w:ascii="Arial" w:hAnsi="Arial" w:cs="Arial"/>
          <w:b/>
          <w:bCs/>
          <w:color w:val="000000"/>
          <w:sz w:val="20"/>
          <w:lang w:val="ru-RU"/>
        </w:rPr>
        <w:t xml:space="preserve"> здания в целом</w:t>
      </w:r>
    </w:p>
    <w:p w14:paraId="0DE7BD31"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Количество входов в здание должно быть минимальным и отвечать функциональным и эвакуационным требованиям пожарной безопасности. </w:t>
      </w:r>
    </w:p>
    <w:p w14:paraId="0E51B089"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Наружные стены, перекрытия пола и потолка периметра помещений объектов Банка должны быть труднопреодолимым препятствием для проникновения нарушителей и иметь класс защиты от проникновения  не ниже 2-го  по «Инженерно-техническая </w:t>
      </w:r>
      <w:proofErr w:type="spellStart"/>
      <w:r w:rsidRPr="008B7AFB">
        <w:rPr>
          <w:rFonts w:ascii="Arial" w:hAnsi="Arial" w:cs="Arial"/>
          <w:color w:val="000000"/>
          <w:sz w:val="20"/>
          <w:lang w:val="ru-RU"/>
        </w:rPr>
        <w:t>укрепленность</w:t>
      </w:r>
      <w:proofErr w:type="spellEnd"/>
      <w:r w:rsidRPr="008B7AFB">
        <w:rPr>
          <w:rFonts w:ascii="Arial" w:hAnsi="Arial" w:cs="Arial"/>
          <w:color w:val="000000"/>
          <w:sz w:val="20"/>
          <w:lang w:val="ru-RU"/>
        </w:rPr>
        <w:t xml:space="preserve"> и оснащение техническими средствами охраны объектов и мест проживания и хранения имущества граждан, принимаемых под централизованную охрану подразделениями вневедомственной охраны войск Национальной гвардии РФ».</w:t>
      </w:r>
    </w:p>
    <w:p w14:paraId="6EEE1FEE"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Допускается иметь в периметре объекта внутренние стены (перегородки) граничащие со сторонними организациями и не отвечающие вышеуказанным требованиям по защите наружных стен, при наличии страхового полиса о полном возмещении ущерба по имуществу и при условии, что денежные средства на объекте застрахованы на сумму не менее общей суммы установленного минимального остатка хранения наличных денег.</w:t>
      </w:r>
    </w:p>
    <w:p w14:paraId="404BD516"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Выходы на кровлю, требующиеся по нормам пожарной безопасности, следует предусматривать только изнутри здания. </w:t>
      </w:r>
    </w:p>
    <w:p w14:paraId="383A8EED"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Выходы из лестничных клеток на чердаки и кровли должны быть оборудованы металлическими противопожарными дверьми 2-го типа, наружная часть которых    должна быть выполнена из     листового металла толщиной не менее   2 мм. Двери должны иметь два врезных замка </w:t>
      </w:r>
      <w:proofErr w:type="spellStart"/>
      <w:r w:rsidRPr="008B7AFB">
        <w:rPr>
          <w:rFonts w:ascii="Arial" w:hAnsi="Arial" w:cs="Arial"/>
          <w:color w:val="000000"/>
          <w:sz w:val="20"/>
          <w:lang w:val="ru-RU"/>
        </w:rPr>
        <w:t>сувальдного</w:t>
      </w:r>
      <w:proofErr w:type="spellEnd"/>
      <w:r w:rsidRPr="008B7AFB">
        <w:rPr>
          <w:rFonts w:ascii="Arial" w:hAnsi="Arial" w:cs="Arial"/>
          <w:color w:val="000000"/>
          <w:sz w:val="20"/>
          <w:lang w:val="ru-RU"/>
        </w:rPr>
        <w:t xml:space="preserve"> типа, установленных на расстоянии не менее 350 мм между замочными скважинами.</w:t>
      </w:r>
    </w:p>
    <w:p w14:paraId="3989DD16"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Наружные </w:t>
      </w:r>
      <w:proofErr w:type="spellStart"/>
      <w:r w:rsidRPr="008B7AFB">
        <w:rPr>
          <w:rFonts w:ascii="Arial" w:hAnsi="Arial" w:cs="Arial"/>
          <w:color w:val="000000"/>
          <w:sz w:val="20"/>
          <w:lang w:val="ru-RU"/>
        </w:rPr>
        <w:t>воздухозаборы</w:t>
      </w:r>
      <w:proofErr w:type="spellEnd"/>
      <w:r w:rsidRPr="008B7AFB">
        <w:rPr>
          <w:rFonts w:ascii="Arial" w:hAnsi="Arial" w:cs="Arial"/>
          <w:color w:val="000000"/>
          <w:sz w:val="20"/>
          <w:lang w:val="ru-RU"/>
        </w:rPr>
        <w:t xml:space="preserve">, проемы в общедомовых шахтах </w:t>
      </w:r>
      <w:proofErr w:type="spellStart"/>
      <w:r w:rsidRPr="008B7AFB">
        <w:rPr>
          <w:rFonts w:ascii="Arial" w:hAnsi="Arial" w:cs="Arial"/>
          <w:color w:val="000000"/>
          <w:sz w:val="20"/>
          <w:lang w:val="ru-RU"/>
        </w:rPr>
        <w:t>дымоудаления</w:t>
      </w:r>
      <w:proofErr w:type="spellEnd"/>
      <w:r w:rsidRPr="008B7AFB">
        <w:rPr>
          <w:rFonts w:ascii="Arial" w:hAnsi="Arial" w:cs="Arial"/>
          <w:color w:val="000000"/>
          <w:sz w:val="20"/>
          <w:lang w:val="ru-RU"/>
        </w:rPr>
        <w:t xml:space="preserve"> и другие отверстия сечением более 200 мм для ввода инженерных коммуникаций должны защищаться от проникновения металлическими решетками, из прутков арматурной стали диаметром не менее 10 мм, образующих ячейки размером не более чем 100</w:t>
      </w:r>
      <w:r w:rsidRPr="008B7AFB">
        <w:rPr>
          <w:rFonts w:ascii="Arial" w:hAnsi="Arial" w:cs="Arial"/>
          <w:color w:val="000000"/>
          <w:sz w:val="20"/>
          <w:lang w:val="ru-RU"/>
        </w:rPr>
        <w:t>100 мм, сваренных в перекрестиях. При необходимости иметь открывающиеся решетки для обслуживания инженерных систем, данные решетки должны закрываться на замок.</w:t>
      </w:r>
    </w:p>
    <w:p w14:paraId="78F3574D" w14:textId="6A459EEC"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Окна и витринные проемы первого этажа, а также окна на вышележащих этажах, выходящие на козырьки, примыкающие кровли и выступы, облегчающие доступ к ним, а также досягаемые с наружных лестниц здания по фасаду здания или выходящие в благоустроенные и освещенные дворовые территории рядом с подъездами домов оклеиваются защитной пленкой </w:t>
      </w:r>
      <w:del w:id="39" w:author="Administrator" w:date="2024-10-02T12:53:00Z">
        <w:r w:rsidRPr="008B7AFB" w:rsidDel="000A0020">
          <w:rPr>
            <w:rFonts w:ascii="Arial" w:hAnsi="Arial" w:cs="Arial"/>
            <w:color w:val="000000"/>
            <w:sz w:val="20"/>
            <w:lang w:val="ru-RU"/>
          </w:rPr>
          <w:delText>А3</w:delText>
        </w:r>
      </w:del>
      <w:commentRangeStart w:id="40"/>
      <w:ins w:id="41" w:author="Administrator" w:date="2024-10-02T12:54:00Z">
        <w:r w:rsidR="000A0020" w:rsidRPr="000A0020">
          <w:rPr>
            <w:rFonts w:ascii="Arial" w:hAnsi="Arial" w:cs="Arial"/>
            <w:color w:val="000000"/>
            <w:sz w:val="20"/>
            <w:lang w:val="ru-RU"/>
            <w:rPrChange w:id="42" w:author="Administrator" w:date="2024-10-02T12:54:00Z">
              <w:rPr>
                <w:sz w:val="24"/>
                <w:szCs w:val="24"/>
                <w:lang w:val="en-US" w:eastAsia="ru-RU"/>
              </w:rPr>
            </w:rPrChange>
          </w:rPr>
          <w:t>P4A</w:t>
        </w:r>
      </w:ins>
      <w:commentRangeEnd w:id="40"/>
      <w:ins w:id="43" w:author="Administrator" w:date="2024-10-02T14:18:00Z">
        <w:r w:rsidR="005A701E">
          <w:rPr>
            <w:rStyle w:val="ac"/>
            <w:rFonts w:eastAsia="MS Mincho"/>
            <w:lang w:val="en-US"/>
          </w:rPr>
          <w:commentReference w:id="40"/>
        </w:r>
      </w:ins>
      <w:ins w:id="44" w:author="Administrator" w:date="2024-10-02T12:54:00Z">
        <w:r w:rsidR="000A0020" w:rsidRPr="000A0020">
          <w:rPr>
            <w:rFonts w:ascii="Arial" w:hAnsi="Arial" w:cs="Arial"/>
            <w:color w:val="000000"/>
            <w:sz w:val="20"/>
            <w:lang w:val="ru-RU"/>
            <w:rPrChange w:id="45" w:author="Administrator" w:date="2024-10-02T12:54:00Z">
              <w:rPr>
                <w:sz w:val="24"/>
                <w:szCs w:val="24"/>
                <w:lang w:val="ru-RU" w:eastAsia="ru-RU"/>
              </w:rPr>
            </w:rPrChange>
          </w:rPr>
          <w:t>, по ГОСТ Р 30826-2014 «Стекло многослойное. Технические условия»</w:t>
        </w:r>
      </w:ins>
      <w:r w:rsidRPr="008B7AFB">
        <w:rPr>
          <w:rFonts w:ascii="Arial" w:hAnsi="Arial" w:cs="Arial"/>
          <w:color w:val="000000"/>
          <w:sz w:val="20"/>
          <w:lang w:val="ru-RU"/>
        </w:rPr>
        <w:t>.</w:t>
      </w:r>
    </w:p>
    <w:p w14:paraId="2A691BA9" w14:textId="049C02B9"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Указанные выше окна, выходящие на «глухие» придомовые дворовые территории, оклеиваются защитной пленкой </w:t>
      </w:r>
      <w:del w:id="46" w:author="Administrator" w:date="2024-10-02T12:55:00Z">
        <w:r w:rsidRPr="008B7AFB" w:rsidDel="000C2852">
          <w:rPr>
            <w:rFonts w:ascii="Arial" w:hAnsi="Arial" w:cs="Arial"/>
            <w:color w:val="000000"/>
            <w:sz w:val="20"/>
            <w:lang w:val="ru-RU"/>
          </w:rPr>
          <w:delText>А1</w:delText>
        </w:r>
      </w:del>
      <w:ins w:id="47" w:author="Administrator" w:date="2024-10-02T12:56:00Z">
        <w:r w:rsidR="000C2852" w:rsidRPr="00556AEA">
          <w:rPr>
            <w:rFonts w:ascii="Arial" w:hAnsi="Arial" w:cs="Arial"/>
            <w:color w:val="000000"/>
            <w:sz w:val="20"/>
            <w:lang w:val="ru-RU"/>
          </w:rPr>
          <w:t>P</w:t>
        </w:r>
        <w:r w:rsidR="000C2852">
          <w:rPr>
            <w:rFonts w:ascii="Arial" w:hAnsi="Arial" w:cs="Arial"/>
            <w:color w:val="000000"/>
            <w:sz w:val="20"/>
            <w:lang w:val="ru-RU"/>
          </w:rPr>
          <w:t>2</w:t>
        </w:r>
        <w:r w:rsidR="000C2852" w:rsidRPr="00556AEA">
          <w:rPr>
            <w:rFonts w:ascii="Arial" w:hAnsi="Arial" w:cs="Arial"/>
            <w:color w:val="000000"/>
            <w:sz w:val="20"/>
            <w:lang w:val="ru-RU"/>
          </w:rPr>
          <w:t>A, по ГОСТ Р 30826-2014 «Стекло многослойное. Технические условия»</w:t>
        </w:r>
        <w:r w:rsidR="000C2852">
          <w:rPr>
            <w:rFonts w:ascii="Arial" w:hAnsi="Arial" w:cs="Arial"/>
            <w:color w:val="000000"/>
            <w:sz w:val="20"/>
            <w:lang w:val="ru-RU"/>
          </w:rPr>
          <w:t>,</w:t>
        </w:r>
      </w:ins>
      <w:r w:rsidRPr="008B7AFB">
        <w:rPr>
          <w:rFonts w:ascii="Arial" w:hAnsi="Arial" w:cs="Arial"/>
          <w:color w:val="000000"/>
          <w:sz w:val="20"/>
          <w:lang w:val="ru-RU"/>
        </w:rPr>
        <w:t xml:space="preserve"> и укрепляются распашными металлическими решетками с диаметром прутка не менее 12 мм, и размером ячеек 150х150 мм.</w:t>
      </w:r>
    </w:p>
    <w:p w14:paraId="4F3FE396" w14:textId="7B3EFD54" w:rsidR="00A43EC3" w:rsidRPr="007A3842" w:rsidRDefault="00E61FD7" w:rsidP="00A43EC3">
      <w:pPr>
        <w:pStyle w:val="ReportText"/>
        <w:numPr>
          <w:ilvl w:val="3"/>
          <w:numId w:val="50"/>
        </w:numPr>
        <w:autoSpaceDE w:val="0"/>
        <w:autoSpaceDN w:val="0"/>
        <w:adjustRightInd w:val="0"/>
        <w:ind w:left="0" w:firstLine="0"/>
        <w:jc w:val="both"/>
        <w:rPr>
          <w:rFonts w:ascii="Arial" w:hAnsi="Arial" w:cs="Arial"/>
          <w:color w:val="000000"/>
          <w:sz w:val="20"/>
          <w:lang w:val="ru-RU"/>
        </w:rPr>
      </w:pPr>
      <w:r w:rsidRPr="00A43EC3">
        <w:rPr>
          <w:rFonts w:ascii="Arial" w:hAnsi="Arial" w:cs="Arial"/>
          <w:color w:val="000000"/>
          <w:sz w:val="20"/>
          <w:lang w:val="ru-RU"/>
        </w:rPr>
        <w:t xml:space="preserve"> </w:t>
      </w:r>
      <w:bookmarkStart w:id="48" w:name="_Hlk107314743"/>
      <w:r w:rsidR="00A43EC3" w:rsidRPr="007A3842">
        <w:rPr>
          <w:rFonts w:ascii="Arial" w:hAnsi="Arial" w:cs="Arial"/>
          <w:color w:val="000000"/>
          <w:sz w:val="20"/>
          <w:lang w:val="ru-RU"/>
        </w:rPr>
        <w:t xml:space="preserve">Запасный выход на всех объектах Банка, имеющих помещения для хранения и работы с ценностями, организуется в виде «охранного тамбура», состоящего из двух металлический дверей с толщиной наружного листа металла не менее 1,5 мм.  </w:t>
      </w:r>
    </w:p>
    <w:p w14:paraId="610ABEF7" w14:textId="77777777"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t>Внутренняя дверь тамбура запасного выхода   может быть распашной решетчатой с одним врезным замком с открыванием по ходу эвакуации из здания. Толщина арматуры или прутка не менее 16 мм, с размером ячеек 150х150 мм.</w:t>
      </w:r>
    </w:p>
    <w:p w14:paraId="744D02E3" w14:textId="77777777"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t xml:space="preserve">Допускается организовывать запасной выход без устройства охранного тамбура. При этом,  наружная и внутренняя часть металлической двери должна быть выполнена из  листового металла толщиной не менее 2 мм. </w:t>
      </w:r>
    </w:p>
    <w:p w14:paraId="4974B3A7" w14:textId="77777777"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lastRenderedPageBreak/>
        <w:t xml:space="preserve">Каркас полотен должен выполнен из трубы размером не менее 60х30х2 мм с ребрами жесткости из такой же трубы. Общая толщина полотен должна составлять не менее 64 мм. Дверная рама должна быть выполнена из трубы размером не менее 60х40х2 (глубина 60 мм).  </w:t>
      </w:r>
    </w:p>
    <w:p w14:paraId="1D1CEACE" w14:textId="77777777"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t xml:space="preserve">Дверь должна иметь два врезных замка цилиндрического типа 4-го класса защиты по  ГОСТ 5089-2011 и класса U4 ГОСТ 52582-2006, установленных на расстоянии не менее 350 мм между замочными скважинами. На оба замка устанавливается </w:t>
      </w:r>
      <w:proofErr w:type="spellStart"/>
      <w:r w:rsidRPr="007A3842">
        <w:rPr>
          <w:rFonts w:ascii="Arial" w:hAnsi="Arial" w:cs="Arial"/>
          <w:color w:val="000000"/>
          <w:lang w:val="ru-RU"/>
        </w:rPr>
        <w:t>броненакладка</w:t>
      </w:r>
      <w:proofErr w:type="spellEnd"/>
      <w:r w:rsidRPr="007A3842">
        <w:rPr>
          <w:rFonts w:ascii="Arial" w:hAnsi="Arial" w:cs="Arial"/>
          <w:color w:val="000000"/>
          <w:lang w:val="ru-RU"/>
        </w:rPr>
        <w:t>. С внутренней стороны замки, оборудуются запорными устройствами типа «</w:t>
      </w:r>
      <w:proofErr w:type="spellStart"/>
      <w:r w:rsidRPr="007A3842">
        <w:rPr>
          <w:rFonts w:ascii="Arial" w:hAnsi="Arial" w:cs="Arial"/>
          <w:color w:val="000000"/>
          <w:lang w:val="ru-RU"/>
        </w:rPr>
        <w:t>вертушок</w:t>
      </w:r>
      <w:proofErr w:type="spellEnd"/>
      <w:r w:rsidRPr="007A3842">
        <w:rPr>
          <w:rFonts w:ascii="Arial" w:hAnsi="Arial" w:cs="Arial"/>
          <w:color w:val="000000"/>
          <w:lang w:val="ru-RU"/>
        </w:rPr>
        <w:t>».</w:t>
      </w:r>
    </w:p>
    <w:p w14:paraId="7968B234" w14:textId="77777777"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t xml:space="preserve"> При двупольных дверях паразитная створка должна иметь систему типа «</w:t>
      </w:r>
      <w:proofErr w:type="spellStart"/>
      <w:r w:rsidRPr="007A3842">
        <w:rPr>
          <w:rFonts w:ascii="Arial" w:hAnsi="Arial" w:cs="Arial"/>
          <w:color w:val="000000"/>
          <w:lang w:val="ru-RU"/>
        </w:rPr>
        <w:t>Антипаника</w:t>
      </w:r>
      <w:proofErr w:type="spellEnd"/>
      <w:r w:rsidRPr="007A3842">
        <w:rPr>
          <w:rFonts w:ascii="Arial" w:hAnsi="Arial" w:cs="Arial"/>
          <w:color w:val="000000"/>
          <w:lang w:val="ru-RU"/>
        </w:rPr>
        <w:t xml:space="preserve">» с устройством штанги внутри  створки для разблокирования верхнего и нижнего запоров. Запоры должны быть оснащены металлическими язычками шириной не менее 20 мм или штырями диаметром не менее 10 мм и  заходить за крепление в раме на глубину не менее 10 мм.  На основной створке устанавливается стандартная нажимная ручка. Наружное металлическое полотно  должно прикрывать паразитную створку по  всей ее высоте на ширину не менее 15 мм. На обеих створках, с петельной стороны, устанавливаются противосъемные штыри, по 3 штуки с каждой стороны.  Основная рабочая  створка оборудуется доводчиком. </w:t>
      </w:r>
    </w:p>
    <w:p w14:paraId="40897F22" w14:textId="77777777" w:rsidR="00A43EC3" w:rsidRPr="007A3842" w:rsidRDefault="00A43EC3">
      <w:pPr>
        <w:jc w:val="both"/>
        <w:rPr>
          <w:rFonts w:ascii="Arial" w:hAnsi="Arial" w:cs="Arial"/>
          <w:lang w:val="ru-RU"/>
        </w:rPr>
        <w:pPrChange w:id="49" w:author="Administrator" w:date="2024-10-02T12:58:00Z">
          <w:pPr/>
        </w:pPrChange>
      </w:pPr>
      <w:r w:rsidRPr="007A3842">
        <w:rPr>
          <w:rFonts w:ascii="Arial" w:hAnsi="Arial" w:cs="Arial"/>
          <w:color w:val="000000"/>
          <w:lang w:val="ru-RU"/>
        </w:rPr>
        <w:t>Высота в свету всех дверей по раме должна быть не менее 200 см, при условии, что существующий дверной проем соответствует заданной высоте или имеется технологическая возможность к увеличению дверного проема, для возможности установки в верхней части дверей магнитных замков.</w:t>
      </w:r>
      <w:bookmarkEnd w:id="48"/>
    </w:p>
    <w:p w14:paraId="1EDB3A8D" w14:textId="4605CDB4" w:rsidR="000510B2" w:rsidRPr="007A3842" w:rsidRDefault="000510B2" w:rsidP="000510B2">
      <w:pPr>
        <w:pStyle w:val="ReportText"/>
        <w:jc w:val="both"/>
        <w:rPr>
          <w:rFonts w:ascii="Arial" w:hAnsi="Arial" w:cs="Arial"/>
          <w:color w:val="000000"/>
          <w:sz w:val="20"/>
          <w:lang w:val="ru-RU"/>
        </w:rPr>
      </w:pPr>
      <w:r w:rsidRPr="007A3842">
        <w:rPr>
          <w:rFonts w:ascii="Arial" w:hAnsi="Arial" w:cs="Arial"/>
          <w:color w:val="000000"/>
          <w:sz w:val="20"/>
          <w:lang w:val="ru-RU"/>
        </w:rPr>
        <w:t xml:space="preserve">В случае, если запасной выход, располагается на фасаде здания или выходит на многолюдную улицу, допускается установка стеклянной двери в металлической раме. Дверь оборудуется двумя врезными замками и изнутри устанавливается "барашек".  Стекло двери оклеивается защитной пленкой </w:t>
      </w:r>
      <w:del w:id="50" w:author="Administrator" w:date="2024-10-02T12:58:00Z">
        <w:r w:rsidRPr="007A3842" w:rsidDel="000C2852">
          <w:rPr>
            <w:rFonts w:ascii="Arial" w:hAnsi="Arial" w:cs="Arial"/>
            <w:color w:val="000000"/>
            <w:sz w:val="20"/>
            <w:lang w:val="ru-RU"/>
          </w:rPr>
          <w:delText>А3</w:delText>
        </w:r>
      </w:del>
      <w:ins w:id="51" w:author="Administrator" w:date="2024-10-02T12:58:00Z">
        <w:r w:rsidR="000C2852" w:rsidRPr="00556AEA">
          <w:rPr>
            <w:rFonts w:ascii="Arial" w:hAnsi="Arial" w:cs="Arial"/>
            <w:color w:val="000000"/>
            <w:sz w:val="20"/>
            <w:lang w:val="ru-RU"/>
          </w:rPr>
          <w:t>P4A, по ГОСТ Р 30826-2014 «Стекло многослойное. Технические условия»</w:t>
        </w:r>
      </w:ins>
      <w:r w:rsidRPr="007A3842">
        <w:rPr>
          <w:rFonts w:ascii="Arial" w:hAnsi="Arial" w:cs="Arial"/>
          <w:color w:val="000000"/>
          <w:sz w:val="20"/>
          <w:lang w:val="ru-RU"/>
        </w:rPr>
        <w:t>.</w:t>
      </w:r>
    </w:p>
    <w:p w14:paraId="5B61E606" w14:textId="77777777" w:rsidR="000510B2" w:rsidRPr="007A3842" w:rsidRDefault="000510B2" w:rsidP="000510B2">
      <w:pPr>
        <w:pStyle w:val="ReportText"/>
        <w:jc w:val="both"/>
        <w:rPr>
          <w:rFonts w:ascii="Arial" w:hAnsi="Arial" w:cs="Arial"/>
          <w:color w:val="000000"/>
          <w:sz w:val="20"/>
          <w:lang w:val="ru-RU"/>
        </w:rPr>
      </w:pPr>
      <w:r w:rsidRPr="007A3842">
        <w:rPr>
          <w:rFonts w:ascii="Arial" w:hAnsi="Arial" w:cs="Arial"/>
          <w:color w:val="000000"/>
          <w:sz w:val="20"/>
          <w:lang w:val="ru-RU"/>
        </w:rPr>
        <w:t>Если двери запасных выходов являются двустворчатыми, вторая створка внешней двери запасного выхода должна закрываться изнутри на две задвижки (верх/низ) с диаметром прутка язычка задвижки не менее 10 мм.</w:t>
      </w:r>
    </w:p>
    <w:p w14:paraId="55C253DD" w14:textId="7599D2D9" w:rsidR="000510B2" w:rsidRPr="007A3842" w:rsidRDefault="000510B2" w:rsidP="000510B2">
      <w:pPr>
        <w:pStyle w:val="ReportText"/>
        <w:numPr>
          <w:ilvl w:val="3"/>
          <w:numId w:val="50"/>
        </w:numPr>
        <w:ind w:left="0" w:firstLine="0"/>
        <w:jc w:val="both"/>
        <w:rPr>
          <w:rFonts w:ascii="Arial" w:hAnsi="Arial" w:cs="Arial"/>
          <w:color w:val="000000"/>
          <w:sz w:val="20"/>
          <w:lang w:val="ru-RU"/>
        </w:rPr>
      </w:pPr>
      <w:r w:rsidRPr="007A3842">
        <w:rPr>
          <w:rFonts w:ascii="Arial" w:hAnsi="Arial" w:cs="Arial"/>
          <w:color w:val="000000"/>
          <w:sz w:val="20"/>
          <w:lang w:val="ru-RU"/>
        </w:rPr>
        <w:t xml:space="preserve">Наружная перегородка и стеклянная дверь, ведущая в зону 24х7 отделений Банка оклеивается защитной пленкой </w:t>
      </w:r>
      <w:del w:id="52" w:author="Administrator" w:date="2024-10-02T12:58:00Z">
        <w:r w:rsidRPr="007A3842" w:rsidDel="000C2852">
          <w:rPr>
            <w:rFonts w:ascii="Arial" w:hAnsi="Arial" w:cs="Arial"/>
            <w:color w:val="000000"/>
            <w:sz w:val="20"/>
            <w:lang w:val="ru-RU"/>
          </w:rPr>
          <w:delText>А1</w:delText>
        </w:r>
      </w:del>
      <w:ins w:id="53" w:author="Administrator" w:date="2024-10-02T12:58:00Z">
        <w:r w:rsidR="000C2852" w:rsidRPr="00556AEA">
          <w:rPr>
            <w:rFonts w:ascii="Arial" w:hAnsi="Arial" w:cs="Arial"/>
            <w:color w:val="000000"/>
            <w:sz w:val="20"/>
            <w:lang w:val="ru-RU"/>
          </w:rPr>
          <w:t>P</w:t>
        </w:r>
        <w:r w:rsidR="000C2852">
          <w:rPr>
            <w:rFonts w:ascii="Arial" w:hAnsi="Arial" w:cs="Arial"/>
            <w:color w:val="000000"/>
            <w:sz w:val="20"/>
            <w:lang w:val="ru-RU"/>
          </w:rPr>
          <w:t>2</w:t>
        </w:r>
        <w:r w:rsidR="000C2852" w:rsidRPr="00556AEA">
          <w:rPr>
            <w:rFonts w:ascii="Arial" w:hAnsi="Arial" w:cs="Arial"/>
            <w:color w:val="000000"/>
            <w:sz w:val="20"/>
            <w:lang w:val="ru-RU"/>
          </w:rPr>
          <w:t>A, по ГОСТ Р 30826-2014 «Стекло многослойное. Технические условия»</w:t>
        </w:r>
      </w:ins>
      <w:r w:rsidRPr="007A3842">
        <w:rPr>
          <w:rFonts w:ascii="Arial" w:hAnsi="Arial" w:cs="Arial"/>
          <w:color w:val="000000"/>
          <w:sz w:val="20"/>
          <w:lang w:val="ru-RU"/>
        </w:rPr>
        <w:t xml:space="preserve"> и оборудуется двумя внутренними врезными замками.</w:t>
      </w:r>
    </w:p>
    <w:p w14:paraId="1B181D67" w14:textId="5EEBB776" w:rsidR="000510B2" w:rsidRPr="007A3842" w:rsidRDefault="000510B2" w:rsidP="000510B2">
      <w:pPr>
        <w:pStyle w:val="ReportText"/>
        <w:jc w:val="both"/>
        <w:rPr>
          <w:rFonts w:ascii="Arial" w:hAnsi="Arial" w:cs="Arial"/>
          <w:color w:val="000000"/>
          <w:sz w:val="20"/>
          <w:lang w:val="ru-RU"/>
        </w:rPr>
      </w:pPr>
      <w:r w:rsidRPr="007A3842">
        <w:rPr>
          <w:rFonts w:ascii="Arial" w:hAnsi="Arial" w:cs="Arial"/>
          <w:color w:val="000000"/>
          <w:sz w:val="20"/>
          <w:lang w:val="ru-RU"/>
        </w:rPr>
        <w:t xml:space="preserve">Стационарная стеклянная перегородка и дверь, ведущая из зоны 24х7 в помещения Банка должны выполняться в металлическом обрамлении (профиле) и оклеиваться защитной пленкой </w:t>
      </w:r>
      <w:del w:id="54" w:author="Administrator" w:date="2024-10-02T12:58:00Z">
        <w:r w:rsidRPr="007A3842" w:rsidDel="000C2852">
          <w:rPr>
            <w:rFonts w:ascii="Arial" w:hAnsi="Arial" w:cs="Arial"/>
            <w:color w:val="000000"/>
            <w:sz w:val="20"/>
            <w:lang w:val="ru-RU"/>
          </w:rPr>
          <w:delText>А3</w:delText>
        </w:r>
      </w:del>
      <w:ins w:id="55" w:author="Administrator" w:date="2024-10-02T12:58:00Z">
        <w:r w:rsidR="000C2852" w:rsidRPr="00556AEA">
          <w:rPr>
            <w:rFonts w:ascii="Arial" w:hAnsi="Arial" w:cs="Arial"/>
            <w:color w:val="000000"/>
            <w:sz w:val="20"/>
            <w:lang w:val="ru-RU"/>
          </w:rPr>
          <w:t>P4A, по ГОСТ Р 30826-2014 «Стекло многослойное. Технические условия»</w:t>
        </w:r>
      </w:ins>
      <w:r w:rsidRPr="007A3842">
        <w:rPr>
          <w:rFonts w:ascii="Arial" w:hAnsi="Arial" w:cs="Arial"/>
          <w:color w:val="000000"/>
          <w:sz w:val="20"/>
          <w:lang w:val="ru-RU"/>
        </w:rPr>
        <w:t xml:space="preserve">. В крайнем случае допускается бескаркасная конструкция указанной выше перегородки.   Допускается дверь в перегородке оборудовать одним замком, при его расположении по центру конструкции, и закрываемый на два оборота. </w:t>
      </w:r>
    </w:p>
    <w:p w14:paraId="072CC346" w14:textId="77777777" w:rsidR="000510B2" w:rsidRPr="008B7AFB" w:rsidRDefault="000510B2" w:rsidP="000510B2">
      <w:pPr>
        <w:pStyle w:val="ReportText"/>
        <w:jc w:val="both"/>
        <w:rPr>
          <w:rFonts w:ascii="Arial" w:hAnsi="Arial" w:cs="Arial"/>
          <w:color w:val="000000"/>
          <w:sz w:val="20"/>
          <w:lang w:val="ru-RU"/>
        </w:rPr>
      </w:pPr>
      <w:r w:rsidRPr="007A3842">
        <w:rPr>
          <w:rFonts w:ascii="Arial" w:hAnsi="Arial" w:cs="Arial"/>
          <w:color w:val="000000"/>
          <w:sz w:val="20"/>
          <w:lang w:val="ru-RU"/>
        </w:rPr>
        <w:t>При установке раздвижной стеклянной перегородки, ведущей из зоны 24х7 в помещения Банка, ее</w:t>
      </w:r>
      <w:r w:rsidRPr="008B7AFB">
        <w:rPr>
          <w:rFonts w:ascii="Arial" w:hAnsi="Arial" w:cs="Arial"/>
          <w:color w:val="000000"/>
          <w:sz w:val="20"/>
          <w:lang w:val="ru-RU"/>
        </w:rPr>
        <w:t xml:space="preserve"> конструктив должен обеспечивать устойчивость к проникновению в помещения банка правонарушителей так, чтобы в закрытом состоянии ламели и двери нельзя было отжать любым способом, не разрушив их при этом.  </w:t>
      </w:r>
    </w:p>
    <w:p w14:paraId="5B4C1983"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Высота ламелей, как правило, не должна превышать 2,5 м для исключения несанкционированного проникновения на объект путем их изгиба. </w:t>
      </w:r>
    </w:p>
    <w:p w14:paraId="117BA291" w14:textId="456C3B61"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Стеклянные ламели и дверь раздвижной перегородки оклеиваются защитной пленкой </w:t>
      </w:r>
      <w:del w:id="56" w:author="Administrator" w:date="2024-10-02T12:59:00Z">
        <w:r w:rsidRPr="008B7AFB" w:rsidDel="000C2852">
          <w:rPr>
            <w:rFonts w:ascii="Arial" w:hAnsi="Arial" w:cs="Arial"/>
            <w:color w:val="000000"/>
            <w:sz w:val="20"/>
            <w:lang w:val="ru-RU"/>
          </w:rPr>
          <w:delText>А3</w:delText>
        </w:r>
      </w:del>
      <w:ins w:id="57" w:author="Administrator" w:date="2024-10-02T12:59:00Z">
        <w:r w:rsidR="000C2852" w:rsidRPr="00556AEA">
          <w:rPr>
            <w:rFonts w:ascii="Arial" w:hAnsi="Arial" w:cs="Arial"/>
            <w:color w:val="000000"/>
            <w:sz w:val="20"/>
            <w:lang w:val="ru-RU"/>
          </w:rPr>
          <w:t>P4A, по ГОСТ Р 30826-2014 «Стекло многослойное. Технические условия»</w:t>
        </w:r>
      </w:ins>
      <w:r w:rsidRPr="008B7AFB">
        <w:rPr>
          <w:rFonts w:ascii="Arial" w:hAnsi="Arial" w:cs="Arial"/>
          <w:color w:val="000000"/>
          <w:sz w:val="20"/>
          <w:lang w:val="ru-RU"/>
        </w:rPr>
        <w:t>.</w:t>
      </w:r>
    </w:p>
    <w:p w14:paraId="4F183E56"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Соответствие характеристик применяемых защитных конструкций заданному классу зашиты должно быть подтверждено сертификатами, выдаваемыми аккредитованными Госстандартом России органами по сертификации, которым предоставлено право испытывать защитные банковские средства.</w:t>
      </w:r>
    </w:p>
    <w:p w14:paraId="701C42C7" w14:textId="77777777" w:rsidR="000510B2"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Элементы конструкций дверных и оконных блоков с защитным остеклением, а также узлы их крепления в проемах должны отвечать условиям обеспечения </w:t>
      </w:r>
      <w:proofErr w:type="spellStart"/>
      <w:r w:rsidRPr="008B7AFB">
        <w:rPr>
          <w:rFonts w:ascii="Arial" w:hAnsi="Arial" w:cs="Arial"/>
          <w:color w:val="000000"/>
          <w:sz w:val="20"/>
          <w:lang w:val="ru-RU"/>
        </w:rPr>
        <w:t>равнопрочности</w:t>
      </w:r>
      <w:proofErr w:type="spellEnd"/>
      <w:r w:rsidRPr="008B7AFB">
        <w:rPr>
          <w:rFonts w:ascii="Arial" w:hAnsi="Arial" w:cs="Arial"/>
          <w:color w:val="000000"/>
          <w:sz w:val="20"/>
          <w:lang w:val="ru-RU"/>
        </w:rPr>
        <w:t>.</w:t>
      </w:r>
    </w:p>
    <w:p w14:paraId="073ACED2" w14:textId="77777777" w:rsidR="000510B2" w:rsidRPr="008B7AFB" w:rsidRDefault="000510B2" w:rsidP="000510B2">
      <w:pPr>
        <w:pStyle w:val="ReportText"/>
        <w:jc w:val="both"/>
        <w:rPr>
          <w:rFonts w:ascii="Arial" w:hAnsi="Arial" w:cs="Arial"/>
          <w:color w:val="000000"/>
          <w:sz w:val="20"/>
          <w:lang w:val="ru-RU"/>
        </w:rPr>
      </w:pPr>
    </w:p>
    <w:p w14:paraId="761D11F2" w14:textId="77777777" w:rsidR="000510B2" w:rsidRPr="00097E32" w:rsidRDefault="000510B2" w:rsidP="000510B2">
      <w:pPr>
        <w:pStyle w:val="ReportText"/>
        <w:numPr>
          <w:ilvl w:val="2"/>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 xml:space="preserve">Требования по технической </w:t>
      </w:r>
      <w:proofErr w:type="spellStart"/>
      <w:r w:rsidRPr="00097E32">
        <w:rPr>
          <w:rFonts w:ascii="Arial" w:hAnsi="Arial" w:cs="Arial"/>
          <w:b/>
          <w:bCs/>
          <w:color w:val="000000"/>
          <w:sz w:val="20"/>
          <w:lang w:val="ru-RU"/>
        </w:rPr>
        <w:t>укрепленности</w:t>
      </w:r>
      <w:proofErr w:type="spellEnd"/>
      <w:r w:rsidRPr="00097E32">
        <w:rPr>
          <w:rFonts w:ascii="Arial" w:hAnsi="Arial" w:cs="Arial"/>
          <w:b/>
          <w:bCs/>
          <w:color w:val="000000"/>
          <w:sz w:val="20"/>
          <w:lang w:val="ru-RU"/>
        </w:rPr>
        <w:t xml:space="preserve"> помещений для совершения операций с ценностями</w:t>
      </w:r>
    </w:p>
    <w:p w14:paraId="544671F1"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 xml:space="preserve">Общие требования </w:t>
      </w:r>
    </w:p>
    <w:p w14:paraId="2D8DFC4D"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lastRenderedPageBreak/>
        <w:t>Помещения для совершения операций с ценностями должны соответствовать требованиям Положения Банка России от 29.01.2018 года №630-П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w:t>
      </w:r>
    </w:p>
    <w:p w14:paraId="3B14CFF8"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Помещения для совершения операций с ценностями должны обладать функционально-планировочной целостностью и автономностью по отношению к остальным помещениям Банка. Связь помещения для совершения операций с ценностями с другими функциональными группами помещений должна предусматриваться, как правило, через один контролируемый вход.</w:t>
      </w:r>
    </w:p>
    <w:p w14:paraId="287B2733"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Количество запасных эвакуационных выходов должно быть минимальным и достаточным по требованиям пожарной безопасности. При этом, транзитный эвакуационный проход через помещения, в которых ведется работа с ценностями, не допускается.</w:t>
      </w:r>
    </w:p>
    <w:p w14:paraId="179B9BA8"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Размещаться помещения для совершения операций с ценностями должны, как правило, на нижних этажах здания, включая подвал.  Планировочные решения помещений для совершения операций с ценностями должны учитывать следующие функциональные взаимосвязи:</w:t>
      </w:r>
    </w:p>
    <w:p w14:paraId="47AF447D"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 xml:space="preserve">вход в Кладовую должен быть только из </w:t>
      </w:r>
      <w:proofErr w:type="spellStart"/>
      <w:r w:rsidRPr="008B7AFB">
        <w:rPr>
          <w:rFonts w:ascii="Arial" w:hAnsi="Arial" w:cs="Arial"/>
          <w:color w:val="000000"/>
          <w:sz w:val="20"/>
          <w:lang w:val="ru-RU"/>
        </w:rPr>
        <w:t>Предкладовой</w:t>
      </w:r>
      <w:proofErr w:type="spellEnd"/>
      <w:r w:rsidRPr="008B7AFB">
        <w:rPr>
          <w:rFonts w:ascii="Arial" w:hAnsi="Arial" w:cs="Arial"/>
          <w:color w:val="000000"/>
          <w:sz w:val="20"/>
          <w:lang w:val="ru-RU"/>
        </w:rPr>
        <w:t>. Данное требование не распространяется на случаи, когда вход в Кладовую осуществляется из кассы пересчета;</w:t>
      </w:r>
    </w:p>
    <w:p w14:paraId="29E33BB0"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 xml:space="preserve">помещения касс пересчета должны иметь кратчайшие и удобные связи с </w:t>
      </w:r>
      <w:proofErr w:type="spellStart"/>
      <w:r w:rsidRPr="008B7AFB">
        <w:rPr>
          <w:rFonts w:ascii="Arial" w:hAnsi="Arial" w:cs="Arial"/>
          <w:color w:val="000000"/>
          <w:sz w:val="20"/>
          <w:lang w:val="ru-RU"/>
        </w:rPr>
        <w:t>Предкладовой</w:t>
      </w:r>
      <w:proofErr w:type="spellEnd"/>
      <w:r w:rsidRPr="008B7AFB">
        <w:rPr>
          <w:rFonts w:ascii="Arial" w:hAnsi="Arial" w:cs="Arial"/>
          <w:color w:val="000000"/>
          <w:sz w:val="20"/>
          <w:lang w:val="ru-RU"/>
        </w:rPr>
        <w:t xml:space="preserve">/Кладовой; </w:t>
      </w:r>
    </w:p>
    <w:p w14:paraId="0D75A555"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все помещения для совершения операций с ценностями должны располагаться компактно. Возможность наблюдения посторонними лицами за работой с ценностями и их транспортировкой должна быть исключена.</w:t>
      </w:r>
    </w:p>
    <w:p w14:paraId="755471E9"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При наличии окон оконные проемы необходимо защитить изнутри металлическими </w:t>
      </w:r>
      <w:proofErr w:type="spellStart"/>
      <w:r w:rsidRPr="008B7AFB">
        <w:rPr>
          <w:rFonts w:ascii="Arial" w:hAnsi="Arial" w:cs="Arial"/>
          <w:color w:val="000000"/>
          <w:sz w:val="20"/>
          <w:lang w:val="ru-RU"/>
        </w:rPr>
        <w:t>бронеставнями</w:t>
      </w:r>
      <w:proofErr w:type="spellEnd"/>
      <w:r w:rsidRPr="008B7AFB">
        <w:rPr>
          <w:rFonts w:ascii="Arial" w:hAnsi="Arial" w:cs="Arial"/>
          <w:color w:val="000000"/>
          <w:sz w:val="20"/>
          <w:lang w:val="ru-RU"/>
        </w:rPr>
        <w:t xml:space="preserve"> с толщиной листа не менее 2 мм и устройствами запирания не ниже, чем по II-</w:t>
      </w:r>
      <w:proofErr w:type="spellStart"/>
      <w:r w:rsidRPr="008B7AFB">
        <w:rPr>
          <w:rFonts w:ascii="Arial" w:hAnsi="Arial" w:cs="Arial"/>
          <w:color w:val="000000"/>
          <w:sz w:val="20"/>
          <w:lang w:val="ru-RU"/>
        </w:rPr>
        <w:t>му</w:t>
      </w:r>
      <w:proofErr w:type="spellEnd"/>
      <w:r w:rsidRPr="008B7AFB">
        <w:rPr>
          <w:rFonts w:ascii="Arial" w:hAnsi="Arial" w:cs="Arial"/>
          <w:color w:val="000000"/>
          <w:sz w:val="20"/>
          <w:lang w:val="ru-RU"/>
        </w:rPr>
        <w:t xml:space="preserve"> классу защиты по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по ГОСТ Р 51113-97 «Средства защитные банковские. Требования по устойчивости к взлому и методы испытаний (с Изменениями №1, 2)» и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w:t>
      </w:r>
    </w:p>
    <w:p w14:paraId="43A2F526" w14:textId="32CF19C4" w:rsidR="000510B2"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Дополнительно, оконные проемы оклеиваются защитной пленкой класса </w:t>
      </w:r>
      <w:del w:id="58" w:author="Administrator" w:date="2024-10-02T13:00:00Z">
        <w:r w:rsidRPr="008B7AFB" w:rsidDel="000C2852">
          <w:rPr>
            <w:rFonts w:ascii="Arial" w:hAnsi="Arial" w:cs="Arial"/>
            <w:color w:val="000000"/>
            <w:sz w:val="20"/>
            <w:lang w:val="ru-RU"/>
          </w:rPr>
          <w:delText>А3</w:delText>
        </w:r>
      </w:del>
      <w:ins w:id="59" w:author="Administrator" w:date="2024-10-02T13:00:00Z">
        <w:r w:rsidR="000C2852" w:rsidRPr="00556AEA">
          <w:rPr>
            <w:rFonts w:ascii="Arial" w:hAnsi="Arial" w:cs="Arial"/>
            <w:color w:val="000000"/>
            <w:sz w:val="20"/>
            <w:lang w:val="ru-RU"/>
          </w:rPr>
          <w:t>P4A, по ГОСТ Р 30826-2014 «Стекло многослойное. Технические условия»</w:t>
        </w:r>
      </w:ins>
      <w:r w:rsidRPr="008B7AFB">
        <w:rPr>
          <w:rFonts w:ascii="Arial" w:hAnsi="Arial" w:cs="Arial"/>
          <w:color w:val="000000"/>
          <w:sz w:val="20"/>
          <w:lang w:val="ru-RU"/>
        </w:rPr>
        <w:t>. В зависимости от наличия степени угрозы внешнего проникновения могут защищаться и другие строительные конструкции помещений для совершения операций с ценностями (стены, пол, потолок).</w:t>
      </w:r>
    </w:p>
    <w:p w14:paraId="5DA3963C" w14:textId="77777777" w:rsidR="000510B2" w:rsidRPr="008B7AFB" w:rsidRDefault="000510B2" w:rsidP="000510B2">
      <w:pPr>
        <w:pStyle w:val="ReportText"/>
        <w:jc w:val="both"/>
        <w:rPr>
          <w:rFonts w:ascii="Arial" w:hAnsi="Arial" w:cs="Arial"/>
          <w:color w:val="000000"/>
          <w:sz w:val="20"/>
          <w:lang w:val="ru-RU"/>
        </w:rPr>
      </w:pPr>
    </w:p>
    <w:p w14:paraId="67C7570F"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Хранилища ценностей (Кладовые, Сейфовые комнаты)</w:t>
      </w:r>
    </w:p>
    <w:p w14:paraId="6563BD6D"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Группа помещений для хранения ценностей должна проектироваться в виде единого конструктивно-планировочного блока, включающего Кладовые, </w:t>
      </w:r>
      <w:proofErr w:type="spellStart"/>
      <w:r w:rsidRPr="008B7AFB">
        <w:rPr>
          <w:rFonts w:ascii="Arial" w:hAnsi="Arial" w:cs="Arial"/>
          <w:color w:val="000000"/>
          <w:sz w:val="20"/>
          <w:lang w:val="ru-RU"/>
        </w:rPr>
        <w:t>Предкладовые</w:t>
      </w:r>
      <w:proofErr w:type="spellEnd"/>
      <w:r w:rsidRPr="008B7AFB">
        <w:rPr>
          <w:rFonts w:ascii="Arial" w:hAnsi="Arial" w:cs="Arial"/>
          <w:color w:val="000000"/>
          <w:sz w:val="20"/>
          <w:lang w:val="ru-RU"/>
        </w:rPr>
        <w:t>, а также смотровые коридоры, устраиваемые по периметру Кладовых для размещения и технического обслуживания средств охранной сигнализации и визуального контроля целостности и ограждающих конструкций.</w:t>
      </w:r>
    </w:p>
    <w:p w14:paraId="3E66FCC7"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Устройство окон в помещениях данной группы не допускается. Ширина смотровых коридоров в свету должна быть не менее 0,6 м. Входы в смотровые коридоры закрываются защитными металлическими решетчатыми дверями.</w:t>
      </w:r>
    </w:p>
    <w:p w14:paraId="0FFC33A4"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Смотровые коридоры, для упрощения приборного контроля их пространства, должны иметь прямолинейные очертания и минимальное количество поворотов. Хранение, в том числе временное, материалов и оборудования в смотровых коридорах не допускается.</w:t>
      </w:r>
    </w:p>
    <w:p w14:paraId="5955C9C8"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В стесненных условиях реконструкции, когда устройство смотровых коридоров затруднено, их допускается не предусматривать при условии примыкании ограждающих конструкций кладовой ценностей только к служебным помещениям или коридорам Банка. </w:t>
      </w:r>
    </w:p>
    <w:p w14:paraId="4B2AE821"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Хранилища ценностей должны быть защищены устойчивыми к взлому ограждающими конструкциями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по ГОСТ Р 51113-97 «Средства защитные банковские. Требования по устойчивости к взлому и методы испытаний (с Изменениями №1, 2)», при размещении сейфов не ниже III </w:t>
      </w:r>
      <w:r w:rsidRPr="008B7AFB">
        <w:rPr>
          <w:rFonts w:ascii="Arial" w:hAnsi="Arial" w:cs="Arial"/>
          <w:color w:val="000000"/>
          <w:sz w:val="20"/>
          <w:lang w:val="ru-RU"/>
        </w:rPr>
        <w:lastRenderedPageBreak/>
        <w:t>класса защиты от взлома по ГОСТ Р 50862-2017 (EN 1143-1:2012) «Сейфы, сейфовые комнаты и хранилища ценностей. Требования и методы испытаний на устойчивость к взлому» с замками соответствующего класса защиты от взлома по ГОСТ Р 51053-2012 «Замки сейфовые. Требования и методы испытаний на устойчивость к несанкционированному открыванию».</w:t>
      </w:r>
    </w:p>
    <w:p w14:paraId="48181819"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При наличии ограждающих конструкций, имеющих класс устойчивости к взлому не ниже V  по ГОСТ Р 51113-97 «Средства защитные банковские. Требования по устойчивости к взлому и методы испытаний (с Изменениями №1, 2)», допускается размещение и хранение денежных средств вне сейфов.</w:t>
      </w:r>
    </w:p>
    <w:p w14:paraId="5F61565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Хранилище ценностей должен предусматриваться один вход, закрываемый банковской защитной дверью. Габариты дверного проема в свету задаются технологическим заданием на проектирование, исходя из используемых средств транспортировки ценностей. Защитная дверь должна устанавливаться с учетом того, чтобы в открытом положении она не уменьшала ширины дверного проема. Дверь открывается по направлению выхода из помещения.</w:t>
      </w:r>
    </w:p>
    <w:p w14:paraId="7C9EE4B4" w14:textId="77777777" w:rsidR="009F4AC1" w:rsidRPr="009F4AC1" w:rsidRDefault="009F4AC1" w:rsidP="009F4AC1">
      <w:pPr>
        <w:pStyle w:val="ReportText"/>
        <w:jc w:val="both"/>
        <w:rPr>
          <w:rFonts w:ascii="Arial" w:hAnsi="Arial" w:cs="Arial"/>
          <w:color w:val="000000"/>
          <w:sz w:val="20"/>
          <w:lang w:val="ru-RU"/>
        </w:rPr>
      </w:pPr>
      <w:r w:rsidRPr="009F4AC1">
        <w:rPr>
          <w:rFonts w:ascii="Arial" w:hAnsi="Arial" w:cs="Arial"/>
          <w:color w:val="000000"/>
          <w:sz w:val="20"/>
          <w:lang w:val="ru-RU"/>
        </w:rPr>
        <w:t xml:space="preserve">Дверь Хранилища должна иметь пятый класс защиты, совпадающий по классу с ограждающими конструкциями и соответствовать ГОСТ Р 50862-2017 (EN 1143-1:2012) «Сейфы, сейфовые комнаты и хранилища ценностей. Требования и методы испытаний на устойчивость к взлому», а также иметь два специальных  сейфовых  замка соответствующего класса устойчивости двери  к взлому и установленными на расстоянии не менее 350 мм между замочными скважинами. </w:t>
      </w:r>
    </w:p>
    <w:p w14:paraId="76B8C772" w14:textId="06942622" w:rsidR="009F4AC1" w:rsidRPr="009F4AC1" w:rsidRDefault="009F4AC1" w:rsidP="009F4AC1">
      <w:pPr>
        <w:pStyle w:val="ReportText"/>
        <w:jc w:val="both"/>
        <w:rPr>
          <w:rFonts w:ascii="Arial" w:hAnsi="Arial" w:cs="Arial"/>
          <w:color w:val="000000"/>
          <w:sz w:val="20"/>
          <w:lang w:val="ru-RU"/>
        </w:rPr>
      </w:pPr>
      <w:r w:rsidRPr="009F4AC1">
        <w:rPr>
          <w:rFonts w:ascii="Arial" w:hAnsi="Arial" w:cs="Arial"/>
          <w:color w:val="000000"/>
          <w:sz w:val="20"/>
          <w:lang w:val="ru-RU"/>
        </w:rPr>
        <w:t xml:space="preserve">Для исключения компрометации ключей на стадии изготовления дверей, их доставки и установки конструкция замков должна иметь функцию перекодировки после их установки на объекте. Все комплекты штатных ключей от дверей Хранилищ должны передаваться Заказчику в заводской  упаковке.   Как вариант, возможно   проводить замену   замков в присутствии Заказчика  с одновременной передачей  ему ключей от Хранилищ. </w:t>
      </w:r>
    </w:p>
    <w:p w14:paraId="6A46BECE" w14:textId="29C85C92" w:rsidR="000510B2" w:rsidRPr="008B7AFB" w:rsidRDefault="009F4AC1" w:rsidP="009F4AC1">
      <w:pPr>
        <w:pStyle w:val="ReportText"/>
        <w:jc w:val="both"/>
        <w:rPr>
          <w:rFonts w:ascii="Arial" w:hAnsi="Arial" w:cs="Arial"/>
          <w:color w:val="000000"/>
          <w:sz w:val="20"/>
          <w:lang w:val="ru-RU"/>
        </w:rPr>
      </w:pPr>
      <w:r w:rsidRPr="009F4AC1">
        <w:rPr>
          <w:rFonts w:ascii="Arial" w:hAnsi="Arial" w:cs="Arial"/>
          <w:color w:val="000000"/>
          <w:sz w:val="20"/>
          <w:lang w:val="ru-RU"/>
        </w:rPr>
        <w:t xml:space="preserve">Дополнительно к основной двери с внутренней стороны Хранилища   устанавливается металлическая решетчатая дверь с одним врезным замком, диаметром арматуры или прутка не менее 16 мм, с размером ячеек 150х150 </w:t>
      </w:r>
      <w:proofErr w:type="spellStart"/>
      <w:r w:rsidRPr="009F4AC1">
        <w:rPr>
          <w:rFonts w:ascii="Arial" w:hAnsi="Arial" w:cs="Arial"/>
          <w:color w:val="000000"/>
          <w:sz w:val="20"/>
          <w:lang w:val="ru-RU"/>
        </w:rPr>
        <w:t>мм.</w:t>
      </w:r>
      <w:r w:rsidR="000510B2" w:rsidRPr="008B7AFB">
        <w:rPr>
          <w:rFonts w:ascii="Arial" w:hAnsi="Arial" w:cs="Arial"/>
          <w:color w:val="000000"/>
          <w:sz w:val="20"/>
          <w:lang w:val="ru-RU"/>
        </w:rPr>
        <w:t>На</w:t>
      </w:r>
      <w:proofErr w:type="spellEnd"/>
      <w:r w:rsidR="000510B2" w:rsidRPr="008B7AFB">
        <w:rPr>
          <w:rFonts w:ascii="Arial" w:hAnsi="Arial" w:cs="Arial"/>
          <w:color w:val="000000"/>
          <w:sz w:val="20"/>
          <w:lang w:val="ru-RU"/>
        </w:rPr>
        <w:t xml:space="preserve"> ограждающие конструкции и дверь предоставляется сертификат соответствия классу защиты.</w:t>
      </w:r>
    </w:p>
    <w:p w14:paraId="3712E5F0"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В случае наличия помещения </w:t>
      </w:r>
      <w:proofErr w:type="spellStart"/>
      <w:r w:rsidRPr="008B7AFB">
        <w:rPr>
          <w:rFonts w:ascii="Arial" w:hAnsi="Arial" w:cs="Arial"/>
          <w:color w:val="000000"/>
          <w:sz w:val="20"/>
          <w:lang w:val="ru-RU"/>
        </w:rPr>
        <w:t>Предкладовой</w:t>
      </w:r>
      <w:proofErr w:type="spellEnd"/>
      <w:r w:rsidRPr="008B7AFB">
        <w:rPr>
          <w:rFonts w:ascii="Arial" w:hAnsi="Arial" w:cs="Arial"/>
          <w:color w:val="000000"/>
          <w:sz w:val="20"/>
          <w:lang w:val="ru-RU"/>
        </w:rPr>
        <w:t xml:space="preserve">, примыкающего к помещению Кладовой ценностей, дверь помещения </w:t>
      </w:r>
      <w:proofErr w:type="spellStart"/>
      <w:r w:rsidRPr="008B7AFB">
        <w:rPr>
          <w:rFonts w:ascii="Arial" w:hAnsi="Arial" w:cs="Arial"/>
          <w:color w:val="000000"/>
          <w:sz w:val="20"/>
          <w:lang w:val="ru-RU"/>
        </w:rPr>
        <w:t>Предкладовой</w:t>
      </w:r>
      <w:proofErr w:type="spellEnd"/>
      <w:r w:rsidRPr="008B7AFB">
        <w:rPr>
          <w:rFonts w:ascii="Arial" w:hAnsi="Arial" w:cs="Arial"/>
          <w:color w:val="000000"/>
          <w:sz w:val="20"/>
          <w:lang w:val="ru-RU"/>
        </w:rPr>
        <w:t xml:space="preserve"> выполняется металлической (не сертифицированной) с двумя замками </w:t>
      </w:r>
      <w:proofErr w:type="spellStart"/>
      <w:r w:rsidRPr="008B7AFB">
        <w:rPr>
          <w:rFonts w:ascii="Arial" w:hAnsi="Arial" w:cs="Arial"/>
          <w:color w:val="000000"/>
          <w:sz w:val="20"/>
          <w:lang w:val="ru-RU"/>
        </w:rPr>
        <w:t>сувальдного</w:t>
      </w:r>
      <w:proofErr w:type="spellEnd"/>
      <w:r w:rsidRPr="008B7AFB">
        <w:rPr>
          <w:rFonts w:ascii="Arial" w:hAnsi="Arial" w:cs="Arial"/>
          <w:color w:val="000000"/>
          <w:sz w:val="20"/>
          <w:lang w:val="ru-RU"/>
        </w:rPr>
        <w:t xml:space="preserve"> типа. Дверная рама должна иметь ширину не менее 50 мм, для возможности крепления магнитного замка.</w:t>
      </w:r>
    </w:p>
    <w:p w14:paraId="6B0C00C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Кладовые не следует размещать у наружных стен или рядом с помещениями, не принадлежащими Банку. При невозможности выполнить данное условие, наличие отделяющего смотрового коридора во всех случаях обязательно, включая условия реконструкции.</w:t>
      </w:r>
    </w:p>
    <w:p w14:paraId="4685BA6A"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В случаях, когда над Кладовыми расположены кровля или чердак, инженерно-технические помещения, помещения, не принадлежащие Банку, или другие опасные с возможностью скрытой подготовки взлома помещения, между защитным ограждением Кладовой и вышерасположенным перекрытием следует предусматривать зазор не менее 0,25 м в свету для установки приборов охранной сигнализации. В остальных случаях должен оставляться конструктивный зазор, предотвращающий возможность передачи нагрузки и вибрации от вышерасположенного перекрытия здания на ограждающее перекрытие Кладовой.</w:t>
      </w:r>
    </w:p>
    <w:p w14:paraId="134D474E" w14:textId="77777777" w:rsidR="000510B2"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Вход в </w:t>
      </w:r>
      <w:proofErr w:type="spellStart"/>
      <w:r w:rsidRPr="008B7AFB">
        <w:rPr>
          <w:rFonts w:ascii="Arial" w:hAnsi="Arial" w:cs="Arial"/>
          <w:color w:val="000000"/>
          <w:sz w:val="20"/>
          <w:lang w:val="ru-RU"/>
        </w:rPr>
        <w:t>Предкладовую</w:t>
      </w:r>
      <w:proofErr w:type="spellEnd"/>
      <w:r w:rsidRPr="008B7AFB">
        <w:rPr>
          <w:rFonts w:ascii="Arial" w:hAnsi="Arial" w:cs="Arial"/>
          <w:color w:val="000000"/>
          <w:sz w:val="20"/>
          <w:lang w:val="ru-RU"/>
        </w:rPr>
        <w:t xml:space="preserve"> должен быть один. </w:t>
      </w:r>
    </w:p>
    <w:p w14:paraId="16B54A2A" w14:textId="77777777" w:rsidR="000510B2" w:rsidRPr="008B7AFB" w:rsidRDefault="000510B2" w:rsidP="000510B2">
      <w:pPr>
        <w:pStyle w:val="ReportText"/>
        <w:jc w:val="both"/>
        <w:rPr>
          <w:rFonts w:ascii="Arial" w:hAnsi="Arial" w:cs="Arial"/>
          <w:color w:val="000000"/>
          <w:sz w:val="20"/>
          <w:lang w:val="ru-RU"/>
        </w:rPr>
      </w:pPr>
    </w:p>
    <w:p w14:paraId="43EAE408"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 xml:space="preserve">Требования к технической </w:t>
      </w:r>
      <w:proofErr w:type="spellStart"/>
      <w:r w:rsidRPr="00097E32">
        <w:rPr>
          <w:rFonts w:ascii="Arial" w:hAnsi="Arial" w:cs="Arial"/>
          <w:b/>
          <w:bCs/>
          <w:color w:val="000000"/>
          <w:sz w:val="20"/>
          <w:lang w:val="ru-RU"/>
        </w:rPr>
        <w:t>укрепленности</w:t>
      </w:r>
      <w:proofErr w:type="spellEnd"/>
      <w:r w:rsidRPr="00097E32">
        <w:rPr>
          <w:rFonts w:ascii="Arial" w:hAnsi="Arial" w:cs="Arial"/>
          <w:b/>
          <w:bCs/>
          <w:color w:val="000000"/>
          <w:sz w:val="20"/>
          <w:lang w:val="ru-RU"/>
        </w:rPr>
        <w:t xml:space="preserve"> Операционных касс и Касс пересчета </w:t>
      </w:r>
    </w:p>
    <w:p w14:paraId="253AD848"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Операционные кассы представляют из себя защитные кабины, выполненные в соответствии требованиям ГОСТ Р 50941-2017 «Кабина защитная. Общие технические требования и методы испытаний» и располагаются смежно с операционным (кассовым) залом, на площади которого при каждой кассе предусматриваются индивидуальные кабины для обслуживания клиентов. </w:t>
      </w:r>
    </w:p>
    <w:p w14:paraId="5D87FFAC"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Операционные кассы кассового узла должны, как правило, проектироваться в едином блоке. </w:t>
      </w:r>
    </w:p>
    <w:p w14:paraId="45684832"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lastRenderedPageBreak/>
        <w:t>Ограждающие конструкции (стены, пол, потолок) кассового узла должны быть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устойчивости к взлому по ГОСТ Р 51113-97 «Средства защитные банковские. Требования по устойчивости к взлому и методы испытаний (с Изменениями №1, 2)»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w:t>
      </w:r>
    </w:p>
    <w:p w14:paraId="4CA6706B"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Вход в кассы предусматривается из </w:t>
      </w:r>
      <w:proofErr w:type="spellStart"/>
      <w:r w:rsidRPr="008B7AFB">
        <w:rPr>
          <w:rFonts w:ascii="Arial" w:hAnsi="Arial" w:cs="Arial"/>
          <w:color w:val="000000"/>
          <w:sz w:val="20"/>
          <w:lang w:val="ru-RU"/>
        </w:rPr>
        <w:t>закассового</w:t>
      </w:r>
      <w:proofErr w:type="spellEnd"/>
      <w:r w:rsidRPr="008B7AFB">
        <w:rPr>
          <w:rFonts w:ascii="Arial" w:hAnsi="Arial" w:cs="Arial"/>
          <w:color w:val="000000"/>
          <w:sz w:val="20"/>
          <w:lang w:val="ru-RU"/>
        </w:rPr>
        <w:t xml:space="preserve"> коридора, ширина которого не должна быть менее 1,4 м (1,2 м - при реконструкции). Вход в </w:t>
      </w:r>
      <w:proofErr w:type="spellStart"/>
      <w:r w:rsidRPr="008B7AFB">
        <w:rPr>
          <w:rFonts w:ascii="Arial" w:hAnsi="Arial" w:cs="Arial"/>
          <w:color w:val="000000"/>
          <w:sz w:val="20"/>
          <w:lang w:val="ru-RU"/>
        </w:rPr>
        <w:t>закассовый</w:t>
      </w:r>
      <w:proofErr w:type="spellEnd"/>
      <w:r w:rsidRPr="008B7AFB">
        <w:rPr>
          <w:rFonts w:ascii="Arial" w:hAnsi="Arial" w:cs="Arial"/>
          <w:color w:val="000000"/>
          <w:sz w:val="20"/>
          <w:lang w:val="ru-RU"/>
        </w:rPr>
        <w:t xml:space="preserve"> коридор должен закрываться запираемой на замок дверью.</w:t>
      </w:r>
    </w:p>
    <w:p w14:paraId="283392F0"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Данная дверь должна открываться по направлению выхода из помещения, иметь два замка и выполняться по II-</w:t>
      </w:r>
      <w:proofErr w:type="spellStart"/>
      <w:r w:rsidRPr="008B7AFB">
        <w:rPr>
          <w:rFonts w:ascii="Arial" w:hAnsi="Arial" w:cs="Arial"/>
          <w:color w:val="000000"/>
          <w:sz w:val="20"/>
          <w:lang w:val="ru-RU"/>
        </w:rPr>
        <w:t>му</w:t>
      </w:r>
      <w:proofErr w:type="spellEnd"/>
      <w:r w:rsidRPr="008B7AFB">
        <w:rPr>
          <w:rFonts w:ascii="Arial" w:hAnsi="Arial" w:cs="Arial"/>
          <w:color w:val="000000"/>
          <w:sz w:val="20"/>
          <w:lang w:val="ru-RU"/>
        </w:rPr>
        <w:t xml:space="preserve"> классу защиты от взлома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51072-2005 «Двери защитные. Общие технические требования и методы испытаний на устойчивость к взлому, </w:t>
      </w:r>
      <w:proofErr w:type="spellStart"/>
      <w:r w:rsidRPr="008B7AFB">
        <w:rPr>
          <w:rFonts w:ascii="Arial" w:hAnsi="Arial" w:cs="Arial"/>
          <w:color w:val="000000"/>
          <w:sz w:val="20"/>
          <w:lang w:val="ru-RU"/>
        </w:rPr>
        <w:t>пулестойкость</w:t>
      </w:r>
      <w:proofErr w:type="spellEnd"/>
      <w:r w:rsidRPr="008B7AFB">
        <w:rPr>
          <w:rFonts w:ascii="Arial" w:hAnsi="Arial" w:cs="Arial"/>
          <w:color w:val="000000"/>
          <w:sz w:val="20"/>
          <w:lang w:val="ru-RU"/>
        </w:rPr>
        <w:t xml:space="preserve"> и огнестойкость (с Изменением N 1)». </w:t>
      </w:r>
    </w:p>
    <w:p w14:paraId="5D98C166"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Кроме операционных касс в </w:t>
      </w:r>
      <w:proofErr w:type="spellStart"/>
      <w:r w:rsidRPr="008B7AFB">
        <w:rPr>
          <w:rFonts w:ascii="Arial" w:hAnsi="Arial" w:cs="Arial"/>
          <w:color w:val="000000"/>
          <w:sz w:val="20"/>
          <w:lang w:val="ru-RU"/>
        </w:rPr>
        <w:t>закассовый</w:t>
      </w:r>
      <w:proofErr w:type="spellEnd"/>
      <w:r w:rsidRPr="008B7AFB">
        <w:rPr>
          <w:rFonts w:ascii="Arial" w:hAnsi="Arial" w:cs="Arial"/>
          <w:color w:val="000000"/>
          <w:sz w:val="20"/>
          <w:lang w:val="ru-RU"/>
        </w:rPr>
        <w:t xml:space="preserve"> коридор могут выходить помещения заведующего кассой.</w:t>
      </w:r>
    </w:p>
    <w:p w14:paraId="48405972" w14:textId="77777777" w:rsidR="000510B2" w:rsidRPr="008B7AFB" w:rsidRDefault="000510B2" w:rsidP="000510B2">
      <w:pPr>
        <w:pStyle w:val="ReportText"/>
        <w:jc w:val="both"/>
        <w:rPr>
          <w:rFonts w:ascii="Arial" w:hAnsi="Arial" w:cs="Arial"/>
          <w:color w:val="000000"/>
          <w:sz w:val="20"/>
          <w:lang w:val="ru-RU"/>
        </w:rPr>
      </w:pPr>
      <w:proofErr w:type="spellStart"/>
      <w:r w:rsidRPr="008B7AFB">
        <w:rPr>
          <w:rFonts w:ascii="Arial" w:hAnsi="Arial" w:cs="Arial"/>
          <w:color w:val="000000"/>
          <w:sz w:val="20"/>
          <w:lang w:val="ru-RU"/>
        </w:rPr>
        <w:t>Закассовый</w:t>
      </w:r>
      <w:proofErr w:type="spellEnd"/>
      <w:r w:rsidRPr="008B7AFB">
        <w:rPr>
          <w:rFonts w:ascii="Arial" w:hAnsi="Arial" w:cs="Arial"/>
          <w:color w:val="000000"/>
          <w:sz w:val="20"/>
          <w:lang w:val="ru-RU"/>
        </w:rPr>
        <w:t xml:space="preserve"> коридор может не предусматриваться, если число операционных касс не превышает двух.</w:t>
      </w:r>
    </w:p>
    <w:p w14:paraId="67B439C3"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Сквозной проход через </w:t>
      </w:r>
      <w:proofErr w:type="spellStart"/>
      <w:r w:rsidRPr="008B7AFB">
        <w:rPr>
          <w:rFonts w:ascii="Arial" w:hAnsi="Arial" w:cs="Arial"/>
          <w:color w:val="000000"/>
          <w:sz w:val="20"/>
          <w:lang w:val="ru-RU"/>
        </w:rPr>
        <w:t>закассовый</w:t>
      </w:r>
      <w:proofErr w:type="spellEnd"/>
      <w:r w:rsidRPr="008B7AFB">
        <w:rPr>
          <w:rFonts w:ascii="Arial" w:hAnsi="Arial" w:cs="Arial"/>
          <w:color w:val="000000"/>
          <w:sz w:val="20"/>
          <w:lang w:val="ru-RU"/>
        </w:rPr>
        <w:t xml:space="preserve"> коридор, в том числе для эвакуации при чрезвычайных ситуациях, а также непосредственный выход из него за пределы Операционной кассы не допускается.</w:t>
      </w:r>
    </w:p>
    <w:p w14:paraId="0818D565"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Операционные кассы, должны отделяться от зоны для обслуживания клиентов защитной перегородкой с окном из бронестекла и лотком для передачи денежных средств. </w:t>
      </w:r>
    </w:p>
    <w:p w14:paraId="3BBF3837"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Защитная перегородка должна быть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устойчивости к взлому по ГОСТ Р 51113-97 «Средства защитные банковские. Требования по устойчивости к взлому и методы испытаний (с Изменениями №1, 2)»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w:t>
      </w:r>
    </w:p>
    <w:p w14:paraId="31DC7C7C" w14:textId="77777777" w:rsidR="000510B2" w:rsidRPr="008B7AFB" w:rsidRDefault="000510B2" w:rsidP="000510B2">
      <w:pPr>
        <w:pStyle w:val="ReportText"/>
        <w:jc w:val="both"/>
        <w:rPr>
          <w:rFonts w:ascii="Arial" w:hAnsi="Arial" w:cs="Arial"/>
          <w:color w:val="000000"/>
          <w:sz w:val="20"/>
          <w:lang w:val="ru-RU"/>
        </w:rPr>
      </w:pPr>
      <w:del w:id="60" w:author="Administrator" w:date="2024-10-02T13:00:00Z">
        <w:r w:rsidRPr="008B7AFB" w:rsidDel="000C2852">
          <w:rPr>
            <w:rFonts w:ascii="Arial" w:hAnsi="Arial" w:cs="Arial"/>
            <w:color w:val="000000"/>
            <w:sz w:val="20"/>
            <w:lang w:val="ru-RU"/>
          </w:rPr>
          <w:delText xml:space="preserve"> </w:delText>
        </w:r>
      </w:del>
      <w:r w:rsidRPr="008B7AFB">
        <w:rPr>
          <w:rFonts w:ascii="Arial" w:hAnsi="Arial" w:cs="Arial"/>
          <w:color w:val="000000"/>
          <w:sz w:val="20"/>
          <w:lang w:val="ru-RU"/>
        </w:rPr>
        <w:t>Дверь операционной кассы должна открываться по направлению выхода из помещения, выполняться по II-</w:t>
      </w:r>
      <w:proofErr w:type="spellStart"/>
      <w:r w:rsidRPr="008B7AFB">
        <w:rPr>
          <w:rFonts w:ascii="Arial" w:hAnsi="Arial" w:cs="Arial"/>
          <w:color w:val="000000"/>
          <w:sz w:val="20"/>
          <w:lang w:val="ru-RU"/>
        </w:rPr>
        <w:t>му</w:t>
      </w:r>
      <w:proofErr w:type="spellEnd"/>
      <w:r w:rsidRPr="008B7AFB">
        <w:rPr>
          <w:rFonts w:ascii="Arial" w:hAnsi="Arial" w:cs="Arial"/>
          <w:color w:val="000000"/>
          <w:sz w:val="20"/>
          <w:lang w:val="ru-RU"/>
        </w:rPr>
        <w:t xml:space="preserve"> классу защиты от взлома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51072-2005 «Двери защитные. Общие технические требования и методы испытаний на устойчивость к взлому, </w:t>
      </w:r>
      <w:proofErr w:type="spellStart"/>
      <w:r w:rsidRPr="008B7AFB">
        <w:rPr>
          <w:rFonts w:ascii="Arial" w:hAnsi="Arial" w:cs="Arial"/>
          <w:color w:val="000000"/>
          <w:sz w:val="20"/>
          <w:lang w:val="ru-RU"/>
        </w:rPr>
        <w:t>пулестойкость</w:t>
      </w:r>
      <w:proofErr w:type="spellEnd"/>
      <w:r w:rsidRPr="008B7AFB">
        <w:rPr>
          <w:rFonts w:ascii="Arial" w:hAnsi="Arial" w:cs="Arial"/>
          <w:color w:val="000000"/>
          <w:sz w:val="20"/>
          <w:lang w:val="ru-RU"/>
        </w:rPr>
        <w:t xml:space="preserve"> и огнестойкость (с Изменением N 1)», иметь два врезных замка, установленными на расстоянии не менее 350 мм между замочными скважинами, один из которых запирается снаружи ключом, а изнутри –без применения ключа (на «барашек»). При закрытии двери изнутри без применения ключа должна соблюдаться возможность открывания замка снаружи ключом, и наоборот.  Второй замок должен быть </w:t>
      </w:r>
      <w:proofErr w:type="spellStart"/>
      <w:r w:rsidRPr="008B7AFB">
        <w:rPr>
          <w:rFonts w:ascii="Arial" w:hAnsi="Arial" w:cs="Arial"/>
          <w:color w:val="000000"/>
          <w:sz w:val="20"/>
          <w:lang w:val="ru-RU"/>
        </w:rPr>
        <w:t>сувальдного</w:t>
      </w:r>
      <w:proofErr w:type="spellEnd"/>
      <w:r w:rsidRPr="008B7AFB">
        <w:rPr>
          <w:rFonts w:ascii="Arial" w:hAnsi="Arial" w:cs="Arial"/>
          <w:color w:val="000000"/>
          <w:sz w:val="20"/>
          <w:lang w:val="ru-RU"/>
        </w:rPr>
        <w:t xml:space="preserve"> типа с выдвижными ригелями. Дополнительно дверь оборудуется противосъемным приспособлением. </w:t>
      </w:r>
    </w:p>
    <w:p w14:paraId="72A0671A"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Окно в кассе должно быть выполнено по 2-му классу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51136-2008 «Стекла защитные. Общие требования». Для передачи денег и документов касса должна быть оборудована передаточным лотком, обеспечивающим устойчивость к взлому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по ГОСТ Р 51113-97 «Средства защитные банковские. Требования по устойчивости к взлому и методы испытаний (с Изменениями №1, 2)» и класс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не ниже Бр2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w:t>
      </w:r>
    </w:p>
    <w:p w14:paraId="0EA04A48"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Конструкция лотка должна исключать проникновение пули в защищаемую зону при выстреле извне и возникновение при этом опасных для человека вторичных поражающих элементов. </w:t>
      </w:r>
    </w:p>
    <w:p w14:paraId="364E6D1F"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Размеры и расположение окна между Операционной кассой и индивидуальной кабиной для клиентов должны обеспечивать возможность визуального контроля процесса пересчета денег клиентами. Низ окна должен находиться на уровне рабочей поверхности стола, верх - 1,8 м от пола. Необходимая ширина определяется требуемым углом обзора стола клиента с рабочего места кассира. </w:t>
      </w:r>
    </w:p>
    <w:p w14:paraId="79BD043E"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Для общения кассира с клиентом должно быть предусмотрено переговорное устройство.</w:t>
      </w:r>
    </w:p>
    <w:p w14:paraId="6358B163"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Кассы пересчета должны располагаться в составе единого конструктивно-планировочного блока, включающего Хранилище ценностей. Вход в помещения касс пересчета должен быть обособленным. Стены и перегородки Кассы пересчета должны быть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устойчивости к взлому по ГОСТ Р 51113-97 «Средства защитные банковские. Требования по устойчивости к взлому и методы испытаний (с Изменениями №1, 2)»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w:t>
      </w:r>
    </w:p>
    <w:p w14:paraId="5C9A0E56" w14:textId="594CC05A"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lastRenderedPageBreak/>
        <w:t xml:space="preserve">Касса пересчета не должна иметь оконных проемов, либо, в случае невозможности исключить их наличие, оконные проемы должны быть оклеены защитной пленкой класса </w:t>
      </w:r>
      <w:del w:id="61" w:author="Administrator" w:date="2024-10-02T13:01:00Z">
        <w:r w:rsidRPr="008B7AFB" w:rsidDel="000C2852">
          <w:rPr>
            <w:rFonts w:ascii="Arial" w:hAnsi="Arial" w:cs="Arial"/>
            <w:color w:val="000000"/>
            <w:sz w:val="20"/>
            <w:lang w:val="ru-RU"/>
          </w:rPr>
          <w:delText>А3</w:delText>
        </w:r>
      </w:del>
      <w:ins w:id="62" w:author="Administrator" w:date="2024-10-02T13:01:00Z">
        <w:r w:rsidR="000C2852" w:rsidRPr="00556AEA">
          <w:rPr>
            <w:rFonts w:ascii="Arial" w:hAnsi="Arial" w:cs="Arial"/>
            <w:color w:val="000000"/>
            <w:sz w:val="20"/>
            <w:lang w:val="ru-RU"/>
          </w:rPr>
          <w:t>P4A, по ГОСТ Р 30826-2014 «Стекло многослойное. Технические условия»</w:t>
        </w:r>
      </w:ins>
      <w:r w:rsidRPr="008B7AFB">
        <w:rPr>
          <w:rFonts w:ascii="Arial" w:hAnsi="Arial" w:cs="Arial"/>
          <w:color w:val="000000"/>
          <w:sz w:val="20"/>
          <w:lang w:val="ru-RU"/>
        </w:rPr>
        <w:t xml:space="preserve"> и оборудованы изнутри металлическими бронированными ставнями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устойчивости к взлому по ГОСТ Р 51113-97 «Средства защитные банковские. Требования по устойчивости к взлому и методы испытаний (с Изменениями №1, 2)»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 и устройствами запирания соответствующего класса защиты от взлома.</w:t>
      </w:r>
    </w:p>
    <w:p w14:paraId="1D24DE3F"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Дверь Кассы пересчета должна открываться по направлению выхода из помещения, выполняться по II-</w:t>
      </w:r>
      <w:proofErr w:type="spellStart"/>
      <w:r w:rsidRPr="008B7AFB">
        <w:rPr>
          <w:rFonts w:ascii="Arial" w:hAnsi="Arial" w:cs="Arial"/>
          <w:color w:val="000000"/>
          <w:sz w:val="20"/>
          <w:lang w:val="ru-RU"/>
        </w:rPr>
        <w:t>му</w:t>
      </w:r>
      <w:proofErr w:type="spellEnd"/>
      <w:r w:rsidRPr="008B7AFB">
        <w:rPr>
          <w:rFonts w:ascii="Arial" w:hAnsi="Arial" w:cs="Arial"/>
          <w:color w:val="000000"/>
          <w:sz w:val="20"/>
          <w:lang w:val="ru-RU"/>
        </w:rPr>
        <w:t xml:space="preserve"> классу защиты от взлома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51072-2005 «Двери защитные. Общие технические требования и методы испытаний на устойчивость к взлому, </w:t>
      </w:r>
      <w:proofErr w:type="spellStart"/>
      <w:r w:rsidRPr="008B7AFB">
        <w:rPr>
          <w:rFonts w:ascii="Arial" w:hAnsi="Arial" w:cs="Arial"/>
          <w:color w:val="000000"/>
          <w:sz w:val="20"/>
          <w:lang w:val="ru-RU"/>
        </w:rPr>
        <w:t>пулестойкость</w:t>
      </w:r>
      <w:proofErr w:type="spellEnd"/>
      <w:r w:rsidRPr="008B7AFB">
        <w:rPr>
          <w:rFonts w:ascii="Arial" w:hAnsi="Arial" w:cs="Arial"/>
          <w:color w:val="000000"/>
          <w:sz w:val="20"/>
          <w:lang w:val="ru-RU"/>
        </w:rPr>
        <w:t xml:space="preserve"> и огнестойкость (с Изменением N 1)», иметь два врезных замка, установленными на расстоянии не менее 350 мм между замочными скважинами, один из которых запирается снаружи ключом, а изнутри –без применения ключа (на «барашек»). При закрытии двери изнутри без применения ключа должна соблюдаться возможность открывания замка снаружи ключом, и наоборот.  Второй замок должен быть </w:t>
      </w:r>
      <w:proofErr w:type="spellStart"/>
      <w:r w:rsidRPr="008B7AFB">
        <w:rPr>
          <w:rFonts w:ascii="Arial" w:hAnsi="Arial" w:cs="Arial"/>
          <w:color w:val="000000"/>
          <w:sz w:val="20"/>
          <w:lang w:val="ru-RU"/>
        </w:rPr>
        <w:t>сувальдного</w:t>
      </w:r>
      <w:proofErr w:type="spellEnd"/>
      <w:r w:rsidRPr="008B7AFB">
        <w:rPr>
          <w:rFonts w:ascii="Arial" w:hAnsi="Arial" w:cs="Arial"/>
          <w:color w:val="000000"/>
          <w:sz w:val="20"/>
          <w:lang w:val="ru-RU"/>
        </w:rPr>
        <w:t xml:space="preserve"> типа с выдвижными ригелями. Дополнительно дверь оборудуется противосъемным приспособлением. </w:t>
      </w:r>
    </w:p>
    <w:p w14:paraId="2A6EEB08"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 xml:space="preserve">Помещение старшего операционно-кассового работника </w:t>
      </w:r>
    </w:p>
    <w:p w14:paraId="7C3B6B11"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Помещение старшего операционно-кассового работника (далее – помещение СОКР), при проектировании нового объекта Банка, необходимо планировать таким образом, чтобы стены помещение СОКР, по возможности, не являлись смежными со стенами сторонних организаций. </w:t>
      </w:r>
    </w:p>
    <w:p w14:paraId="0E87713A"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Ограждающие стены и перегородки помещения СОКР должны отвечать требованиям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устойчивости к взлому по ГОСТ Р 51113-97 «Средства защитные банковские. Требования по устойчивости к взлому и методы испытаний (с Изменениями №1, 2)»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 </w:t>
      </w:r>
    </w:p>
    <w:p w14:paraId="7D0F6FE5"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Допускается перегородки помещения СОКР, не граничащие со сторонними организациями, выполнять в полкирпича.  При этом, дополнительное их </w:t>
      </w:r>
      <w:proofErr w:type="spellStart"/>
      <w:r w:rsidRPr="008B7AFB">
        <w:rPr>
          <w:rFonts w:ascii="Arial" w:hAnsi="Arial" w:cs="Arial"/>
          <w:color w:val="000000"/>
          <w:sz w:val="20"/>
          <w:lang w:val="ru-RU"/>
        </w:rPr>
        <w:t>обрешечивание</w:t>
      </w:r>
      <w:proofErr w:type="spellEnd"/>
      <w:r w:rsidRPr="008B7AFB">
        <w:rPr>
          <w:rFonts w:ascii="Arial" w:hAnsi="Arial" w:cs="Arial"/>
          <w:color w:val="000000"/>
          <w:sz w:val="20"/>
          <w:lang w:val="ru-RU"/>
        </w:rPr>
        <w:t xml:space="preserve"> не требуется. </w:t>
      </w:r>
    </w:p>
    <w:p w14:paraId="54449C60"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Стены, пол, потолок, примыкающие (граничащие) к сторонним организациям, дополнительно обрешечиваются металлическим прутком диаметром не менее 10 мм, с размером ячеек 150х150 мм в случае, если они не отвечают II-</w:t>
      </w:r>
      <w:proofErr w:type="spellStart"/>
      <w:r w:rsidRPr="008B7AFB">
        <w:rPr>
          <w:rFonts w:ascii="Arial" w:hAnsi="Arial" w:cs="Arial"/>
          <w:color w:val="000000"/>
          <w:sz w:val="20"/>
          <w:lang w:val="ru-RU"/>
        </w:rPr>
        <w:t>му</w:t>
      </w:r>
      <w:proofErr w:type="spellEnd"/>
      <w:r w:rsidRPr="008B7AFB">
        <w:rPr>
          <w:rFonts w:ascii="Arial" w:hAnsi="Arial" w:cs="Arial"/>
          <w:color w:val="000000"/>
          <w:sz w:val="20"/>
          <w:lang w:val="ru-RU"/>
        </w:rPr>
        <w:t xml:space="preserve"> классу по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по ГОСТ Р 51113-97 «Средства защитные банковские. Требования по устойчивости к взлому и методы испытаний (с Изменениями №1, 2)».  Допускается для усиления пола и потолка помещения СОКР вместо металлической решетки использовать металлический лист, толщиной не менее 3 мм.</w:t>
      </w:r>
    </w:p>
    <w:p w14:paraId="672FF633"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Возможно устройство вышеуказанных перегородок из другого материала, отвечающих требованиям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по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по ГОСТ Р 51113-97 «Средства защитные банковские. Требования по устойчивости к взлому и методы испытаний (с Изменениями №1, 2)» и Бр2 класса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 </w:t>
      </w:r>
    </w:p>
    <w:p w14:paraId="3604EEE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Вход в помещение СОКР должен быть расположен со стороны </w:t>
      </w:r>
      <w:proofErr w:type="spellStart"/>
      <w:r w:rsidRPr="008B7AFB">
        <w:rPr>
          <w:rFonts w:ascii="Arial" w:hAnsi="Arial" w:cs="Arial"/>
          <w:color w:val="000000"/>
          <w:sz w:val="20"/>
          <w:lang w:val="ru-RU"/>
        </w:rPr>
        <w:t>бэк</w:t>
      </w:r>
      <w:proofErr w:type="spellEnd"/>
      <w:r w:rsidRPr="008B7AFB">
        <w:rPr>
          <w:rFonts w:ascii="Arial" w:hAnsi="Arial" w:cs="Arial"/>
          <w:color w:val="000000"/>
          <w:sz w:val="20"/>
          <w:lang w:val="ru-RU"/>
        </w:rPr>
        <w:t>-зоны, и не иметь прямого доступа из общей зоны обслуживания клиентов. Не рекомендуется устраивать вход в помещение СОКР, непосредственно из кабины клиента. Помещение СОКР должно быть оборудовано домофоном, при этом, вызывная панель устанавливается снаружи входной двери с СОКР для возможности ее визуального контроля изнутри помещения СОКР.</w:t>
      </w:r>
    </w:p>
    <w:p w14:paraId="764CD3E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Помещение СОКР должно отделяться от зоны для обслуживания клиентов защитной перегородкой с окном из бронестекла и лотком для передачи денежных средств. </w:t>
      </w:r>
    </w:p>
    <w:p w14:paraId="7C6923AB"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Окно в кассе должно быть выполнено по 2-му классу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51136-2008 «Стекла защитные. Общие требования». </w:t>
      </w:r>
    </w:p>
    <w:p w14:paraId="688A5B84"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Передаточный лоток должен обеспечивать устойчивость к взлому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по ГОСТ Р 51113-97 «Средства защитные банковские. Требования по устойчивости к взлому и методы испытаний (с Изменениями №1, 2)» и класс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не ниже Бр2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w:t>
      </w:r>
    </w:p>
    <w:p w14:paraId="1EE5D5A9"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lastRenderedPageBreak/>
        <w:t xml:space="preserve">Конструкция лотка должна исключать проникновение пули в защищаемую зону при выстреле из вне и возникновение при этом опасных для человека вторичных поражающих элементов. </w:t>
      </w:r>
    </w:p>
    <w:p w14:paraId="72426DC9"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Дверь СОКР должна открываться наружу, выполняться по II-</w:t>
      </w:r>
      <w:proofErr w:type="spellStart"/>
      <w:r w:rsidRPr="008B7AFB">
        <w:rPr>
          <w:rFonts w:ascii="Arial" w:hAnsi="Arial" w:cs="Arial"/>
          <w:color w:val="000000"/>
          <w:sz w:val="20"/>
          <w:lang w:val="ru-RU"/>
        </w:rPr>
        <w:t>му</w:t>
      </w:r>
      <w:proofErr w:type="spellEnd"/>
      <w:r w:rsidRPr="008B7AFB">
        <w:rPr>
          <w:rFonts w:ascii="Arial" w:hAnsi="Arial" w:cs="Arial"/>
          <w:color w:val="000000"/>
          <w:sz w:val="20"/>
          <w:lang w:val="ru-RU"/>
        </w:rPr>
        <w:t xml:space="preserve"> классу защиты от взлома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51072-2005 «Двери защитные. Общие технические требования и методы испытаний на устойчивость к взлому, </w:t>
      </w:r>
      <w:proofErr w:type="spellStart"/>
      <w:r w:rsidRPr="008B7AFB">
        <w:rPr>
          <w:rFonts w:ascii="Arial" w:hAnsi="Arial" w:cs="Arial"/>
          <w:color w:val="000000"/>
          <w:sz w:val="20"/>
          <w:lang w:val="ru-RU"/>
        </w:rPr>
        <w:t>пулестойкость</w:t>
      </w:r>
      <w:proofErr w:type="spellEnd"/>
      <w:r w:rsidRPr="008B7AFB">
        <w:rPr>
          <w:rFonts w:ascii="Arial" w:hAnsi="Arial" w:cs="Arial"/>
          <w:color w:val="000000"/>
          <w:sz w:val="20"/>
          <w:lang w:val="ru-RU"/>
        </w:rPr>
        <w:t xml:space="preserve"> и огнестойкость (с Изменением N 1)», иметь два врезных замка, установленными на расстоянии не менее 350 мм между замочными скважинами, один из которых запирается снаружи ключом, а изнутри –без применения ключа (на «барашек»). При закрытии двери изнутри без применения ключа должна соблюдаться возможность открывания замка снаружи ключом, и наоборот.  Второй замок должен быть </w:t>
      </w:r>
      <w:proofErr w:type="spellStart"/>
      <w:r w:rsidRPr="008B7AFB">
        <w:rPr>
          <w:rFonts w:ascii="Arial" w:hAnsi="Arial" w:cs="Arial"/>
          <w:color w:val="000000"/>
          <w:sz w:val="20"/>
          <w:lang w:val="ru-RU"/>
        </w:rPr>
        <w:t>сувальдного</w:t>
      </w:r>
      <w:proofErr w:type="spellEnd"/>
      <w:r w:rsidRPr="008B7AFB">
        <w:rPr>
          <w:rFonts w:ascii="Arial" w:hAnsi="Arial" w:cs="Arial"/>
          <w:color w:val="000000"/>
          <w:sz w:val="20"/>
          <w:lang w:val="ru-RU"/>
        </w:rPr>
        <w:t xml:space="preserve"> типа с выдвижными ригелями. Дополнительно дверь оборудуется противосъемным приспособлением. </w:t>
      </w:r>
    </w:p>
    <w:p w14:paraId="797ABD77"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Потолок помещения СОКР, в случае высоких потолков - более 3 м, допускается выполнять из металлических прутков диаметром не менее 16 мм, с размером ячеек 150х150 мм. Места прилегания прутков   друг к другу – провариваются.    Для образования защитного периметра помещения СОКР на перегородках из кирпича с уровня 2,1 м допускается устанавливать решетки до основного перекрытия из металлических прутков диаметром не менее 12 мм, с размером ячеек 150х150 мм. Места прилегания прутков друг к другу – провариваются.  </w:t>
      </w:r>
    </w:p>
    <w:p w14:paraId="74C36B66"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Для обеспечения доступа в пространство между решеткой и плитой перекрытия в решетке перегородки или решетчатом перекрытии помещения СОКР устраивается технологический люк размером не менее 600х600 мм из тех же металлических прутков, закрываемый на 4-е навесных замка с толщиной дужки не менее 16 мм.</w:t>
      </w:r>
    </w:p>
    <w:p w14:paraId="07FC1AEC"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Потолок исполняется в подшивном либо подвесном (</w:t>
      </w:r>
      <w:proofErr w:type="spellStart"/>
      <w:r w:rsidRPr="008B7AFB">
        <w:rPr>
          <w:rFonts w:ascii="Arial" w:hAnsi="Arial" w:cs="Arial"/>
          <w:color w:val="000000"/>
          <w:sz w:val="20"/>
          <w:lang w:val="ru-RU"/>
        </w:rPr>
        <w:t>Армстронг</w:t>
      </w:r>
      <w:proofErr w:type="spellEnd"/>
      <w:r w:rsidRPr="008B7AFB">
        <w:rPr>
          <w:rFonts w:ascii="Arial" w:hAnsi="Arial" w:cs="Arial"/>
          <w:color w:val="000000"/>
          <w:sz w:val="20"/>
          <w:lang w:val="ru-RU"/>
        </w:rPr>
        <w:t xml:space="preserve">) варианте, с устройством в подшивном потолке люка, совпадающего по расположению и размерам люка в металлической решетке. </w:t>
      </w:r>
    </w:p>
    <w:p w14:paraId="6DA194BE"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При выполнении потолка из металлической решетки, необходимо к решетке приварить металлический лист размером не менее чем 200х200 мм, для крепления датчика охранной сигнализации и установить в подшивном потолке из ГКЛ лючок, совпадающий по месту расположения приваренного листа.</w:t>
      </w:r>
    </w:p>
    <w:p w14:paraId="6AD42206" w14:textId="07919AE0"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При наличии в помещении СОКР окна, которое нельзя заложить кирпичной кладкой, стекло оклеивается защитной пленкой </w:t>
      </w:r>
      <w:del w:id="63" w:author="Administrator" w:date="2024-10-02T13:03:00Z">
        <w:r w:rsidRPr="008B7AFB" w:rsidDel="000C2852">
          <w:rPr>
            <w:rFonts w:ascii="Arial" w:hAnsi="Arial" w:cs="Arial"/>
            <w:color w:val="000000"/>
            <w:sz w:val="20"/>
            <w:lang w:val="ru-RU"/>
          </w:rPr>
          <w:delText>А3</w:delText>
        </w:r>
      </w:del>
      <w:ins w:id="64" w:author="Administrator" w:date="2024-10-02T13:03:00Z">
        <w:r w:rsidR="000C2852" w:rsidRPr="00556AEA">
          <w:rPr>
            <w:rFonts w:ascii="Arial" w:hAnsi="Arial" w:cs="Arial"/>
            <w:color w:val="000000"/>
            <w:sz w:val="20"/>
            <w:lang w:val="ru-RU"/>
          </w:rPr>
          <w:t>P4A, по ГОСТ Р 30826-2014 «Стекло многослойное. Технические условия»</w:t>
        </w:r>
      </w:ins>
      <w:r w:rsidRPr="008B7AFB">
        <w:rPr>
          <w:rFonts w:ascii="Arial" w:hAnsi="Arial" w:cs="Arial"/>
          <w:color w:val="000000"/>
          <w:sz w:val="20"/>
          <w:lang w:val="ru-RU"/>
        </w:rPr>
        <w:t xml:space="preserve"> и оконный проем изнутри оборудуется металлическими ставнями с толщиной листа не менее 3 мм, и одним навесным замком.</w:t>
      </w:r>
    </w:p>
    <w:p w14:paraId="672A3AAF"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Сейф, устанавливаемый в помещении СОКР, должен быть не ниже III класса устойчивости к взлому по ГОСТ Р 50862-2017 (EN 1143-1:2012) «Сейфы, сейфовые комнаты и хранилища ценностей. Требования и методы испытаний на устойчивость к взлому», а также иметь замки соответствующего класса устойчивости к взлому по ГОСТ Р 51053-2012 «Замки сейфовые. Требования и методы испытаний на устойчивость к несанкционированному открыванию».</w:t>
      </w:r>
    </w:p>
    <w:p w14:paraId="5A1A4B2D"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Соответствие ограждающих конструкций периметра, входной двери, окна с передаточным лотком заданным классам устойчивости к взлому и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подтверждается сертификатами соответствия.  </w:t>
      </w:r>
    </w:p>
    <w:p w14:paraId="3DC2E400"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 По всем скрытым работам по усилению конструкций в части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Подрядчиком составляются "Акты скрытых работ", с приложением фотоматериалов промежуточных работ и предоставляются на этапе рабочей комиссии по приемке объекта в эксплуатацию.</w:t>
      </w:r>
    </w:p>
    <w:p w14:paraId="78B1A7FE" w14:textId="77777777" w:rsidR="000510B2"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 целях снижения риска в процессе перемещения   денежных средств сотрудниками ОНФ, ВИП-модуля по </w:t>
      </w:r>
      <w:proofErr w:type="spellStart"/>
      <w:r w:rsidRPr="008B7AFB">
        <w:rPr>
          <w:rFonts w:ascii="Arial" w:hAnsi="Arial" w:cs="Arial"/>
          <w:color w:val="000000"/>
          <w:sz w:val="20"/>
          <w:lang w:val="ru-RU"/>
        </w:rPr>
        <w:t>оперзалу</w:t>
      </w:r>
      <w:proofErr w:type="spellEnd"/>
      <w:r w:rsidRPr="008B7AFB">
        <w:rPr>
          <w:rFonts w:ascii="Arial" w:hAnsi="Arial" w:cs="Arial"/>
          <w:color w:val="000000"/>
          <w:sz w:val="20"/>
          <w:lang w:val="ru-RU"/>
        </w:rPr>
        <w:t xml:space="preserve">, их помещения необходимо располагать по возможности как можно ближе к помещению старшего операционно-кассового работника. </w:t>
      </w:r>
    </w:p>
    <w:p w14:paraId="5286ACDD" w14:textId="77777777" w:rsidR="000510B2" w:rsidRPr="008B7AFB" w:rsidRDefault="000510B2" w:rsidP="000510B2">
      <w:pPr>
        <w:pStyle w:val="ReportText"/>
        <w:jc w:val="both"/>
        <w:rPr>
          <w:rFonts w:ascii="Arial" w:hAnsi="Arial" w:cs="Arial"/>
          <w:color w:val="000000"/>
          <w:sz w:val="20"/>
          <w:lang w:val="ru-RU"/>
        </w:rPr>
      </w:pPr>
    </w:p>
    <w:p w14:paraId="13A28237"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 xml:space="preserve">Требования по технической </w:t>
      </w:r>
      <w:proofErr w:type="spellStart"/>
      <w:r w:rsidRPr="00097E32">
        <w:rPr>
          <w:rFonts w:ascii="Arial" w:hAnsi="Arial" w:cs="Arial"/>
          <w:b/>
          <w:bCs/>
          <w:color w:val="000000"/>
          <w:sz w:val="20"/>
          <w:lang w:val="ru-RU"/>
        </w:rPr>
        <w:t>укрепленности</w:t>
      </w:r>
      <w:proofErr w:type="spellEnd"/>
      <w:r w:rsidRPr="00097E32">
        <w:rPr>
          <w:rFonts w:ascii="Arial" w:hAnsi="Arial" w:cs="Arial"/>
          <w:b/>
          <w:bCs/>
          <w:color w:val="000000"/>
          <w:sz w:val="20"/>
          <w:lang w:val="ru-RU"/>
        </w:rPr>
        <w:t xml:space="preserve"> ОКВКУ</w:t>
      </w:r>
    </w:p>
    <w:p w14:paraId="5C6A28FB"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2.3.2.2.5.1 ОКВКУ располагаются на территории сторонних организаций и должны быть выполнены в виде защитных кабин по ГОСТ Р 50941-2017 «Кабина защитная. Общие технические требования и методы испытаний».</w:t>
      </w:r>
    </w:p>
    <w:p w14:paraId="6FB31D71"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2.3.2.2.5.2 Все ограждающие конструкции кабины (включая потолок) должны быть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защиты по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по ГОСТ Р 51113-97 «Средства защитные банковские. Требования </w:t>
      </w:r>
      <w:r w:rsidRPr="008B7AFB">
        <w:rPr>
          <w:rFonts w:ascii="Arial" w:hAnsi="Arial" w:cs="Arial"/>
          <w:color w:val="000000"/>
          <w:sz w:val="20"/>
          <w:lang w:val="ru-RU"/>
        </w:rPr>
        <w:lastRenderedPageBreak/>
        <w:t xml:space="preserve">по устойчивости к взлому и методы испытаний (с Изменениями №1, 2)»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 </w:t>
      </w:r>
    </w:p>
    <w:p w14:paraId="457D6658"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 Дверь ОКВКУ должна открываться наружу, выполняться по II-</w:t>
      </w:r>
      <w:proofErr w:type="spellStart"/>
      <w:r w:rsidRPr="008B7AFB">
        <w:rPr>
          <w:rFonts w:ascii="Arial" w:hAnsi="Arial" w:cs="Arial"/>
          <w:color w:val="000000"/>
          <w:sz w:val="20"/>
          <w:lang w:val="ru-RU"/>
        </w:rPr>
        <w:t>му</w:t>
      </w:r>
      <w:proofErr w:type="spellEnd"/>
      <w:r w:rsidRPr="008B7AFB">
        <w:rPr>
          <w:rFonts w:ascii="Arial" w:hAnsi="Arial" w:cs="Arial"/>
          <w:color w:val="000000"/>
          <w:sz w:val="20"/>
          <w:lang w:val="ru-RU"/>
        </w:rPr>
        <w:t xml:space="preserve"> классу защиты от взлома и не ниже Бр-2 класса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51072-2005 «Двери защитные. Общие технические требования и методы испытаний на устойчивость к взлому, </w:t>
      </w:r>
      <w:proofErr w:type="spellStart"/>
      <w:r w:rsidRPr="008B7AFB">
        <w:rPr>
          <w:rFonts w:ascii="Arial" w:hAnsi="Arial" w:cs="Arial"/>
          <w:color w:val="000000"/>
          <w:sz w:val="20"/>
          <w:lang w:val="ru-RU"/>
        </w:rPr>
        <w:t>пулестойкость</w:t>
      </w:r>
      <w:proofErr w:type="spellEnd"/>
      <w:r w:rsidRPr="008B7AFB">
        <w:rPr>
          <w:rFonts w:ascii="Arial" w:hAnsi="Arial" w:cs="Arial"/>
          <w:color w:val="000000"/>
          <w:sz w:val="20"/>
          <w:lang w:val="ru-RU"/>
        </w:rPr>
        <w:t xml:space="preserve"> и огнестойкость (с Изменением N 1)», иметь два врезных замка, установленными на расстоянии не менее 350 мм между замочными скважинами, один из которых запирается снаружи ключом, а изнутри –без применения ключа (на «барашек»). При закрытии двери изнутри без применения ключа должна соблюдаться возможность открывания замка снаружи ключом, и наоборот.  Второй замок должен быть </w:t>
      </w:r>
      <w:proofErr w:type="spellStart"/>
      <w:r w:rsidRPr="008B7AFB">
        <w:rPr>
          <w:rFonts w:ascii="Arial" w:hAnsi="Arial" w:cs="Arial"/>
          <w:color w:val="000000"/>
          <w:sz w:val="20"/>
          <w:lang w:val="ru-RU"/>
        </w:rPr>
        <w:t>сувальдного</w:t>
      </w:r>
      <w:proofErr w:type="spellEnd"/>
      <w:r w:rsidRPr="008B7AFB">
        <w:rPr>
          <w:rFonts w:ascii="Arial" w:hAnsi="Arial" w:cs="Arial"/>
          <w:color w:val="000000"/>
          <w:sz w:val="20"/>
          <w:lang w:val="ru-RU"/>
        </w:rPr>
        <w:t xml:space="preserve"> типа с выдвижными ригелями. Дополнительно дверь оборудуется противосъемным приспособлением. </w:t>
      </w:r>
    </w:p>
    <w:p w14:paraId="76CC2631"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Окно в кассе должно быть выполнено по 2-му классу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по ГОСТ Р 51136-2008 «Стекла защитные. Общие требования». </w:t>
      </w:r>
    </w:p>
    <w:p w14:paraId="10E2190B"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Передаточный лоток должен обеспечивать устойчивость к взлому не ниже 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по ГОСТ Р 51113-97 «Средства защитные банковские. Требования по устойчивости к взлому и методы испытаний (с Изменениями №1, 2)» и класс защиты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не ниже Бр2 по ГОСТ Р 51112-97 «Средства защитные банковские. Требования по </w:t>
      </w:r>
      <w:proofErr w:type="spellStart"/>
      <w:r w:rsidRPr="008B7AFB">
        <w:rPr>
          <w:rFonts w:ascii="Arial" w:hAnsi="Arial" w:cs="Arial"/>
          <w:color w:val="000000"/>
          <w:sz w:val="20"/>
          <w:lang w:val="ru-RU"/>
        </w:rPr>
        <w:t>пулестойкости</w:t>
      </w:r>
      <w:proofErr w:type="spellEnd"/>
      <w:r w:rsidRPr="008B7AFB">
        <w:rPr>
          <w:rFonts w:ascii="Arial" w:hAnsi="Arial" w:cs="Arial"/>
          <w:color w:val="000000"/>
          <w:sz w:val="20"/>
          <w:lang w:val="ru-RU"/>
        </w:rPr>
        <w:t xml:space="preserve"> и методы испытаний (с Изменениями N 1, 2, 3, 4)».</w:t>
      </w:r>
    </w:p>
    <w:p w14:paraId="4CE77C8F"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Конструкция лотка должна исключать проникновение пули в защищаемую зону при выстреле из вне и возникновение при этом опасных для человека вторичных поражающих элементов.</w:t>
      </w:r>
    </w:p>
    <w:p w14:paraId="67A2515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2.3.2.2.5.3 ОКВКУ должна иметь в своем составе сейф не ниже III класса устойчивости ко взлому по ГОСТ Р 50862-2017 (EN 1143-1:2012) «Сейфы, сейфовые комнаты и хранилища ценностей. Требования и методы испытаний на устойчивость к взлому». Замки на сейфе должны совпадать по классу устойчивости к взлому самого сейфа и соответствовать требованиям ГОСТ Р 51053-2012 «Замки сейфовые. Требования и методы испытаний на устойчивость к несанкционированному открыванию».</w:t>
      </w:r>
    </w:p>
    <w:p w14:paraId="59166252" w14:textId="77777777" w:rsidR="000510B2" w:rsidRPr="008B7AFB" w:rsidRDefault="000510B2" w:rsidP="000510B2">
      <w:pPr>
        <w:pStyle w:val="ReportText"/>
        <w:jc w:val="both"/>
        <w:rPr>
          <w:rFonts w:ascii="Arial" w:hAnsi="Arial" w:cs="Arial"/>
          <w:color w:val="000000"/>
          <w:sz w:val="20"/>
          <w:lang w:val="ru-RU"/>
        </w:rPr>
      </w:pPr>
    </w:p>
    <w:p w14:paraId="4AC6D215"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Депозитарий (хранилище ценностей клиентов)</w:t>
      </w:r>
    </w:p>
    <w:p w14:paraId="487657DB"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Помещение депозитария, при проектировании нового объекта Банка, необходимо планировать таким образом, чтобы стены депозитария не являлись смежными со стенами сторонних организаций.</w:t>
      </w:r>
    </w:p>
    <w:p w14:paraId="7F15396E"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 случае примыкания стен депозитария к стенам сторонних организаций необходимо организовать смотровые коридоры.  </w:t>
      </w:r>
    </w:p>
    <w:p w14:paraId="6C493F19"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Ширина смотровых коридоров должна быть не менее 0,6 м. Входы в смотровые коридоры закрываются защитными металлическими решетчатыми дверями.</w:t>
      </w:r>
    </w:p>
    <w:p w14:paraId="510691F3"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Все ограждающие конструкции депозитария выполняются по III-</w:t>
      </w:r>
      <w:proofErr w:type="spellStart"/>
      <w:r w:rsidRPr="008B7AFB">
        <w:rPr>
          <w:rFonts w:ascii="Arial" w:hAnsi="Arial" w:cs="Arial"/>
          <w:color w:val="000000"/>
          <w:sz w:val="20"/>
          <w:lang w:val="ru-RU"/>
        </w:rPr>
        <w:t>му</w:t>
      </w:r>
      <w:proofErr w:type="spellEnd"/>
      <w:r w:rsidRPr="008B7AFB">
        <w:rPr>
          <w:rFonts w:ascii="Arial" w:hAnsi="Arial" w:cs="Arial"/>
          <w:color w:val="000000"/>
          <w:sz w:val="20"/>
          <w:lang w:val="ru-RU"/>
        </w:rPr>
        <w:t xml:space="preserve"> классу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по ГОСТ Р 51113-97 «Средства защитные банковские. Требования по устойчивости к взлому и методы испытаний (с Изменениями №1, 2)».  При выполнении стен в полкирпича или при устройстве других ограждающих конструкций депозитария (пола, потолка) по II-</w:t>
      </w:r>
      <w:proofErr w:type="spellStart"/>
      <w:r w:rsidRPr="008B7AFB">
        <w:rPr>
          <w:rFonts w:ascii="Arial" w:hAnsi="Arial" w:cs="Arial"/>
          <w:color w:val="000000"/>
          <w:sz w:val="20"/>
          <w:lang w:val="ru-RU"/>
        </w:rPr>
        <w:t>му</w:t>
      </w:r>
      <w:proofErr w:type="spellEnd"/>
      <w:r w:rsidRPr="008B7AFB">
        <w:rPr>
          <w:rFonts w:ascii="Arial" w:hAnsi="Arial" w:cs="Arial"/>
          <w:color w:val="000000"/>
          <w:sz w:val="20"/>
          <w:lang w:val="ru-RU"/>
        </w:rPr>
        <w:t xml:space="preserve"> классу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их необходимо   обрешетить изнутри помещения по периметру металлическими прутками диаметром не менее 10 мм, с размером ячеек 150х150. Места прилегания прутков   друг к другу - провариваются.</w:t>
      </w:r>
    </w:p>
    <w:p w14:paraId="0419F877"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Усиление стен, перекрытий и перегородок металлическими решетками должно производиться по всей площади с внутренней стороны помещения. Решетки привариваются к стальным анкерам диаметром не менее 12 мм и заглубленным в стену на 80 мм (к закладным деталям из стальной полосы 100х50х6 мм, пристреливаемым четырьмя дюбелями) с шагом не более 500х500 мм. </w:t>
      </w:r>
    </w:p>
    <w:p w14:paraId="735D90E5"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При высоте потолков здания более чем 3 м, в котором располагается депозитарий, допускается отдельно перекрывать потолок помещения депозитария </w:t>
      </w:r>
      <w:proofErr w:type="spellStart"/>
      <w:r w:rsidRPr="008B7AFB">
        <w:rPr>
          <w:rFonts w:ascii="Arial" w:hAnsi="Arial" w:cs="Arial"/>
          <w:color w:val="000000"/>
          <w:sz w:val="20"/>
          <w:lang w:val="ru-RU"/>
        </w:rPr>
        <w:t>бронепанелями</w:t>
      </w:r>
      <w:proofErr w:type="spellEnd"/>
      <w:r w:rsidRPr="008B7AFB">
        <w:rPr>
          <w:rFonts w:ascii="Arial" w:hAnsi="Arial" w:cs="Arial"/>
          <w:color w:val="000000"/>
          <w:sz w:val="20"/>
          <w:lang w:val="ru-RU"/>
        </w:rPr>
        <w:t xml:space="preserve"> или других конструкциями не ниже III-</w:t>
      </w:r>
      <w:proofErr w:type="spellStart"/>
      <w:r w:rsidRPr="008B7AFB">
        <w:rPr>
          <w:rFonts w:ascii="Arial" w:hAnsi="Arial" w:cs="Arial"/>
          <w:color w:val="000000"/>
          <w:sz w:val="20"/>
          <w:lang w:val="ru-RU"/>
        </w:rPr>
        <w:t>го</w:t>
      </w:r>
      <w:proofErr w:type="spellEnd"/>
      <w:r w:rsidRPr="008B7AFB">
        <w:rPr>
          <w:rFonts w:ascii="Arial" w:hAnsi="Arial" w:cs="Arial"/>
          <w:color w:val="000000"/>
          <w:sz w:val="20"/>
          <w:lang w:val="ru-RU"/>
        </w:rPr>
        <w:t xml:space="preserve"> класса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по ГОСТ Р 51113-97 «Средства защитные банковские. Требования по устойчивости к взлому и методы испытаний (с Изменениями №1, 2)».</w:t>
      </w:r>
    </w:p>
    <w:p w14:paraId="678C8CB6"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lastRenderedPageBreak/>
        <w:t>При варианте исполнения в депозитарии подшивного потолка, в нем необходимо устройство специального лючка размером не менее чем 200х200 мм, для возможности крепления датчика охранной сигнализации на конструкцию основного потолка.</w:t>
      </w:r>
    </w:p>
    <w:p w14:paraId="1E021196" w14:textId="77777777" w:rsidR="00233B56" w:rsidRPr="00233B56" w:rsidRDefault="00233B56" w:rsidP="00E50C04">
      <w:pPr>
        <w:pStyle w:val="ReportText"/>
        <w:numPr>
          <w:ilvl w:val="4"/>
          <w:numId w:val="50"/>
        </w:numPr>
        <w:ind w:left="0" w:firstLine="0"/>
        <w:jc w:val="both"/>
        <w:rPr>
          <w:rFonts w:ascii="Arial" w:hAnsi="Arial" w:cs="Arial"/>
          <w:color w:val="000000"/>
          <w:sz w:val="20"/>
          <w:lang w:val="ru-RU"/>
        </w:rPr>
      </w:pPr>
      <w:r w:rsidRPr="00233B56">
        <w:rPr>
          <w:rFonts w:ascii="Arial" w:hAnsi="Arial" w:cs="Arial"/>
          <w:color w:val="000000"/>
          <w:sz w:val="20"/>
          <w:lang w:val="ru-RU"/>
        </w:rPr>
        <w:t xml:space="preserve">Основная дверь  должна открываться наружу, иметь третий  класс защиты, совпадающий по классу с ограждающими конструкциями и соответствовать ГОСТ Р 50862-2017 (EN 1143-1:2012) «Сейфы, сейфовые комнаты и хранилища ценностей. Требования и методы испытаний на устойчивость к взлому». Дверь должна иметь  два  специальных сейфовых замка соответствующего класса устойчивости двери  к взлому и  врезных замка </w:t>
      </w:r>
      <w:proofErr w:type="spellStart"/>
      <w:r w:rsidRPr="00233B56">
        <w:rPr>
          <w:rFonts w:ascii="Arial" w:hAnsi="Arial" w:cs="Arial"/>
          <w:color w:val="000000"/>
          <w:sz w:val="20"/>
          <w:lang w:val="ru-RU"/>
        </w:rPr>
        <w:t>сувальдного</w:t>
      </w:r>
      <w:proofErr w:type="spellEnd"/>
      <w:r w:rsidRPr="00233B56">
        <w:rPr>
          <w:rFonts w:ascii="Arial" w:hAnsi="Arial" w:cs="Arial"/>
          <w:color w:val="000000"/>
          <w:sz w:val="20"/>
          <w:lang w:val="ru-RU"/>
        </w:rPr>
        <w:t xml:space="preserve"> типа, установленными на расстоянии не менее 350 мм между замочными скважинами. </w:t>
      </w:r>
    </w:p>
    <w:p w14:paraId="506979D6" w14:textId="49A1C6F9" w:rsidR="00233B56" w:rsidRPr="00233B56" w:rsidRDefault="00233B56" w:rsidP="00E50C04">
      <w:pPr>
        <w:pStyle w:val="ReportText"/>
        <w:jc w:val="both"/>
        <w:rPr>
          <w:rFonts w:ascii="Arial" w:hAnsi="Arial" w:cs="Arial"/>
          <w:color w:val="000000"/>
          <w:sz w:val="20"/>
          <w:lang w:val="ru-RU"/>
        </w:rPr>
      </w:pPr>
      <w:r w:rsidRPr="00233B56">
        <w:rPr>
          <w:rFonts w:ascii="Arial" w:hAnsi="Arial" w:cs="Arial"/>
          <w:color w:val="000000"/>
          <w:sz w:val="20"/>
          <w:lang w:val="ru-RU"/>
        </w:rPr>
        <w:t xml:space="preserve"> Дверь оборудуется противосъемным приспособлением. </w:t>
      </w:r>
    </w:p>
    <w:p w14:paraId="7973F87B" w14:textId="77777777" w:rsidR="00233B56" w:rsidRPr="00233B56" w:rsidRDefault="00233B56" w:rsidP="00E50C04">
      <w:pPr>
        <w:pStyle w:val="ReportText"/>
        <w:jc w:val="both"/>
        <w:rPr>
          <w:rFonts w:ascii="Arial" w:hAnsi="Arial" w:cs="Arial"/>
          <w:color w:val="000000"/>
          <w:sz w:val="20"/>
          <w:lang w:val="ru-RU"/>
        </w:rPr>
      </w:pPr>
      <w:r w:rsidRPr="00233B56">
        <w:rPr>
          <w:rFonts w:ascii="Arial" w:hAnsi="Arial" w:cs="Arial"/>
          <w:color w:val="000000"/>
          <w:sz w:val="20"/>
          <w:lang w:val="ru-RU"/>
        </w:rPr>
        <w:t xml:space="preserve">Для исключения компрометации ключей на стадии изготовления дверей, их доставки и установки конструкция замков должна иметь функцию перекодировки после их установки на объекте. Все комплекты штатных ключей от дверей Депозитария  должны передаваться Заказчику в заводской  упаковке.   Как вариант, возможно   проводить замену   замков в присутствии Заказчика  с одновременной передачей  ему ключей от Депозитария. </w:t>
      </w:r>
    </w:p>
    <w:p w14:paraId="5C423C80" w14:textId="71107C8B" w:rsidR="000510B2" w:rsidRPr="008B7AFB" w:rsidRDefault="00233B56" w:rsidP="00E50C04">
      <w:pPr>
        <w:pStyle w:val="ReportText"/>
        <w:numPr>
          <w:ilvl w:val="4"/>
          <w:numId w:val="50"/>
        </w:numPr>
        <w:ind w:left="0" w:firstLine="0"/>
        <w:jc w:val="both"/>
        <w:rPr>
          <w:rFonts w:ascii="Arial" w:hAnsi="Arial" w:cs="Arial"/>
          <w:color w:val="000000"/>
          <w:sz w:val="20"/>
          <w:lang w:val="ru-RU"/>
        </w:rPr>
      </w:pPr>
      <w:r w:rsidRPr="00233B56">
        <w:rPr>
          <w:rFonts w:ascii="Arial" w:hAnsi="Arial" w:cs="Arial"/>
          <w:color w:val="000000"/>
          <w:sz w:val="20"/>
          <w:lang w:val="ru-RU"/>
        </w:rPr>
        <w:t xml:space="preserve">Дополнительно в проеме  c внутренней стороны депозитария устанавливается металлическая решетчатая дверь с одним врезным замком,  выполненная из  прутка  толщиной не менее 16 мм и  с размером ячеек  не более 150х150 </w:t>
      </w:r>
      <w:proofErr w:type="spellStart"/>
      <w:r w:rsidRPr="00233B56">
        <w:rPr>
          <w:rFonts w:ascii="Arial" w:hAnsi="Arial" w:cs="Arial"/>
          <w:color w:val="000000"/>
          <w:sz w:val="20"/>
          <w:lang w:val="ru-RU"/>
        </w:rPr>
        <w:t>мм.</w:t>
      </w:r>
      <w:r w:rsidR="000510B2" w:rsidRPr="008B7AFB">
        <w:rPr>
          <w:rFonts w:ascii="Arial" w:hAnsi="Arial" w:cs="Arial"/>
          <w:color w:val="000000"/>
          <w:sz w:val="20"/>
          <w:lang w:val="ru-RU"/>
        </w:rPr>
        <w:t>В</w:t>
      </w:r>
      <w:proofErr w:type="spellEnd"/>
      <w:r w:rsidR="000510B2" w:rsidRPr="008B7AFB">
        <w:rPr>
          <w:rFonts w:ascii="Arial" w:hAnsi="Arial" w:cs="Arial"/>
          <w:color w:val="000000"/>
          <w:sz w:val="20"/>
          <w:lang w:val="ru-RU"/>
        </w:rPr>
        <w:t xml:space="preserve"> целях сохранения конфиденциальности действий клиента при работе с ценностями, дверь в </w:t>
      </w:r>
      <w:proofErr w:type="spellStart"/>
      <w:r w:rsidR="000510B2" w:rsidRPr="008B7AFB">
        <w:rPr>
          <w:rFonts w:ascii="Arial" w:hAnsi="Arial" w:cs="Arial"/>
          <w:color w:val="000000"/>
          <w:sz w:val="20"/>
          <w:lang w:val="ru-RU"/>
        </w:rPr>
        <w:t>преддепозитарий</w:t>
      </w:r>
      <w:proofErr w:type="spellEnd"/>
      <w:r w:rsidR="000510B2" w:rsidRPr="008B7AFB">
        <w:rPr>
          <w:rFonts w:ascii="Arial" w:hAnsi="Arial" w:cs="Arial"/>
          <w:color w:val="000000"/>
          <w:sz w:val="20"/>
          <w:lang w:val="ru-RU"/>
        </w:rPr>
        <w:t xml:space="preserve"> должна быть глухой (непрозрачной) и конструкция должна позволять техническую возможность установки электромагнитного замка системы контроля и управления доступом.</w:t>
      </w:r>
    </w:p>
    <w:p w14:paraId="7417D396"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На этапе рабочей комиссии по приемке объекта в эксплуатацию информация о классе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конструкций должна подтверждаться сертификатами соответствия, официальными документально (документы БТИ, проектная документация и т.п.) или результатами исследования конструкций специализированными компаниями.</w:t>
      </w:r>
    </w:p>
    <w:p w14:paraId="511D2092" w14:textId="77777777" w:rsidR="000510B2"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По всем скрытым работам по усилению конструкций в части </w:t>
      </w:r>
      <w:proofErr w:type="spellStart"/>
      <w:r w:rsidRPr="008B7AFB">
        <w:rPr>
          <w:rFonts w:ascii="Arial" w:hAnsi="Arial" w:cs="Arial"/>
          <w:color w:val="000000"/>
          <w:sz w:val="20"/>
          <w:lang w:val="ru-RU"/>
        </w:rPr>
        <w:t>взломостойкости</w:t>
      </w:r>
      <w:proofErr w:type="spellEnd"/>
      <w:r w:rsidRPr="008B7AFB">
        <w:rPr>
          <w:rFonts w:ascii="Arial" w:hAnsi="Arial" w:cs="Arial"/>
          <w:color w:val="000000"/>
          <w:sz w:val="20"/>
          <w:lang w:val="ru-RU"/>
        </w:rPr>
        <w:t xml:space="preserve"> Подрядчиком составляются "Акты скрытых работ", с приложением фотоматериалов промежуточных работ и предоставляются на этапе рабочей комиссии по приемке объекта в эксплуатацию.</w:t>
      </w:r>
    </w:p>
    <w:p w14:paraId="65775D46" w14:textId="77777777" w:rsidR="000510B2" w:rsidRPr="008B7AFB" w:rsidRDefault="000510B2" w:rsidP="000510B2">
      <w:pPr>
        <w:pStyle w:val="ReportText"/>
        <w:jc w:val="both"/>
        <w:rPr>
          <w:rFonts w:ascii="Arial" w:hAnsi="Arial" w:cs="Arial"/>
          <w:color w:val="000000"/>
          <w:sz w:val="20"/>
          <w:lang w:val="ru-RU"/>
        </w:rPr>
      </w:pPr>
    </w:p>
    <w:p w14:paraId="2F423746" w14:textId="77777777" w:rsidR="000510B2" w:rsidRPr="00097E32" w:rsidRDefault="000510B2" w:rsidP="000510B2">
      <w:pPr>
        <w:pStyle w:val="ReportText"/>
        <w:numPr>
          <w:ilvl w:val="2"/>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Требования к помещениям охраны объекта</w:t>
      </w:r>
    </w:p>
    <w:p w14:paraId="1A4F410A"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Постом охраны оборудуются входные группы следующих подразделений Банка: здания Центрального офиса, региональных операционных центров, филиалов, операционных офисов филиалов Банка, кассовых центров.</w:t>
      </w:r>
    </w:p>
    <w:p w14:paraId="6D7ED07B"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Помещение поста охраны на входах в здание должно иметь площадь не менее 3 м2 на одного работника охраны. Вход в помещение поста охраны следует предусматривать из зоны с ограниченным доступом. Пост охраны должен быть оборудован лотком для передачи документов работнику охраны и окном с размерами сторон не менее чем 90х90 см.</w:t>
      </w:r>
    </w:p>
    <w:p w14:paraId="3510F333"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Мониторная предназначена для размещения аппаратуры систем сигнализации, модулей аппаратуры сбора и обработки информации, контроля доступа и видеонаблюдения. </w:t>
      </w:r>
    </w:p>
    <w:p w14:paraId="664EB062"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проектировании площадь мониторной, следует принимать не менее 15кв.м. При размещении приемного оборудования пожарной сигнализации и/ими системы оповещения и управления эвакуацией при пожаре мониторная должна иметь естественное освещение и располагаться на первом этаже. При невозможности размещения мониторной на первом этаже, допускается размещение на вышележащем этаже, при этом выход из него должен быть в вестибюль или коридор, примыкающий к лестничной клетке, имеющей непосредственный выход наружу здания.</w:t>
      </w:r>
    </w:p>
    <w:p w14:paraId="73D19D07"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К помещению мониторной должно примыкать техническое помещение для размещения технологического оборудования технических систем безопасности. Допускается делать вход в данное помещение из помещения мониторной.</w:t>
      </w:r>
    </w:p>
    <w:p w14:paraId="4B82184B"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lastRenderedPageBreak/>
        <w:t>Помещение мониторной и технического помещения должны быть оборудованы приточно-вытяжной системой вентиляции и дополнительно автономной сплит-системой, а также аварийным освещением.</w:t>
      </w:r>
    </w:p>
    <w:p w14:paraId="58EACDBC" w14:textId="3C8EFAFA" w:rsidR="000510B2" w:rsidRDefault="000510B2" w:rsidP="000510B2">
      <w:pPr>
        <w:pStyle w:val="ReportText"/>
        <w:numPr>
          <w:ilvl w:val="3"/>
          <w:numId w:val="50"/>
        </w:numPr>
        <w:ind w:left="0" w:firstLine="0"/>
        <w:jc w:val="both"/>
        <w:rPr>
          <w:ins w:id="65" w:author="Administrator" w:date="2024-10-02T13:05:00Z"/>
          <w:rFonts w:ascii="Arial" w:hAnsi="Arial" w:cs="Arial"/>
          <w:color w:val="000000"/>
          <w:sz w:val="20"/>
          <w:lang w:val="ru-RU"/>
        </w:rPr>
      </w:pPr>
      <w:r w:rsidRPr="008B7AFB">
        <w:rPr>
          <w:rFonts w:ascii="Arial" w:hAnsi="Arial" w:cs="Arial"/>
          <w:color w:val="000000"/>
          <w:sz w:val="20"/>
          <w:lang w:val="ru-RU"/>
        </w:rPr>
        <w:t xml:space="preserve">Дверь помещения мониторной должна быть металлической – 2 листа металла по 2 мм, оборудована одним врезным замком </w:t>
      </w:r>
      <w:proofErr w:type="spellStart"/>
      <w:r w:rsidRPr="008B7AFB">
        <w:rPr>
          <w:rFonts w:ascii="Arial" w:hAnsi="Arial" w:cs="Arial"/>
          <w:color w:val="000000"/>
          <w:sz w:val="20"/>
          <w:lang w:val="ru-RU"/>
        </w:rPr>
        <w:t>сувальдного</w:t>
      </w:r>
      <w:proofErr w:type="spellEnd"/>
      <w:r w:rsidRPr="008B7AFB">
        <w:rPr>
          <w:rFonts w:ascii="Arial" w:hAnsi="Arial" w:cs="Arial"/>
          <w:color w:val="000000"/>
          <w:sz w:val="20"/>
          <w:lang w:val="ru-RU"/>
        </w:rPr>
        <w:t xml:space="preserve"> типа и замком, открываемым изнутри без ключа. </w:t>
      </w:r>
    </w:p>
    <w:p w14:paraId="543F213C" w14:textId="77777777" w:rsidR="000C2852" w:rsidRDefault="000C2852">
      <w:pPr>
        <w:pStyle w:val="ReportText"/>
        <w:jc w:val="both"/>
        <w:rPr>
          <w:ins w:id="66" w:author="Administrator" w:date="2024-10-02T13:05:00Z"/>
          <w:rFonts w:ascii="Arial" w:hAnsi="Arial" w:cs="Arial"/>
          <w:color w:val="000000"/>
          <w:sz w:val="20"/>
          <w:lang w:val="ru-RU"/>
        </w:rPr>
        <w:pPrChange w:id="67" w:author="Administrator" w:date="2024-10-02T13:05:00Z">
          <w:pPr>
            <w:pStyle w:val="ReportText"/>
            <w:numPr>
              <w:ilvl w:val="3"/>
              <w:numId w:val="50"/>
            </w:numPr>
            <w:ind w:left="1728" w:hanging="648"/>
            <w:jc w:val="both"/>
          </w:pPr>
        </w:pPrChange>
      </w:pPr>
    </w:p>
    <w:p w14:paraId="22B5FCB6" w14:textId="0D1EE332" w:rsidR="000C2852" w:rsidRPr="00BA5F9E" w:rsidRDefault="000C2852">
      <w:pPr>
        <w:pStyle w:val="af5"/>
        <w:numPr>
          <w:ilvl w:val="2"/>
          <w:numId w:val="50"/>
        </w:numPr>
        <w:tabs>
          <w:tab w:val="left" w:pos="0"/>
        </w:tabs>
        <w:ind w:left="0" w:firstLine="0"/>
        <w:jc w:val="both"/>
        <w:rPr>
          <w:ins w:id="68" w:author="Administrator" w:date="2024-10-02T13:05:00Z"/>
          <w:rFonts w:ascii="Arial" w:hAnsi="Arial" w:cs="Arial"/>
          <w:b/>
          <w:bCs/>
          <w:highlight w:val="yellow"/>
          <w:lang w:val="ru-RU" w:eastAsia="ru-RU"/>
          <w:rPrChange w:id="69" w:author="Administrator" w:date="2024-10-02T15:05:00Z">
            <w:rPr>
              <w:ins w:id="70" w:author="Administrator" w:date="2024-10-02T13:05:00Z"/>
              <w:lang w:val="ru-RU" w:eastAsia="ru-RU"/>
            </w:rPr>
          </w:rPrChange>
        </w:rPr>
        <w:pPrChange w:id="71" w:author="Administrator" w:date="2024-10-02T13:05:00Z">
          <w:pPr>
            <w:numPr>
              <w:ilvl w:val="1"/>
              <w:numId w:val="54"/>
            </w:numPr>
            <w:tabs>
              <w:tab w:val="left" w:pos="0"/>
            </w:tabs>
            <w:ind w:left="540" w:hanging="540"/>
            <w:jc w:val="both"/>
          </w:pPr>
        </w:pPrChange>
      </w:pPr>
      <w:ins w:id="72" w:author="Administrator" w:date="2024-10-02T13:05:00Z">
        <w:r w:rsidRPr="00BA5F9E">
          <w:rPr>
            <w:rFonts w:ascii="Arial" w:hAnsi="Arial" w:cs="Arial"/>
            <w:b/>
            <w:bCs/>
            <w:highlight w:val="yellow"/>
            <w:lang w:val="ru-RU" w:eastAsia="ru-RU"/>
            <w:rPrChange w:id="73" w:author="Administrator" w:date="2024-10-02T15:05:00Z">
              <w:rPr>
                <w:lang w:val="ru-RU" w:eastAsia="ru-RU"/>
              </w:rPr>
            </w:rPrChange>
          </w:rPr>
          <w:t xml:space="preserve">Требования к оформлению сертификатов соответствия по технической </w:t>
        </w:r>
        <w:proofErr w:type="spellStart"/>
        <w:r w:rsidRPr="00BA5F9E">
          <w:rPr>
            <w:rFonts w:ascii="Arial" w:hAnsi="Arial" w:cs="Arial"/>
            <w:b/>
            <w:bCs/>
            <w:highlight w:val="yellow"/>
            <w:lang w:val="ru-RU" w:eastAsia="ru-RU"/>
            <w:rPrChange w:id="74" w:author="Administrator" w:date="2024-10-02T15:05:00Z">
              <w:rPr>
                <w:lang w:val="ru-RU" w:eastAsia="ru-RU"/>
              </w:rPr>
            </w:rPrChange>
          </w:rPr>
          <w:t>укрепленности</w:t>
        </w:r>
        <w:proofErr w:type="spellEnd"/>
      </w:ins>
    </w:p>
    <w:p w14:paraId="3AACA06B" w14:textId="730921A0" w:rsidR="000C2852" w:rsidRPr="00BA5F9E" w:rsidRDefault="000C2852">
      <w:pPr>
        <w:jc w:val="both"/>
        <w:rPr>
          <w:ins w:id="75" w:author="Administrator" w:date="2024-10-02T13:05:00Z"/>
          <w:rFonts w:ascii="Arial" w:hAnsi="Arial" w:cs="Arial"/>
          <w:highlight w:val="yellow"/>
          <w:lang w:val="ru-RU" w:eastAsia="ru-RU"/>
          <w:rPrChange w:id="76" w:author="Administrator" w:date="2024-10-02T15:05:00Z">
            <w:rPr>
              <w:ins w:id="77" w:author="Administrator" w:date="2024-10-02T13:05:00Z"/>
              <w:sz w:val="24"/>
              <w:lang w:val="ru-RU" w:eastAsia="ru-RU"/>
            </w:rPr>
          </w:rPrChange>
        </w:rPr>
        <w:pPrChange w:id="78" w:author="Administrator" w:date="2024-10-02T13:08:00Z">
          <w:pPr>
            <w:numPr>
              <w:numId w:val="51"/>
            </w:numPr>
            <w:tabs>
              <w:tab w:val="num" w:pos="0"/>
              <w:tab w:val="num" w:pos="1080"/>
            </w:tabs>
            <w:ind w:left="1080" w:hanging="360"/>
            <w:jc w:val="both"/>
          </w:pPr>
        </w:pPrChange>
      </w:pPr>
      <w:ins w:id="79" w:author="Administrator" w:date="2024-10-02T13:05:00Z">
        <w:r w:rsidRPr="00BA5F9E">
          <w:rPr>
            <w:rFonts w:ascii="Arial" w:hAnsi="Arial" w:cs="Arial"/>
            <w:highlight w:val="yellow"/>
            <w:lang w:val="ru-RU" w:eastAsia="ru-RU"/>
            <w:rPrChange w:id="80" w:author="Administrator" w:date="2024-10-02T15:05:00Z">
              <w:rPr>
                <w:sz w:val="24"/>
                <w:lang w:val="ru-RU" w:eastAsia="ru-RU"/>
              </w:rPr>
            </w:rPrChange>
          </w:rPr>
          <w:t>Все технические решения по обеспечению техничес</w:t>
        </w:r>
        <w:r w:rsidR="00E36E34" w:rsidRPr="00BA5F9E">
          <w:rPr>
            <w:rFonts w:ascii="Arial" w:hAnsi="Arial" w:cs="Arial"/>
            <w:highlight w:val="yellow"/>
            <w:lang w:val="ru-RU" w:eastAsia="ru-RU"/>
            <w:rPrChange w:id="81" w:author="Administrator" w:date="2024-10-02T15:05:00Z">
              <w:rPr>
                <w:rFonts w:ascii="Arial" w:hAnsi="Arial" w:cs="Arial"/>
                <w:lang w:val="ru-RU" w:eastAsia="ru-RU"/>
              </w:rPr>
            </w:rPrChange>
          </w:rPr>
          <w:t xml:space="preserve">кой </w:t>
        </w:r>
        <w:proofErr w:type="spellStart"/>
        <w:r w:rsidR="00E36E34" w:rsidRPr="00BA5F9E">
          <w:rPr>
            <w:rFonts w:ascii="Arial" w:hAnsi="Arial" w:cs="Arial"/>
            <w:highlight w:val="yellow"/>
            <w:lang w:val="ru-RU" w:eastAsia="ru-RU"/>
            <w:rPrChange w:id="82" w:author="Administrator" w:date="2024-10-02T15:05:00Z">
              <w:rPr>
                <w:rFonts w:ascii="Arial" w:hAnsi="Arial" w:cs="Arial"/>
                <w:lang w:val="ru-RU" w:eastAsia="ru-RU"/>
              </w:rPr>
            </w:rPrChange>
          </w:rPr>
          <w:t>укрепленности</w:t>
        </w:r>
        <w:proofErr w:type="spellEnd"/>
        <w:r w:rsidR="00E36E34" w:rsidRPr="00BA5F9E">
          <w:rPr>
            <w:rFonts w:ascii="Arial" w:hAnsi="Arial" w:cs="Arial"/>
            <w:highlight w:val="yellow"/>
            <w:lang w:val="ru-RU" w:eastAsia="ru-RU"/>
            <w:rPrChange w:id="83" w:author="Administrator" w:date="2024-10-02T15:05:00Z">
              <w:rPr>
                <w:rFonts w:ascii="Arial" w:hAnsi="Arial" w:cs="Arial"/>
                <w:lang w:val="ru-RU" w:eastAsia="ru-RU"/>
              </w:rPr>
            </w:rPrChange>
          </w:rPr>
          <w:t xml:space="preserve"> помещений для совершения операций с ценностями</w:t>
        </w:r>
        <w:r w:rsidRPr="00BA5F9E">
          <w:rPr>
            <w:rFonts w:ascii="Arial" w:hAnsi="Arial" w:cs="Arial"/>
            <w:highlight w:val="yellow"/>
            <w:lang w:val="ru-RU" w:eastAsia="ru-RU"/>
            <w:rPrChange w:id="84" w:author="Administrator" w:date="2024-10-02T15:05:00Z">
              <w:rPr>
                <w:sz w:val="24"/>
                <w:lang w:val="ru-RU" w:eastAsia="ru-RU"/>
              </w:rPr>
            </w:rPrChange>
          </w:rPr>
          <w:t xml:space="preserve"> и соответствующие строительно-монтажные работы проводить по согласованию с привлекаемой Генподрядчиком уполномоченной специализированной организацией, которая будет проводить адресную сертификацию и оформление требуемых (указанных ниже) сертификатов соответствия. При этом все скрытые работы по </w:t>
        </w:r>
        <w:proofErr w:type="spellStart"/>
        <w:r w:rsidRPr="00BA5F9E">
          <w:rPr>
            <w:rFonts w:ascii="Arial" w:hAnsi="Arial" w:cs="Arial"/>
            <w:highlight w:val="yellow"/>
            <w:lang w:val="ru-RU" w:eastAsia="ru-RU"/>
            <w:rPrChange w:id="85" w:author="Administrator" w:date="2024-10-02T15:05:00Z">
              <w:rPr>
                <w:sz w:val="24"/>
                <w:lang w:val="ru-RU" w:eastAsia="ru-RU"/>
              </w:rPr>
            </w:rPrChange>
          </w:rPr>
          <w:t>укрепленности</w:t>
        </w:r>
        <w:proofErr w:type="spellEnd"/>
        <w:r w:rsidRPr="00BA5F9E">
          <w:rPr>
            <w:rFonts w:ascii="Arial" w:hAnsi="Arial" w:cs="Arial"/>
            <w:highlight w:val="yellow"/>
            <w:lang w:val="ru-RU" w:eastAsia="ru-RU"/>
            <w:rPrChange w:id="86" w:author="Administrator" w:date="2024-10-02T15:05:00Z">
              <w:rPr>
                <w:sz w:val="24"/>
                <w:lang w:val="ru-RU" w:eastAsia="ru-RU"/>
              </w:rPr>
            </w:rPrChange>
          </w:rPr>
          <w:t xml:space="preserve"> должны быть подтверждены Подрядчиком соответствующими актами и фотографиями.</w:t>
        </w:r>
      </w:ins>
    </w:p>
    <w:p w14:paraId="0B92FB98" w14:textId="77777777" w:rsidR="000C2852" w:rsidRPr="00BA5F9E" w:rsidRDefault="000C2852">
      <w:pPr>
        <w:jc w:val="both"/>
        <w:rPr>
          <w:ins w:id="87" w:author="Administrator" w:date="2024-10-02T13:05:00Z"/>
          <w:rFonts w:ascii="Arial" w:hAnsi="Arial" w:cs="Arial"/>
          <w:highlight w:val="yellow"/>
          <w:lang w:val="ru-RU" w:eastAsia="ru-RU"/>
          <w:rPrChange w:id="88" w:author="Administrator" w:date="2024-10-02T15:05:00Z">
            <w:rPr>
              <w:ins w:id="89" w:author="Administrator" w:date="2024-10-02T13:05:00Z"/>
              <w:sz w:val="24"/>
              <w:lang w:val="ru-RU" w:eastAsia="ru-RU"/>
            </w:rPr>
          </w:rPrChange>
        </w:rPr>
        <w:pPrChange w:id="90" w:author="Administrator" w:date="2024-10-02T13:08:00Z">
          <w:pPr>
            <w:numPr>
              <w:numId w:val="51"/>
            </w:numPr>
            <w:tabs>
              <w:tab w:val="num" w:pos="0"/>
              <w:tab w:val="num" w:pos="1080"/>
            </w:tabs>
            <w:ind w:left="1080" w:hanging="360"/>
            <w:jc w:val="both"/>
          </w:pPr>
        </w:pPrChange>
      </w:pPr>
      <w:ins w:id="91" w:author="Administrator" w:date="2024-10-02T13:05:00Z">
        <w:r w:rsidRPr="00BA5F9E">
          <w:rPr>
            <w:rFonts w:ascii="Arial" w:hAnsi="Arial" w:cs="Arial"/>
            <w:highlight w:val="yellow"/>
            <w:lang w:val="ru-RU" w:eastAsia="ru-RU"/>
            <w:rPrChange w:id="92" w:author="Administrator" w:date="2024-10-02T15:05:00Z">
              <w:rPr>
                <w:sz w:val="24"/>
                <w:lang w:val="ru-RU" w:eastAsia="ru-RU"/>
              </w:rPr>
            </w:rPrChange>
          </w:rPr>
          <w:t>Уровень защиты (класс) всех банковских защитных конструкций должен подтверждаться сертификатом соответствия (оригинал, копия, заверенная сертификационным центром, выдавшим сертификат или нотариально заверенная копия), выданным органом сертификации Госстандарта России поставщику-изготовителю. Сертификаты заверяются подписью руководителя и печатью организации, производящей монтаж оборудования и подписью руководителя и печатью организации, изготовившей данное оборудование (с указанием даты монтажа и места установки оборудования).</w:t>
        </w:r>
      </w:ins>
    </w:p>
    <w:p w14:paraId="54F69A33" w14:textId="0A6C3510" w:rsidR="000C2852" w:rsidRPr="00BA5F9E" w:rsidRDefault="000C2852" w:rsidP="00E36E34">
      <w:pPr>
        <w:tabs>
          <w:tab w:val="num" w:pos="0"/>
          <w:tab w:val="left" w:pos="567"/>
        </w:tabs>
        <w:jc w:val="both"/>
        <w:rPr>
          <w:ins w:id="93" w:author="Administrator" w:date="2024-10-02T13:05:00Z"/>
          <w:rFonts w:ascii="Arial" w:hAnsi="Arial" w:cs="Arial"/>
          <w:highlight w:val="yellow"/>
          <w:lang w:val="ru-RU" w:eastAsia="ru-RU"/>
          <w:rPrChange w:id="94" w:author="Administrator" w:date="2024-10-02T15:05:00Z">
            <w:rPr>
              <w:ins w:id="95" w:author="Administrator" w:date="2024-10-02T13:05:00Z"/>
              <w:sz w:val="24"/>
              <w:szCs w:val="24"/>
              <w:lang w:val="ru-RU" w:eastAsia="ru-RU"/>
            </w:rPr>
          </w:rPrChange>
        </w:rPr>
      </w:pPr>
      <w:ins w:id="96" w:author="Administrator" w:date="2024-10-02T13:05:00Z">
        <w:r w:rsidRPr="00BA5F9E">
          <w:rPr>
            <w:rFonts w:ascii="Arial" w:hAnsi="Arial" w:cs="Arial"/>
            <w:highlight w:val="yellow"/>
            <w:lang w:val="ru-RU" w:eastAsia="ru-RU"/>
            <w:rPrChange w:id="97" w:author="Administrator" w:date="2024-10-02T15:05:00Z">
              <w:rPr>
                <w:sz w:val="24"/>
                <w:szCs w:val="24"/>
                <w:lang w:val="ru-RU" w:eastAsia="ru-RU"/>
              </w:rPr>
            </w:rPrChange>
          </w:rPr>
          <w:t xml:space="preserve">К Сертификатам соответствия на ограждающие конструкции </w:t>
        </w:r>
      </w:ins>
      <w:ins w:id="98" w:author="Administrator" w:date="2024-10-02T13:10:00Z">
        <w:r w:rsidR="00E36E34" w:rsidRPr="00BA5F9E">
          <w:rPr>
            <w:rFonts w:ascii="Arial" w:hAnsi="Arial" w:cs="Arial"/>
            <w:highlight w:val="yellow"/>
            <w:lang w:val="ru-RU" w:eastAsia="ru-RU"/>
            <w:rPrChange w:id="99" w:author="Administrator" w:date="2024-10-02T15:05:00Z">
              <w:rPr>
                <w:rFonts w:ascii="Arial" w:hAnsi="Arial" w:cs="Arial"/>
                <w:lang w:val="ru-RU" w:eastAsia="ru-RU"/>
              </w:rPr>
            </w:rPrChange>
          </w:rPr>
          <w:t>помещений для совершения операций с ценностями</w:t>
        </w:r>
      </w:ins>
      <w:ins w:id="100" w:author="Administrator" w:date="2024-10-02T13:05:00Z">
        <w:r w:rsidRPr="00BA5F9E">
          <w:rPr>
            <w:rFonts w:ascii="Arial" w:hAnsi="Arial" w:cs="Arial"/>
            <w:highlight w:val="yellow"/>
            <w:lang w:val="ru-RU" w:eastAsia="ru-RU"/>
            <w:rPrChange w:id="101" w:author="Administrator" w:date="2024-10-02T15:05:00Z">
              <w:rPr>
                <w:sz w:val="24"/>
                <w:szCs w:val="24"/>
                <w:lang w:val="ru-RU" w:eastAsia="ru-RU"/>
              </w:rPr>
            </w:rPrChange>
          </w:rPr>
          <w:t xml:space="preserve"> должны быть приложены Акты (Протоколы) органа по сертификации, на основании которых они выданы.</w:t>
        </w:r>
      </w:ins>
    </w:p>
    <w:p w14:paraId="44CF9EC9" w14:textId="1AEF1065" w:rsidR="000C2852" w:rsidRPr="00BA5F9E" w:rsidRDefault="000C2852" w:rsidP="00E459DE">
      <w:pPr>
        <w:tabs>
          <w:tab w:val="num" w:pos="0"/>
          <w:tab w:val="left" w:pos="567"/>
        </w:tabs>
        <w:jc w:val="both"/>
        <w:rPr>
          <w:rFonts w:ascii="Arial" w:hAnsi="Arial" w:cs="Arial"/>
          <w:highlight w:val="yellow"/>
          <w:lang w:val="x-none" w:eastAsia="x-none"/>
          <w:rPrChange w:id="102" w:author="Administrator" w:date="2024-10-02T15:05:00Z">
            <w:rPr>
              <w:color w:val="000000"/>
              <w:lang w:val="ru-RU"/>
            </w:rPr>
          </w:rPrChange>
        </w:rPr>
        <w:pPrChange w:id="103" w:author="Administrator" w:date="2024-10-03T12:01:00Z">
          <w:pPr>
            <w:pStyle w:val="ReportText"/>
            <w:numPr>
              <w:ilvl w:val="3"/>
              <w:numId w:val="50"/>
            </w:numPr>
            <w:ind w:left="1728" w:hanging="648"/>
            <w:jc w:val="both"/>
          </w:pPr>
        </w:pPrChange>
      </w:pPr>
      <w:bookmarkStart w:id="104" w:name="_GoBack"/>
      <w:bookmarkEnd w:id="104"/>
    </w:p>
    <w:sectPr w:rsidR="000C2852" w:rsidRPr="00BA5F9E" w:rsidSect="008B7AFB">
      <w:headerReference w:type="default" r:id="rId10"/>
      <w:footerReference w:type="even" r:id="rId11"/>
      <w:footerReference w:type="default" r:id="rId12"/>
      <w:headerReference w:type="first" r:id="rId13"/>
      <w:type w:val="continuous"/>
      <w:pgSz w:w="12240" w:h="15840" w:code="1"/>
      <w:pgMar w:top="1418" w:right="758" w:bottom="426" w:left="1418" w:header="720" w:footer="580" w:gutter="0"/>
      <w:cols w:space="720"/>
      <w:noEndnote/>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0" w:author="Administrator" w:date="2024-10-02T14:18:00Z" w:initials="A">
    <w:p w14:paraId="50CCE4FF" w14:textId="2A0DA926" w:rsidR="005A701E" w:rsidRPr="005A701E" w:rsidRDefault="005A701E">
      <w:pPr>
        <w:pStyle w:val="ad"/>
        <w:rPr>
          <w:lang w:val="ru-RU"/>
        </w:rPr>
      </w:pPr>
      <w:r>
        <w:rPr>
          <w:rStyle w:val="ac"/>
        </w:rPr>
        <w:annotationRef/>
      </w:r>
      <w:r>
        <w:rPr>
          <w:lang w:val="ru-RU"/>
        </w:rPr>
        <w:t>Введена новая классификация защитных пленок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CCE4FF"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5F0764" w14:textId="77777777" w:rsidR="00623D0A" w:rsidRDefault="00623D0A">
      <w:r>
        <w:separator/>
      </w:r>
    </w:p>
  </w:endnote>
  <w:endnote w:type="continuationSeparator" w:id="0">
    <w:p w14:paraId="3644A089" w14:textId="77777777" w:rsidR="00623D0A" w:rsidRDefault="00623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A29291" w14:textId="77777777" w:rsidR="00623D0A" w:rsidRDefault="00623D0A" w:rsidP="009F3A32">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18DD8F4F" w14:textId="77777777" w:rsidR="00623D0A" w:rsidRDefault="00623D0A" w:rsidP="000B3DD3">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37EB5" w14:textId="6F00C2A7" w:rsidR="00623D0A" w:rsidRDefault="00623D0A">
    <w:pPr>
      <w:pStyle w:val="a6"/>
      <w:jc w:val="right"/>
    </w:pPr>
    <w:r>
      <w:fldChar w:fldCharType="begin"/>
    </w:r>
    <w:r>
      <w:instrText xml:space="preserve"> PAGE   \* MERGEFORMAT </w:instrText>
    </w:r>
    <w:r>
      <w:fldChar w:fldCharType="separate"/>
    </w:r>
    <w:r w:rsidR="00E459DE">
      <w:rPr>
        <w:noProof/>
      </w:rPr>
      <w:t>10</w:t>
    </w:r>
    <w:r>
      <w:rPr>
        <w:noProof/>
      </w:rPr>
      <w:fldChar w:fldCharType="end"/>
    </w:r>
  </w:p>
  <w:p w14:paraId="2FA0DB05" w14:textId="77777777" w:rsidR="00623D0A" w:rsidRDefault="00623D0A" w:rsidP="000B3DD3">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71DFDF" w14:textId="77777777" w:rsidR="00623D0A" w:rsidRDefault="00623D0A">
      <w:r>
        <w:separator/>
      </w:r>
    </w:p>
  </w:footnote>
  <w:footnote w:type="continuationSeparator" w:id="0">
    <w:p w14:paraId="4CCBABAD" w14:textId="77777777" w:rsidR="00623D0A" w:rsidRDefault="00623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4"/>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2694"/>
    </w:tblGrid>
    <w:tr w:rsidR="00623D0A" w14:paraId="6CB721BA" w14:textId="77777777" w:rsidTr="00600039">
      <w:tc>
        <w:tcPr>
          <w:tcW w:w="7479" w:type="dxa"/>
        </w:tcPr>
        <w:p w14:paraId="699008C3" w14:textId="03093AA4" w:rsidR="00623D0A" w:rsidRDefault="00623D0A" w:rsidP="00585884">
          <w:pPr>
            <w:pStyle w:val="a5"/>
          </w:pPr>
          <w:r w:rsidRPr="008B7AFB">
            <w:rPr>
              <w:rFonts w:ascii="Arial" w:hAnsi="Arial" w:cs="Arial"/>
              <w:b/>
              <w:color w:val="000080"/>
              <w:lang w:val="ru-RU"/>
            </w:rPr>
            <w:t>Приложение №</w:t>
          </w:r>
          <w:r>
            <w:rPr>
              <w:rFonts w:ascii="Arial" w:hAnsi="Arial" w:cs="Arial"/>
              <w:b/>
              <w:color w:val="000080"/>
              <w:lang w:val="en-US"/>
            </w:rPr>
            <w:t>2</w:t>
          </w:r>
          <w:r w:rsidRPr="008B7AFB">
            <w:rPr>
              <w:rFonts w:ascii="Arial" w:hAnsi="Arial" w:cs="Arial"/>
              <w:b/>
              <w:color w:val="000080"/>
              <w:lang w:val="ru-RU"/>
            </w:rPr>
            <w:t xml:space="preserve"> к Техническому Заданию</w:t>
          </w:r>
        </w:p>
      </w:tc>
      <w:tc>
        <w:tcPr>
          <w:tcW w:w="2694" w:type="dxa"/>
        </w:tcPr>
        <w:p w14:paraId="55AD1979" w14:textId="4B16E42F" w:rsidR="00623D0A" w:rsidRDefault="00623D0A" w:rsidP="00585884">
          <w:pPr>
            <w:pStyle w:val="a5"/>
            <w:jc w:val="right"/>
          </w:pPr>
          <w:r>
            <w:rPr>
              <w:noProof/>
              <w:lang w:val="en-US"/>
            </w:rPr>
            <w:drawing>
              <wp:inline distT="0" distB="0" distL="0" distR="0" wp14:anchorId="11AB094A" wp14:editId="2D30FAEB">
                <wp:extent cx="1380490" cy="284480"/>
                <wp:effectExtent l="0" t="0" r="0" b="0"/>
                <wp:docPr id="1" name="Рисунок 1" descr="alfa-additional-logo_ru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fa-additional-logo_ru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490" cy="284480"/>
                        </a:xfrm>
                        <a:prstGeom prst="rect">
                          <a:avLst/>
                        </a:prstGeom>
                        <a:noFill/>
                        <a:ln>
                          <a:noFill/>
                        </a:ln>
                      </pic:spPr>
                    </pic:pic>
                  </a:graphicData>
                </a:graphic>
              </wp:inline>
            </w:drawing>
          </w:r>
        </w:p>
      </w:tc>
    </w:tr>
  </w:tbl>
  <w:p w14:paraId="79B13BC4" w14:textId="20CF3F80" w:rsidR="00623D0A" w:rsidRPr="001F65A4" w:rsidRDefault="00623D0A" w:rsidP="001F65A4">
    <w:pPr>
      <w:pStyle w:val="a5"/>
      <w:jc w:val="right"/>
      <w:rPr>
        <w:b/>
        <w:color w:val="000080"/>
        <w:sz w:val="32"/>
        <w:szCs w:val="32"/>
        <w:lang w:val="en-US"/>
      </w:rPr>
    </w:pPr>
    <w:r>
      <w:rPr>
        <w:b/>
        <w:noProof/>
        <w:color w:val="000080"/>
        <w:sz w:val="44"/>
        <w:lang w:val="en-US"/>
      </w:rPr>
      <mc:AlternateContent>
        <mc:Choice Requires="wps">
          <w:drawing>
            <wp:anchor distT="0" distB="0" distL="114300" distR="114300" simplePos="0" relativeHeight="251657216" behindDoc="0" locked="0" layoutInCell="0" allowOverlap="1" wp14:anchorId="1F4ED287" wp14:editId="76A13084">
              <wp:simplePos x="0" y="0"/>
              <wp:positionH relativeFrom="column">
                <wp:posOffset>-28575</wp:posOffset>
              </wp:positionH>
              <wp:positionV relativeFrom="paragraph">
                <wp:posOffset>123190</wp:posOffset>
              </wp:positionV>
              <wp:extent cx="704342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3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7A67CF0"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7pt" to="552.3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oMEgIAACk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" o:allowincell="f"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19732" w14:textId="024D5BC9" w:rsidR="00623D0A" w:rsidRDefault="00623D0A" w:rsidP="00214E51">
    <w:pPr>
      <w:pStyle w:val="a5"/>
      <w:jc w:val="right"/>
    </w:pPr>
    <w:r>
      <w:rPr>
        <w:noProof/>
        <w:lang w:val="en-US"/>
      </w:rPr>
      <mc:AlternateContent>
        <mc:Choice Requires="wps">
          <w:drawing>
            <wp:anchor distT="0" distB="0" distL="114300" distR="114300" simplePos="0" relativeHeight="251658240" behindDoc="0" locked="0" layoutInCell="0" allowOverlap="1" wp14:anchorId="1B6263C9" wp14:editId="0B597796">
              <wp:simplePos x="0" y="0"/>
              <wp:positionH relativeFrom="column">
                <wp:posOffset>-137795</wp:posOffset>
              </wp:positionH>
              <wp:positionV relativeFrom="paragraph">
                <wp:posOffset>581025</wp:posOffset>
              </wp:positionV>
              <wp:extent cx="704342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3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71C48BD"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45.75pt" to="543.75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i+kEgIAACk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" o:allowincell="f" strokeweight="1.5pt"/>
          </w:pict>
        </mc:Fallback>
      </mc:AlternateContent>
    </w:r>
    <w:r>
      <w:rPr>
        <w:noProof/>
        <w:lang w:val="en-US"/>
      </w:rPr>
      <w:drawing>
        <wp:inline distT="0" distB="0" distL="0" distR="0" wp14:anchorId="7BF0FDB4" wp14:editId="6488D7AD">
          <wp:extent cx="1621790" cy="474345"/>
          <wp:effectExtent l="0" t="0" r="0" b="0"/>
          <wp:docPr id="2" name="Рисунок 2" descr="alfa-ban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fa-bank-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1790" cy="4743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18B8"/>
    <w:multiLevelType w:val="hybridMultilevel"/>
    <w:tmpl w:val="DDFEF5B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B36CE7"/>
    <w:multiLevelType w:val="hybridMultilevel"/>
    <w:tmpl w:val="477E2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2837BD"/>
    <w:multiLevelType w:val="hybridMultilevel"/>
    <w:tmpl w:val="280232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2C4086"/>
    <w:multiLevelType w:val="hybridMultilevel"/>
    <w:tmpl w:val="41305DB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081E6A"/>
    <w:multiLevelType w:val="hybridMultilevel"/>
    <w:tmpl w:val="F95CF23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7753F2"/>
    <w:multiLevelType w:val="hybridMultilevel"/>
    <w:tmpl w:val="4E98AD7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225B99"/>
    <w:multiLevelType w:val="hybridMultilevel"/>
    <w:tmpl w:val="7D0A46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DFB09B4"/>
    <w:multiLevelType w:val="hybridMultilevel"/>
    <w:tmpl w:val="0186DE2C"/>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6C953A4"/>
    <w:multiLevelType w:val="hybridMultilevel"/>
    <w:tmpl w:val="00204524"/>
    <w:lvl w:ilvl="0" w:tplc="35A2D448">
      <w:start w:val="1"/>
      <w:numFmt w:val="decimal"/>
      <w:lvlText w:val="2.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9F5D39"/>
    <w:multiLevelType w:val="multilevel"/>
    <w:tmpl w:val="3342E23E"/>
    <w:lvl w:ilvl="0">
      <w:start w:val="1"/>
      <w:numFmt w:val="decimal"/>
      <w:pStyle w:val="ReportLevel1"/>
      <w:lvlText w:val="%1."/>
      <w:lvlJc w:val="left"/>
      <w:pPr>
        <w:tabs>
          <w:tab w:val="num" w:pos="1222"/>
        </w:tabs>
        <w:ind w:left="1222" w:hanging="1080"/>
      </w:pPr>
      <w:rPr>
        <w:rFonts w:ascii="Arial" w:hAnsi="Arial" w:hint="default"/>
        <w:b/>
        <w:i w:val="0"/>
        <w:sz w:val="24"/>
      </w:rPr>
    </w:lvl>
    <w:lvl w:ilvl="1">
      <w:start w:val="1"/>
      <w:numFmt w:val="decimal"/>
      <w:pStyle w:val="ReportLevel2"/>
      <w:lvlText w:val="%1.%2"/>
      <w:lvlJc w:val="left"/>
      <w:pPr>
        <w:tabs>
          <w:tab w:val="num" w:pos="1364"/>
        </w:tabs>
        <w:ind w:left="1364" w:hanging="1080"/>
      </w:pPr>
      <w:rPr>
        <w:rFonts w:ascii="Arial" w:hAnsi="Arial" w:hint="default"/>
        <w:b/>
        <w:i w:val="0"/>
        <w:sz w:val="24"/>
        <w:lang w:val="x-none" w:eastAsia="en-US" w:bidi="ar-SA"/>
      </w:rPr>
    </w:lvl>
    <w:lvl w:ilvl="2">
      <w:start w:val="1"/>
      <w:numFmt w:val="decimal"/>
      <w:pStyle w:val="ReportLevel3"/>
      <w:lvlText w:val="%1.%2.%3"/>
      <w:lvlJc w:val="left"/>
      <w:pPr>
        <w:tabs>
          <w:tab w:val="num" w:pos="1997"/>
        </w:tabs>
        <w:ind w:left="197" w:firstLine="1080"/>
      </w:pPr>
      <w:rPr>
        <w:rFonts w:ascii="Arial" w:hAnsi="Arial" w:hint="default"/>
        <w:b/>
        <w:i w:val="0"/>
        <w:sz w:val="20"/>
      </w:rPr>
    </w:lvl>
    <w:lvl w:ilvl="3">
      <w:start w:val="1"/>
      <w:numFmt w:val="decimal"/>
      <w:pStyle w:val="ReportLevel4"/>
      <w:lvlText w:val="%1.%2.%3.%4"/>
      <w:lvlJc w:val="left"/>
      <w:pPr>
        <w:tabs>
          <w:tab w:val="num" w:pos="2139"/>
        </w:tabs>
        <w:ind w:left="1347" w:firstLine="72"/>
      </w:pPr>
      <w:rPr>
        <w:rFonts w:ascii="Arial" w:hAnsi="Arial" w:hint="default"/>
        <w:b/>
        <w:i w:val="0"/>
        <w:sz w:val="20"/>
      </w:rPr>
    </w:lvl>
    <w:lvl w:ilvl="4">
      <w:start w:val="1"/>
      <w:numFmt w:val="decimal"/>
      <w:lvlText w:val="%1.%2.%3.%4.%5."/>
      <w:lvlJc w:val="left"/>
      <w:pPr>
        <w:tabs>
          <w:tab w:val="num" w:pos="2374"/>
        </w:tabs>
        <w:ind w:left="2374" w:hanging="792"/>
      </w:pPr>
    </w:lvl>
    <w:lvl w:ilvl="5">
      <w:start w:val="1"/>
      <w:numFmt w:val="decimal"/>
      <w:lvlText w:val="%1.%2.%3.%4.%5.%6."/>
      <w:lvlJc w:val="left"/>
      <w:pPr>
        <w:tabs>
          <w:tab w:val="num" w:pos="3022"/>
        </w:tabs>
        <w:ind w:left="2878" w:hanging="936"/>
      </w:pPr>
    </w:lvl>
    <w:lvl w:ilvl="6">
      <w:start w:val="1"/>
      <w:numFmt w:val="decimal"/>
      <w:lvlText w:val="%1.%2.%3.%4.%5.%6.%7."/>
      <w:lvlJc w:val="left"/>
      <w:pPr>
        <w:tabs>
          <w:tab w:val="num" w:pos="3742"/>
        </w:tabs>
        <w:ind w:left="3382" w:hanging="1080"/>
      </w:pPr>
    </w:lvl>
    <w:lvl w:ilvl="7">
      <w:start w:val="1"/>
      <w:numFmt w:val="decimal"/>
      <w:lvlText w:val="%1.%2.%3.%4.%5.%6.%7.%8."/>
      <w:lvlJc w:val="left"/>
      <w:pPr>
        <w:tabs>
          <w:tab w:val="num" w:pos="4102"/>
        </w:tabs>
        <w:ind w:left="3886" w:hanging="1224"/>
      </w:pPr>
    </w:lvl>
    <w:lvl w:ilvl="8">
      <w:start w:val="1"/>
      <w:numFmt w:val="decimal"/>
      <w:lvlText w:val="%1.%2.%3.%4.%5.%6.%7.%8.%9."/>
      <w:lvlJc w:val="left"/>
      <w:pPr>
        <w:tabs>
          <w:tab w:val="num" w:pos="4822"/>
        </w:tabs>
        <w:ind w:left="4462" w:hanging="1440"/>
      </w:pPr>
    </w:lvl>
  </w:abstractNum>
  <w:abstractNum w:abstractNumId="10" w15:restartNumberingAfterBreak="0">
    <w:nsid w:val="1AC369E1"/>
    <w:multiLevelType w:val="hybridMultilevel"/>
    <w:tmpl w:val="14F69D56"/>
    <w:lvl w:ilvl="0" w:tplc="04190001">
      <w:start w:val="1"/>
      <w:numFmt w:val="bullet"/>
      <w:lvlText w:val=""/>
      <w:lvlJc w:val="left"/>
      <w:pPr>
        <w:tabs>
          <w:tab w:val="num" w:pos="720"/>
        </w:tabs>
        <w:ind w:left="72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6957CB"/>
    <w:multiLevelType w:val="hybridMultilevel"/>
    <w:tmpl w:val="89CE3864"/>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B127BE"/>
    <w:multiLevelType w:val="hybridMultilevel"/>
    <w:tmpl w:val="C29A19F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2E6809"/>
    <w:multiLevelType w:val="hybridMultilevel"/>
    <w:tmpl w:val="C61CC36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054D34"/>
    <w:multiLevelType w:val="hybridMultilevel"/>
    <w:tmpl w:val="F7EA5700"/>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41B6086"/>
    <w:multiLevelType w:val="hybridMultilevel"/>
    <w:tmpl w:val="676E6F4C"/>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4B6046F"/>
    <w:multiLevelType w:val="hybridMultilevel"/>
    <w:tmpl w:val="8E1E9D4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4B2D1D"/>
    <w:multiLevelType w:val="hybridMultilevel"/>
    <w:tmpl w:val="D924D18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240B4F"/>
    <w:multiLevelType w:val="hybridMultilevel"/>
    <w:tmpl w:val="04DCEA1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A2B6235"/>
    <w:multiLevelType w:val="multilevel"/>
    <w:tmpl w:val="4D7CF5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ABD615A"/>
    <w:multiLevelType w:val="hybridMultilevel"/>
    <w:tmpl w:val="F36629A2"/>
    <w:lvl w:ilvl="0" w:tplc="0419000D">
      <w:start w:val="1"/>
      <w:numFmt w:val="bullet"/>
      <w:lvlText w:val=""/>
      <w:lvlJc w:val="left"/>
      <w:pPr>
        <w:tabs>
          <w:tab w:val="num" w:pos="1080"/>
        </w:tabs>
        <w:ind w:left="1080" w:hanging="360"/>
      </w:pPr>
      <w:rPr>
        <w:rFonts w:ascii="Wingdings" w:hAnsi="Wingdings" w:hint="default"/>
      </w:rPr>
    </w:lvl>
    <w:lvl w:ilvl="1" w:tplc="04190003">
      <w:start w:val="1"/>
      <w:numFmt w:val="bullet"/>
      <w:lvlText w:val="o"/>
      <w:lvlJc w:val="left"/>
      <w:pPr>
        <w:tabs>
          <w:tab w:val="num" w:pos="1800"/>
        </w:tabs>
        <w:ind w:left="1800" w:hanging="360"/>
      </w:pPr>
      <w:rPr>
        <w:rFonts w:ascii="Courier New" w:hAnsi="Courier New" w:hint="default"/>
      </w:rPr>
    </w:lvl>
    <w:lvl w:ilvl="2" w:tplc="04190005">
      <w:start w:val="1"/>
      <w:numFmt w:val="bullet"/>
      <w:lvlText w:val=""/>
      <w:lvlJc w:val="left"/>
      <w:pPr>
        <w:tabs>
          <w:tab w:val="num" w:pos="2520"/>
        </w:tabs>
        <w:ind w:left="2520" w:hanging="360"/>
      </w:pPr>
      <w:rPr>
        <w:rFonts w:ascii="Wingdings" w:hAnsi="Wingdings" w:hint="default"/>
      </w:rPr>
    </w:lvl>
    <w:lvl w:ilvl="3" w:tplc="04190001">
      <w:start w:val="1"/>
      <w:numFmt w:val="bullet"/>
      <w:lvlText w:val=""/>
      <w:lvlJc w:val="left"/>
      <w:pPr>
        <w:tabs>
          <w:tab w:val="num" w:pos="3240"/>
        </w:tabs>
        <w:ind w:left="3240" w:hanging="360"/>
      </w:pPr>
      <w:rPr>
        <w:rFonts w:ascii="Symbol" w:hAnsi="Symbol" w:hint="default"/>
      </w:rPr>
    </w:lvl>
    <w:lvl w:ilvl="4" w:tplc="04190003">
      <w:start w:val="1"/>
      <w:numFmt w:val="bullet"/>
      <w:lvlText w:val="o"/>
      <w:lvlJc w:val="left"/>
      <w:pPr>
        <w:tabs>
          <w:tab w:val="num" w:pos="3960"/>
        </w:tabs>
        <w:ind w:left="3960" w:hanging="360"/>
      </w:pPr>
      <w:rPr>
        <w:rFonts w:ascii="Courier New" w:hAnsi="Courier New" w:hint="default"/>
      </w:rPr>
    </w:lvl>
    <w:lvl w:ilvl="5" w:tplc="04190005">
      <w:start w:val="1"/>
      <w:numFmt w:val="bullet"/>
      <w:lvlText w:val=""/>
      <w:lvlJc w:val="left"/>
      <w:pPr>
        <w:tabs>
          <w:tab w:val="num" w:pos="4680"/>
        </w:tabs>
        <w:ind w:left="4680" w:hanging="360"/>
      </w:pPr>
      <w:rPr>
        <w:rFonts w:ascii="Wingdings" w:hAnsi="Wingdings" w:hint="default"/>
      </w:rPr>
    </w:lvl>
    <w:lvl w:ilvl="6" w:tplc="04190001">
      <w:start w:val="1"/>
      <w:numFmt w:val="bullet"/>
      <w:lvlText w:val=""/>
      <w:lvlJc w:val="left"/>
      <w:pPr>
        <w:tabs>
          <w:tab w:val="num" w:pos="5400"/>
        </w:tabs>
        <w:ind w:left="5400" w:hanging="360"/>
      </w:pPr>
      <w:rPr>
        <w:rFonts w:ascii="Symbol" w:hAnsi="Symbol" w:hint="default"/>
      </w:rPr>
    </w:lvl>
    <w:lvl w:ilvl="7" w:tplc="04190003">
      <w:start w:val="1"/>
      <w:numFmt w:val="bullet"/>
      <w:lvlText w:val="o"/>
      <w:lvlJc w:val="left"/>
      <w:pPr>
        <w:tabs>
          <w:tab w:val="num" w:pos="6120"/>
        </w:tabs>
        <w:ind w:left="6120" w:hanging="360"/>
      </w:pPr>
      <w:rPr>
        <w:rFonts w:ascii="Courier New" w:hAnsi="Courier New" w:hint="default"/>
      </w:rPr>
    </w:lvl>
    <w:lvl w:ilvl="8" w:tplc="04190005">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2B0E6175"/>
    <w:multiLevelType w:val="hybridMultilevel"/>
    <w:tmpl w:val="346A414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C7820FF"/>
    <w:multiLevelType w:val="hybridMultilevel"/>
    <w:tmpl w:val="3EF83292"/>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F3411A"/>
    <w:multiLevelType w:val="hybridMultilevel"/>
    <w:tmpl w:val="75DA99E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24A79F1"/>
    <w:multiLevelType w:val="hybridMultilevel"/>
    <w:tmpl w:val="DEB8D34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C026E5"/>
    <w:multiLevelType w:val="hybridMultilevel"/>
    <w:tmpl w:val="C3366694"/>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2F4F40"/>
    <w:multiLevelType w:val="hybridMultilevel"/>
    <w:tmpl w:val="4342A8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3E5275C"/>
    <w:multiLevelType w:val="hybridMultilevel"/>
    <w:tmpl w:val="7C4A951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7DC3C00"/>
    <w:multiLevelType w:val="hybridMultilevel"/>
    <w:tmpl w:val="0E4CD7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8862577"/>
    <w:multiLevelType w:val="hybridMultilevel"/>
    <w:tmpl w:val="FED84C2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A31290F"/>
    <w:multiLevelType w:val="multilevel"/>
    <w:tmpl w:val="BD2237DC"/>
    <w:lvl w:ilvl="0">
      <w:start w:val="1"/>
      <w:numFmt w:val="bullet"/>
      <w:lvlText w:val="-"/>
      <w:lvlJc w:val="left"/>
      <w:pPr>
        <w:ind w:left="720" w:hanging="360"/>
      </w:pPr>
      <w:rPr>
        <w:rFonts w:ascii="Times New Roman" w:hAnsi="Times New Roman" w:cs="Times New Roman" w:hint="default"/>
        <w:color w:val="000000"/>
        <w:sz w:val="22"/>
        <w:szCs w:val="22"/>
        <w:lang w:val="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13A0252"/>
    <w:multiLevelType w:val="hybridMultilevel"/>
    <w:tmpl w:val="83F0FEB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56A3F0D"/>
    <w:multiLevelType w:val="hybridMultilevel"/>
    <w:tmpl w:val="415825BE"/>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6DF2A4E"/>
    <w:multiLevelType w:val="hybridMultilevel"/>
    <w:tmpl w:val="556ED5F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A63046E"/>
    <w:multiLevelType w:val="hybridMultilevel"/>
    <w:tmpl w:val="38D0D59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B954EA7"/>
    <w:multiLevelType w:val="hybridMultilevel"/>
    <w:tmpl w:val="A522AF8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C13344B"/>
    <w:multiLevelType w:val="hybridMultilevel"/>
    <w:tmpl w:val="DF8A595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CF507D0"/>
    <w:multiLevelType w:val="hybridMultilevel"/>
    <w:tmpl w:val="47726032"/>
    <w:lvl w:ilvl="0" w:tplc="04190001">
      <w:start w:val="1"/>
      <w:numFmt w:val="bullet"/>
      <w:pStyle w:val="BodyBullet"/>
      <w:lvlText w:val=""/>
      <w:lvlJc w:val="left"/>
      <w:pPr>
        <w:tabs>
          <w:tab w:val="num" w:pos="873"/>
        </w:tabs>
        <w:ind w:left="873" w:hanging="306"/>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1A1606E"/>
    <w:multiLevelType w:val="hybridMultilevel"/>
    <w:tmpl w:val="6A2ED89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22F2B2A"/>
    <w:multiLevelType w:val="hybridMultilevel"/>
    <w:tmpl w:val="35820BA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5096FFD"/>
    <w:multiLevelType w:val="multilevel"/>
    <w:tmpl w:val="3864B474"/>
    <w:lvl w:ilvl="0">
      <w:start w:val="3"/>
      <w:numFmt w:val="decimal"/>
      <w:lvlText w:val="%1."/>
      <w:lvlJc w:val="left"/>
      <w:pPr>
        <w:ind w:left="540" w:hanging="540"/>
      </w:pPr>
      <w:rPr>
        <w:rFonts w:cs="Times New Roman" w:hint="default"/>
        <w:b/>
      </w:rPr>
    </w:lvl>
    <w:lvl w:ilvl="1">
      <w:start w:val="3"/>
      <w:numFmt w:val="decimal"/>
      <w:lvlText w:val="%1.%2."/>
      <w:lvlJc w:val="left"/>
      <w:pPr>
        <w:ind w:left="540" w:hanging="54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41" w15:restartNumberingAfterBreak="0">
    <w:nsid w:val="56D9048B"/>
    <w:multiLevelType w:val="hybridMultilevel"/>
    <w:tmpl w:val="DC94990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15:restartNumberingAfterBreak="0">
    <w:nsid w:val="5F017E4A"/>
    <w:multiLevelType w:val="hybridMultilevel"/>
    <w:tmpl w:val="60088B98"/>
    <w:lvl w:ilvl="0" w:tplc="0234D062">
      <w:start w:val="1"/>
      <w:numFmt w:val="bullet"/>
      <w:pStyle w:val="SKbullet"/>
      <w:lvlText w:val=""/>
      <w:lvlJc w:val="left"/>
      <w:pPr>
        <w:tabs>
          <w:tab w:val="num" w:pos="312"/>
        </w:tabs>
        <w:ind w:left="312" w:hanging="170"/>
      </w:pPr>
      <w:rPr>
        <w:rFonts w:ascii="Symbol" w:hAnsi="Symbol"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43" w15:restartNumberingAfterBreak="0">
    <w:nsid w:val="66354CF9"/>
    <w:multiLevelType w:val="hybridMultilevel"/>
    <w:tmpl w:val="4AA0397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6EC4094"/>
    <w:multiLevelType w:val="singleLevel"/>
    <w:tmpl w:val="1A42A242"/>
    <w:lvl w:ilvl="0">
      <w:start w:val="1"/>
      <w:numFmt w:val="decimal"/>
      <w:pStyle w:val="a"/>
      <w:lvlText w:val="%1)"/>
      <w:lvlJc w:val="left"/>
      <w:pPr>
        <w:tabs>
          <w:tab w:val="num" w:pos="360"/>
        </w:tabs>
        <w:ind w:left="360" w:hanging="360"/>
      </w:pPr>
    </w:lvl>
  </w:abstractNum>
  <w:abstractNum w:abstractNumId="45" w15:restartNumberingAfterBreak="0">
    <w:nsid w:val="67DB1719"/>
    <w:multiLevelType w:val="hybridMultilevel"/>
    <w:tmpl w:val="9AB4682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D2E4E4C"/>
    <w:multiLevelType w:val="hybridMultilevel"/>
    <w:tmpl w:val="F6165C6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E1A1CD8"/>
    <w:multiLevelType w:val="hybridMultilevel"/>
    <w:tmpl w:val="A532045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FEA4257"/>
    <w:multiLevelType w:val="hybridMultilevel"/>
    <w:tmpl w:val="858E27A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5DA0EA5"/>
    <w:multiLevelType w:val="multilevel"/>
    <w:tmpl w:val="07B898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73749C4"/>
    <w:multiLevelType w:val="hybridMultilevel"/>
    <w:tmpl w:val="6636BABE"/>
    <w:lvl w:ilvl="0" w:tplc="85689062">
      <w:start w:val="1"/>
      <w:numFmt w:val="bullet"/>
      <w:lvlText w:val=""/>
      <w:lvlJc w:val="left"/>
      <w:pPr>
        <w:tabs>
          <w:tab w:val="num" w:pos="720"/>
        </w:tabs>
        <w:ind w:left="720" w:hanging="360"/>
      </w:pPr>
      <w:rPr>
        <w:rFonts w:ascii="Symbol" w:hAnsi="Symbol" w:hint="default"/>
      </w:rPr>
    </w:lvl>
    <w:lvl w:ilvl="1" w:tplc="A2366F3A" w:tentative="1">
      <w:start w:val="1"/>
      <w:numFmt w:val="bullet"/>
      <w:lvlText w:val="o"/>
      <w:lvlJc w:val="left"/>
      <w:pPr>
        <w:tabs>
          <w:tab w:val="num" w:pos="1440"/>
        </w:tabs>
        <w:ind w:left="1440" w:hanging="360"/>
      </w:pPr>
      <w:rPr>
        <w:rFonts w:ascii="Courier New" w:hAnsi="Courier New" w:cs="Courier New" w:hint="default"/>
      </w:rPr>
    </w:lvl>
    <w:lvl w:ilvl="2" w:tplc="6C708D04" w:tentative="1">
      <w:start w:val="1"/>
      <w:numFmt w:val="bullet"/>
      <w:lvlText w:val=""/>
      <w:lvlJc w:val="left"/>
      <w:pPr>
        <w:tabs>
          <w:tab w:val="num" w:pos="2160"/>
        </w:tabs>
        <w:ind w:left="2160" w:hanging="360"/>
      </w:pPr>
      <w:rPr>
        <w:rFonts w:ascii="Wingdings" w:hAnsi="Wingdings" w:hint="default"/>
      </w:rPr>
    </w:lvl>
    <w:lvl w:ilvl="3" w:tplc="787E18E6" w:tentative="1">
      <w:start w:val="1"/>
      <w:numFmt w:val="bullet"/>
      <w:lvlText w:val=""/>
      <w:lvlJc w:val="left"/>
      <w:pPr>
        <w:tabs>
          <w:tab w:val="num" w:pos="2880"/>
        </w:tabs>
        <w:ind w:left="2880" w:hanging="360"/>
      </w:pPr>
      <w:rPr>
        <w:rFonts w:ascii="Symbol" w:hAnsi="Symbol" w:hint="default"/>
      </w:rPr>
    </w:lvl>
    <w:lvl w:ilvl="4" w:tplc="9A8A226C" w:tentative="1">
      <w:start w:val="1"/>
      <w:numFmt w:val="bullet"/>
      <w:lvlText w:val="o"/>
      <w:lvlJc w:val="left"/>
      <w:pPr>
        <w:tabs>
          <w:tab w:val="num" w:pos="3600"/>
        </w:tabs>
        <w:ind w:left="3600" w:hanging="360"/>
      </w:pPr>
      <w:rPr>
        <w:rFonts w:ascii="Courier New" w:hAnsi="Courier New" w:cs="Courier New" w:hint="default"/>
      </w:rPr>
    </w:lvl>
    <w:lvl w:ilvl="5" w:tplc="035C1A76" w:tentative="1">
      <w:start w:val="1"/>
      <w:numFmt w:val="bullet"/>
      <w:lvlText w:val=""/>
      <w:lvlJc w:val="left"/>
      <w:pPr>
        <w:tabs>
          <w:tab w:val="num" w:pos="4320"/>
        </w:tabs>
        <w:ind w:left="4320" w:hanging="360"/>
      </w:pPr>
      <w:rPr>
        <w:rFonts w:ascii="Wingdings" w:hAnsi="Wingdings" w:hint="default"/>
      </w:rPr>
    </w:lvl>
    <w:lvl w:ilvl="6" w:tplc="6CAEC658" w:tentative="1">
      <w:start w:val="1"/>
      <w:numFmt w:val="bullet"/>
      <w:lvlText w:val=""/>
      <w:lvlJc w:val="left"/>
      <w:pPr>
        <w:tabs>
          <w:tab w:val="num" w:pos="5040"/>
        </w:tabs>
        <w:ind w:left="5040" w:hanging="360"/>
      </w:pPr>
      <w:rPr>
        <w:rFonts w:ascii="Symbol" w:hAnsi="Symbol" w:hint="default"/>
      </w:rPr>
    </w:lvl>
    <w:lvl w:ilvl="7" w:tplc="C334504E" w:tentative="1">
      <w:start w:val="1"/>
      <w:numFmt w:val="bullet"/>
      <w:lvlText w:val="o"/>
      <w:lvlJc w:val="left"/>
      <w:pPr>
        <w:tabs>
          <w:tab w:val="num" w:pos="5760"/>
        </w:tabs>
        <w:ind w:left="5760" w:hanging="360"/>
      </w:pPr>
      <w:rPr>
        <w:rFonts w:ascii="Courier New" w:hAnsi="Courier New" w:cs="Courier New" w:hint="default"/>
      </w:rPr>
    </w:lvl>
    <w:lvl w:ilvl="8" w:tplc="2FD2D41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75B3B36"/>
    <w:multiLevelType w:val="multilevel"/>
    <w:tmpl w:val="57886D12"/>
    <w:lvl w:ilvl="0">
      <w:start w:val="1"/>
      <w:numFmt w:val="decimal"/>
      <w:lvlText w:val="%1"/>
      <w:lvlJc w:val="left"/>
      <w:pPr>
        <w:tabs>
          <w:tab w:val="num" w:pos="390"/>
        </w:tabs>
        <w:ind w:left="390" w:hanging="390"/>
      </w:pPr>
      <w:rPr>
        <w:rFonts w:hint="default"/>
        <w:b/>
      </w:rPr>
    </w:lvl>
    <w:lvl w:ilvl="1">
      <w:start w:val="1"/>
      <w:numFmt w:val="decimal"/>
      <w:lvlText w:val="%1.%2"/>
      <w:lvlJc w:val="left"/>
      <w:pPr>
        <w:tabs>
          <w:tab w:val="num" w:pos="390"/>
        </w:tabs>
        <w:ind w:left="390" w:hanging="39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2" w15:restartNumberingAfterBreak="0">
    <w:nsid w:val="7A7A7D36"/>
    <w:multiLevelType w:val="hybridMultilevel"/>
    <w:tmpl w:val="B6F2DBB4"/>
    <w:lvl w:ilvl="0" w:tplc="49EA147C">
      <w:start w:val="1"/>
      <w:numFmt w:val="bullet"/>
      <w:lvlText w:val=""/>
      <w:lvlJc w:val="left"/>
      <w:pPr>
        <w:tabs>
          <w:tab w:val="num" w:pos="720"/>
        </w:tabs>
        <w:ind w:left="720" w:hanging="360"/>
      </w:pPr>
      <w:rPr>
        <w:rFonts w:ascii="Symbol" w:hAnsi="Symbol" w:hint="default"/>
      </w:rPr>
    </w:lvl>
    <w:lvl w:ilvl="1" w:tplc="15E2D8EC" w:tentative="1">
      <w:start w:val="1"/>
      <w:numFmt w:val="bullet"/>
      <w:lvlText w:val="o"/>
      <w:lvlJc w:val="left"/>
      <w:pPr>
        <w:tabs>
          <w:tab w:val="num" w:pos="1440"/>
        </w:tabs>
        <w:ind w:left="1440" w:hanging="360"/>
      </w:pPr>
      <w:rPr>
        <w:rFonts w:ascii="Courier New" w:hAnsi="Courier New" w:cs="Courier New" w:hint="default"/>
      </w:rPr>
    </w:lvl>
    <w:lvl w:ilvl="2" w:tplc="9230A862" w:tentative="1">
      <w:start w:val="1"/>
      <w:numFmt w:val="bullet"/>
      <w:lvlText w:val=""/>
      <w:lvlJc w:val="left"/>
      <w:pPr>
        <w:tabs>
          <w:tab w:val="num" w:pos="2160"/>
        </w:tabs>
        <w:ind w:left="2160" w:hanging="360"/>
      </w:pPr>
      <w:rPr>
        <w:rFonts w:ascii="Wingdings" w:hAnsi="Wingdings" w:hint="default"/>
      </w:rPr>
    </w:lvl>
    <w:lvl w:ilvl="3" w:tplc="35A8CB08" w:tentative="1">
      <w:start w:val="1"/>
      <w:numFmt w:val="bullet"/>
      <w:lvlText w:val=""/>
      <w:lvlJc w:val="left"/>
      <w:pPr>
        <w:tabs>
          <w:tab w:val="num" w:pos="2880"/>
        </w:tabs>
        <w:ind w:left="2880" w:hanging="360"/>
      </w:pPr>
      <w:rPr>
        <w:rFonts w:ascii="Symbol" w:hAnsi="Symbol" w:hint="default"/>
      </w:rPr>
    </w:lvl>
    <w:lvl w:ilvl="4" w:tplc="709213D8" w:tentative="1">
      <w:start w:val="1"/>
      <w:numFmt w:val="bullet"/>
      <w:lvlText w:val="o"/>
      <w:lvlJc w:val="left"/>
      <w:pPr>
        <w:tabs>
          <w:tab w:val="num" w:pos="3600"/>
        </w:tabs>
        <w:ind w:left="3600" w:hanging="360"/>
      </w:pPr>
      <w:rPr>
        <w:rFonts w:ascii="Courier New" w:hAnsi="Courier New" w:cs="Courier New" w:hint="default"/>
      </w:rPr>
    </w:lvl>
    <w:lvl w:ilvl="5" w:tplc="8C482272" w:tentative="1">
      <w:start w:val="1"/>
      <w:numFmt w:val="bullet"/>
      <w:lvlText w:val=""/>
      <w:lvlJc w:val="left"/>
      <w:pPr>
        <w:tabs>
          <w:tab w:val="num" w:pos="4320"/>
        </w:tabs>
        <w:ind w:left="4320" w:hanging="360"/>
      </w:pPr>
      <w:rPr>
        <w:rFonts w:ascii="Wingdings" w:hAnsi="Wingdings" w:hint="default"/>
      </w:rPr>
    </w:lvl>
    <w:lvl w:ilvl="6" w:tplc="B9127092" w:tentative="1">
      <w:start w:val="1"/>
      <w:numFmt w:val="bullet"/>
      <w:lvlText w:val=""/>
      <w:lvlJc w:val="left"/>
      <w:pPr>
        <w:tabs>
          <w:tab w:val="num" w:pos="5040"/>
        </w:tabs>
        <w:ind w:left="5040" w:hanging="360"/>
      </w:pPr>
      <w:rPr>
        <w:rFonts w:ascii="Symbol" w:hAnsi="Symbol" w:hint="default"/>
      </w:rPr>
    </w:lvl>
    <w:lvl w:ilvl="7" w:tplc="EA1E214E" w:tentative="1">
      <w:start w:val="1"/>
      <w:numFmt w:val="bullet"/>
      <w:lvlText w:val="o"/>
      <w:lvlJc w:val="left"/>
      <w:pPr>
        <w:tabs>
          <w:tab w:val="num" w:pos="5760"/>
        </w:tabs>
        <w:ind w:left="5760" w:hanging="360"/>
      </w:pPr>
      <w:rPr>
        <w:rFonts w:ascii="Courier New" w:hAnsi="Courier New" w:cs="Courier New" w:hint="default"/>
      </w:rPr>
    </w:lvl>
    <w:lvl w:ilvl="8" w:tplc="0ED0B2AA"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A9452CA"/>
    <w:multiLevelType w:val="hybridMultilevel"/>
    <w:tmpl w:val="BF7EC20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37"/>
  </w:num>
  <w:num w:numId="2">
    <w:abstractNumId w:val="51"/>
  </w:num>
  <w:num w:numId="3">
    <w:abstractNumId w:val="9"/>
  </w:num>
  <w:num w:numId="4">
    <w:abstractNumId w:val="42"/>
  </w:num>
  <w:num w:numId="5">
    <w:abstractNumId w:val="10"/>
  </w:num>
  <w:num w:numId="6">
    <w:abstractNumId w:val="41"/>
  </w:num>
  <w:num w:numId="7">
    <w:abstractNumId w:val="50"/>
  </w:num>
  <w:num w:numId="8">
    <w:abstractNumId w:val="34"/>
  </w:num>
  <w:num w:numId="9">
    <w:abstractNumId w:val="43"/>
  </w:num>
  <w:num w:numId="10">
    <w:abstractNumId w:val="39"/>
  </w:num>
  <w:num w:numId="11">
    <w:abstractNumId w:val="17"/>
  </w:num>
  <w:num w:numId="12">
    <w:abstractNumId w:val="31"/>
  </w:num>
  <w:num w:numId="13">
    <w:abstractNumId w:val="35"/>
  </w:num>
  <w:num w:numId="14">
    <w:abstractNumId w:val="46"/>
  </w:num>
  <w:num w:numId="15">
    <w:abstractNumId w:val="27"/>
  </w:num>
  <w:num w:numId="16">
    <w:abstractNumId w:val="5"/>
  </w:num>
  <w:num w:numId="17">
    <w:abstractNumId w:val="44"/>
  </w:num>
  <w:num w:numId="18">
    <w:abstractNumId w:val="24"/>
  </w:num>
  <w:num w:numId="19">
    <w:abstractNumId w:val="47"/>
  </w:num>
  <w:num w:numId="20">
    <w:abstractNumId w:val="48"/>
  </w:num>
  <w:num w:numId="21">
    <w:abstractNumId w:val="36"/>
  </w:num>
  <w:num w:numId="22">
    <w:abstractNumId w:val="16"/>
  </w:num>
  <w:num w:numId="23">
    <w:abstractNumId w:val="52"/>
  </w:num>
  <w:num w:numId="24">
    <w:abstractNumId w:val="38"/>
  </w:num>
  <w:num w:numId="25">
    <w:abstractNumId w:val="32"/>
  </w:num>
  <w:num w:numId="26">
    <w:abstractNumId w:val="25"/>
  </w:num>
  <w:num w:numId="27">
    <w:abstractNumId w:val="14"/>
  </w:num>
  <w:num w:numId="28">
    <w:abstractNumId w:val="15"/>
  </w:num>
  <w:num w:numId="29">
    <w:abstractNumId w:val="22"/>
  </w:num>
  <w:num w:numId="30">
    <w:abstractNumId w:val="3"/>
  </w:num>
  <w:num w:numId="31">
    <w:abstractNumId w:val="4"/>
  </w:num>
  <w:num w:numId="32">
    <w:abstractNumId w:val="18"/>
  </w:num>
  <w:num w:numId="33">
    <w:abstractNumId w:val="33"/>
  </w:num>
  <w:num w:numId="34">
    <w:abstractNumId w:val="53"/>
  </w:num>
  <w:num w:numId="35">
    <w:abstractNumId w:val="23"/>
  </w:num>
  <w:num w:numId="36">
    <w:abstractNumId w:val="2"/>
  </w:num>
  <w:num w:numId="37">
    <w:abstractNumId w:val="12"/>
  </w:num>
  <w:num w:numId="38">
    <w:abstractNumId w:val="13"/>
  </w:num>
  <w:num w:numId="39">
    <w:abstractNumId w:val="29"/>
  </w:num>
  <w:num w:numId="40">
    <w:abstractNumId w:val="21"/>
  </w:num>
  <w:num w:numId="41">
    <w:abstractNumId w:val="0"/>
  </w:num>
  <w:num w:numId="42">
    <w:abstractNumId w:val="45"/>
  </w:num>
  <w:num w:numId="43">
    <w:abstractNumId w:val="30"/>
  </w:num>
  <w:num w:numId="44">
    <w:abstractNumId w:val="1"/>
  </w:num>
  <w:num w:numId="45">
    <w:abstractNumId w:val="26"/>
  </w:num>
  <w:num w:numId="46">
    <w:abstractNumId w:val="28"/>
  </w:num>
  <w:num w:numId="47">
    <w:abstractNumId w:val="6"/>
  </w:num>
  <w:num w:numId="48">
    <w:abstractNumId w:val="8"/>
  </w:num>
  <w:num w:numId="49">
    <w:abstractNumId w:val="19"/>
  </w:num>
  <w:num w:numId="50">
    <w:abstractNumId w:val="49"/>
  </w:num>
  <w:num w:numId="51">
    <w:abstractNumId w:val="20"/>
  </w:num>
  <w:num w:numId="52">
    <w:abstractNumId w:val="11"/>
  </w:num>
  <w:num w:numId="53">
    <w:abstractNumId w:val="7"/>
  </w:num>
  <w:num w:numId="54">
    <w:abstractNumId w:val="4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ru-RU" w:vendorID="64" w:dllVersion="131078" w:nlCheck="1" w:checkStyle="0"/>
  <w:activeWritingStyle w:appName="MSWord" w:lang="en-US" w:vendorID="64" w:dllVersion="131078"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8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9CB"/>
    <w:rsid w:val="00003CE7"/>
    <w:rsid w:val="00004EF7"/>
    <w:rsid w:val="00006D93"/>
    <w:rsid w:val="0001006C"/>
    <w:rsid w:val="000126BF"/>
    <w:rsid w:val="00016A0E"/>
    <w:rsid w:val="00021862"/>
    <w:rsid w:val="000218B9"/>
    <w:rsid w:val="0002305A"/>
    <w:rsid w:val="00024375"/>
    <w:rsid w:val="00025BB6"/>
    <w:rsid w:val="000307C8"/>
    <w:rsid w:val="00030D24"/>
    <w:rsid w:val="000322AF"/>
    <w:rsid w:val="000327B9"/>
    <w:rsid w:val="00032BA6"/>
    <w:rsid w:val="0003601B"/>
    <w:rsid w:val="00040588"/>
    <w:rsid w:val="00040CC5"/>
    <w:rsid w:val="00041CB1"/>
    <w:rsid w:val="00042DFB"/>
    <w:rsid w:val="0004318C"/>
    <w:rsid w:val="00046007"/>
    <w:rsid w:val="000468E8"/>
    <w:rsid w:val="000510B2"/>
    <w:rsid w:val="00052E89"/>
    <w:rsid w:val="00053AB8"/>
    <w:rsid w:val="0005638F"/>
    <w:rsid w:val="00056679"/>
    <w:rsid w:val="00056D9A"/>
    <w:rsid w:val="00056E64"/>
    <w:rsid w:val="00060A77"/>
    <w:rsid w:val="00061A9E"/>
    <w:rsid w:val="0006233E"/>
    <w:rsid w:val="00064AD3"/>
    <w:rsid w:val="000667C1"/>
    <w:rsid w:val="000671E7"/>
    <w:rsid w:val="00071F20"/>
    <w:rsid w:val="00072CE8"/>
    <w:rsid w:val="00073640"/>
    <w:rsid w:val="000741BD"/>
    <w:rsid w:val="000743EE"/>
    <w:rsid w:val="00075FE9"/>
    <w:rsid w:val="000775F1"/>
    <w:rsid w:val="00077A54"/>
    <w:rsid w:val="00081B40"/>
    <w:rsid w:val="00081B9B"/>
    <w:rsid w:val="00081CA7"/>
    <w:rsid w:val="00082D49"/>
    <w:rsid w:val="0008509C"/>
    <w:rsid w:val="000858C8"/>
    <w:rsid w:val="00085DF8"/>
    <w:rsid w:val="00087CC7"/>
    <w:rsid w:val="0009001A"/>
    <w:rsid w:val="000907A4"/>
    <w:rsid w:val="0009289C"/>
    <w:rsid w:val="000948CC"/>
    <w:rsid w:val="0009524A"/>
    <w:rsid w:val="00096AE6"/>
    <w:rsid w:val="00097153"/>
    <w:rsid w:val="00097AD1"/>
    <w:rsid w:val="00097B41"/>
    <w:rsid w:val="00097E32"/>
    <w:rsid w:val="000A0020"/>
    <w:rsid w:val="000A2746"/>
    <w:rsid w:val="000A2867"/>
    <w:rsid w:val="000A3EA5"/>
    <w:rsid w:val="000A466C"/>
    <w:rsid w:val="000A58A7"/>
    <w:rsid w:val="000A7FB3"/>
    <w:rsid w:val="000B0A6B"/>
    <w:rsid w:val="000B1DE1"/>
    <w:rsid w:val="000B24E9"/>
    <w:rsid w:val="000B2599"/>
    <w:rsid w:val="000B33BB"/>
    <w:rsid w:val="000B3750"/>
    <w:rsid w:val="000B3DD3"/>
    <w:rsid w:val="000B6A16"/>
    <w:rsid w:val="000B774F"/>
    <w:rsid w:val="000B7E06"/>
    <w:rsid w:val="000C0AC0"/>
    <w:rsid w:val="000C1AD2"/>
    <w:rsid w:val="000C26BB"/>
    <w:rsid w:val="000C2852"/>
    <w:rsid w:val="000C2BD8"/>
    <w:rsid w:val="000C70EE"/>
    <w:rsid w:val="000C7ACF"/>
    <w:rsid w:val="000C7B5D"/>
    <w:rsid w:val="000D0F0F"/>
    <w:rsid w:val="000D2572"/>
    <w:rsid w:val="000D2782"/>
    <w:rsid w:val="000D43DC"/>
    <w:rsid w:val="000D4B91"/>
    <w:rsid w:val="000D654A"/>
    <w:rsid w:val="000E2CBC"/>
    <w:rsid w:val="000E3187"/>
    <w:rsid w:val="000E6AF0"/>
    <w:rsid w:val="000E6CE9"/>
    <w:rsid w:val="000E79BE"/>
    <w:rsid w:val="000F19B6"/>
    <w:rsid w:val="000F287A"/>
    <w:rsid w:val="000F2DF4"/>
    <w:rsid w:val="000F59BF"/>
    <w:rsid w:val="000F5B18"/>
    <w:rsid w:val="000F5DB3"/>
    <w:rsid w:val="000F61B5"/>
    <w:rsid w:val="000F62EC"/>
    <w:rsid w:val="000F685E"/>
    <w:rsid w:val="00100815"/>
    <w:rsid w:val="00100F28"/>
    <w:rsid w:val="001024B8"/>
    <w:rsid w:val="001038A9"/>
    <w:rsid w:val="00105153"/>
    <w:rsid w:val="00106004"/>
    <w:rsid w:val="00106800"/>
    <w:rsid w:val="001132F3"/>
    <w:rsid w:val="00114738"/>
    <w:rsid w:val="0011523E"/>
    <w:rsid w:val="00115CB0"/>
    <w:rsid w:val="001210D5"/>
    <w:rsid w:val="0012175F"/>
    <w:rsid w:val="00122E69"/>
    <w:rsid w:val="001230DF"/>
    <w:rsid w:val="00125221"/>
    <w:rsid w:val="001256D2"/>
    <w:rsid w:val="0012685A"/>
    <w:rsid w:val="00130415"/>
    <w:rsid w:val="00133693"/>
    <w:rsid w:val="00133D61"/>
    <w:rsid w:val="00133E6B"/>
    <w:rsid w:val="00134C02"/>
    <w:rsid w:val="001359E8"/>
    <w:rsid w:val="001364D0"/>
    <w:rsid w:val="001365AB"/>
    <w:rsid w:val="00137D4B"/>
    <w:rsid w:val="00140FEA"/>
    <w:rsid w:val="0014152B"/>
    <w:rsid w:val="00145BEB"/>
    <w:rsid w:val="0015179E"/>
    <w:rsid w:val="001536CB"/>
    <w:rsid w:val="001557E8"/>
    <w:rsid w:val="00156468"/>
    <w:rsid w:val="00156AC7"/>
    <w:rsid w:val="0015702B"/>
    <w:rsid w:val="001631A0"/>
    <w:rsid w:val="001639DB"/>
    <w:rsid w:val="00163E86"/>
    <w:rsid w:val="00164153"/>
    <w:rsid w:val="001645AF"/>
    <w:rsid w:val="00165519"/>
    <w:rsid w:val="0016591D"/>
    <w:rsid w:val="00165B1D"/>
    <w:rsid w:val="001662BC"/>
    <w:rsid w:val="0016797E"/>
    <w:rsid w:val="001709A8"/>
    <w:rsid w:val="00171D56"/>
    <w:rsid w:val="0017223E"/>
    <w:rsid w:val="001724A1"/>
    <w:rsid w:val="00172B37"/>
    <w:rsid w:val="00173023"/>
    <w:rsid w:val="001733AC"/>
    <w:rsid w:val="001741CD"/>
    <w:rsid w:val="00175609"/>
    <w:rsid w:val="001809D4"/>
    <w:rsid w:val="001816EC"/>
    <w:rsid w:val="00181F8A"/>
    <w:rsid w:val="00182EEE"/>
    <w:rsid w:val="00183329"/>
    <w:rsid w:val="001848CB"/>
    <w:rsid w:val="001910AF"/>
    <w:rsid w:val="001916EF"/>
    <w:rsid w:val="00191C2C"/>
    <w:rsid w:val="00192130"/>
    <w:rsid w:val="00192349"/>
    <w:rsid w:val="0019356F"/>
    <w:rsid w:val="001955D0"/>
    <w:rsid w:val="00195D5A"/>
    <w:rsid w:val="0019759B"/>
    <w:rsid w:val="001A0454"/>
    <w:rsid w:val="001A2BB1"/>
    <w:rsid w:val="001A5D07"/>
    <w:rsid w:val="001B1E4B"/>
    <w:rsid w:val="001B3E37"/>
    <w:rsid w:val="001B4C00"/>
    <w:rsid w:val="001B57AD"/>
    <w:rsid w:val="001B5FB0"/>
    <w:rsid w:val="001B7549"/>
    <w:rsid w:val="001C0231"/>
    <w:rsid w:val="001C0AFE"/>
    <w:rsid w:val="001C2811"/>
    <w:rsid w:val="001C5E79"/>
    <w:rsid w:val="001C72B0"/>
    <w:rsid w:val="001D00C5"/>
    <w:rsid w:val="001D136C"/>
    <w:rsid w:val="001D354C"/>
    <w:rsid w:val="001D48F6"/>
    <w:rsid w:val="001D57B8"/>
    <w:rsid w:val="001D7E14"/>
    <w:rsid w:val="001E2A6B"/>
    <w:rsid w:val="001E3138"/>
    <w:rsid w:val="001E3743"/>
    <w:rsid w:val="001E7102"/>
    <w:rsid w:val="001E763C"/>
    <w:rsid w:val="001F1A89"/>
    <w:rsid w:val="001F1CCD"/>
    <w:rsid w:val="001F37F0"/>
    <w:rsid w:val="001F38C6"/>
    <w:rsid w:val="001F3D08"/>
    <w:rsid w:val="001F53C8"/>
    <w:rsid w:val="001F5883"/>
    <w:rsid w:val="001F65A4"/>
    <w:rsid w:val="001F6A1C"/>
    <w:rsid w:val="002001C4"/>
    <w:rsid w:val="002005A0"/>
    <w:rsid w:val="00201C37"/>
    <w:rsid w:val="00203F35"/>
    <w:rsid w:val="002046BF"/>
    <w:rsid w:val="0020788F"/>
    <w:rsid w:val="00210930"/>
    <w:rsid w:val="00210A6D"/>
    <w:rsid w:val="00210D72"/>
    <w:rsid w:val="00211964"/>
    <w:rsid w:val="002121CE"/>
    <w:rsid w:val="002128A9"/>
    <w:rsid w:val="00212D73"/>
    <w:rsid w:val="00214E51"/>
    <w:rsid w:val="00214E9A"/>
    <w:rsid w:val="002161D6"/>
    <w:rsid w:val="00217E1C"/>
    <w:rsid w:val="002251E4"/>
    <w:rsid w:val="00225514"/>
    <w:rsid w:val="00225516"/>
    <w:rsid w:val="00225568"/>
    <w:rsid w:val="002337B2"/>
    <w:rsid w:val="00233B56"/>
    <w:rsid w:val="00234113"/>
    <w:rsid w:val="00234204"/>
    <w:rsid w:val="00234992"/>
    <w:rsid w:val="00234B2E"/>
    <w:rsid w:val="00234F5B"/>
    <w:rsid w:val="00235AB0"/>
    <w:rsid w:val="00236955"/>
    <w:rsid w:val="002371ED"/>
    <w:rsid w:val="00240015"/>
    <w:rsid w:val="00240930"/>
    <w:rsid w:val="002409B1"/>
    <w:rsid w:val="002412B0"/>
    <w:rsid w:val="002414FB"/>
    <w:rsid w:val="002417DE"/>
    <w:rsid w:val="00241F00"/>
    <w:rsid w:val="002439EE"/>
    <w:rsid w:val="00243C88"/>
    <w:rsid w:val="00246B1A"/>
    <w:rsid w:val="002470CB"/>
    <w:rsid w:val="00247B60"/>
    <w:rsid w:val="00247BD2"/>
    <w:rsid w:val="00250202"/>
    <w:rsid w:val="00250CF5"/>
    <w:rsid w:val="00251B7E"/>
    <w:rsid w:val="00251DAB"/>
    <w:rsid w:val="00252FD0"/>
    <w:rsid w:val="00253838"/>
    <w:rsid w:val="00254B7F"/>
    <w:rsid w:val="00255AAB"/>
    <w:rsid w:val="00255EBF"/>
    <w:rsid w:val="00256806"/>
    <w:rsid w:val="00256ECD"/>
    <w:rsid w:val="00257751"/>
    <w:rsid w:val="00257A90"/>
    <w:rsid w:val="002604CA"/>
    <w:rsid w:val="002604E1"/>
    <w:rsid w:val="002639C9"/>
    <w:rsid w:val="00263A95"/>
    <w:rsid w:val="002661BA"/>
    <w:rsid w:val="0026654B"/>
    <w:rsid w:val="0026745B"/>
    <w:rsid w:val="00267CDA"/>
    <w:rsid w:val="0027010A"/>
    <w:rsid w:val="00270170"/>
    <w:rsid w:val="00270199"/>
    <w:rsid w:val="00274B80"/>
    <w:rsid w:val="00275B70"/>
    <w:rsid w:val="0027699D"/>
    <w:rsid w:val="00277106"/>
    <w:rsid w:val="00277F85"/>
    <w:rsid w:val="00280997"/>
    <w:rsid w:val="00280B4B"/>
    <w:rsid w:val="00285A49"/>
    <w:rsid w:val="00286733"/>
    <w:rsid w:val="0028748D"/>
    <w:rsid w:val="0029083B"/>
    <w:rsid w:val="00290C22"/>
    <w:rsid w:val="00293112"/>
    <w:rsid w:val="00293383"/>
    <w:rsid w:val="00293796"/>
    <w:rsid w:val="002941F9"/>
    <w:rsid w:val="002959F3"/>
    <w:rsid w:val="002978A8"/>
    <w:rsid w:val="00297D97"/>
    <w:rsid w:val="002A30E2"/>
    <w:rsid w:val="002A31E8"/>
    <w:rsid w:val="002A3F69"/>
    <w:rsid w:val="002A5B50"/>
    <w:rsid w:val="002A6117"/>
    <w:rsid w:val="002A6383"/>
    <w:rsid w:val="002A7413"/>
    <w:rsid w:val="002A75B5"/>
    <w:rsid w:val="002A7A2A"/>
    <w:rsid w:val="002B02CE"/>
    <w:rsid w:val="002B12DC"/>
    <w:rsid w:val="002B52C7"/>
    <w:rsid w:val="002B5437"/>
    <w:rsid w:val="002B55E5"/>
    <w:rsid w:val="002B5FF9"/>
    <w:rsid w:val="002B6211"/>
    <w:rsid w:val="002C0029"/>
    <w:rsid w:val="002C0218"/>
    <w:rsid w:val="002C241D"/>
    <w:rsid w:val="002C3077"/>
    <w:rsid w:val="002C31BD"/>
    <w:rsid w:val="002C5ED1"/>
    <w:rsid w:val="002C7916"/>
    <w:rsid w:val="002C79F3"/>
    <w:rsid w:val="002D10A1"/>
    <w:rsid w:val="002D1CE5"/>
    <w:rsid w:val="002D21D6"/>
    <w:rsid w:val="002D2DBD"/>
    <w:rsid w:val="002D5B50"/>
    <w:rsid w:val="002D5E7A"/>
    <w:rsid w:val="002D6861"/>
    <w:rsid w:val="002E06B2"/>
    <w:rsid w:val="002E1204"/>
    <w:rsid w:val="002E1E66"/>
    <w:rsid w:val="002E2E3F"/>
    <w:rsid w:val="002E49C3"/>
    <w:rsid w:val="002E534B"/>
    <w:rsid w:val="002E6AE7"/>
    <w:rsid w:val="002F10A5"/>
    <w:rsid w:val="002F1C4A"/>
    <w:rsid w:val="002F1E7A"/>
    <w:rsid w:val="002F1F2E"/>
    <w:rsid w:val="002F2407"/>
    <w:rsid w:val="002F2783"/>
    <w:rsid w:val="002F3415"/>
    <w:rsid w:val="002F4969"/>
    <w:rsid w:val="002F6A9E"/>
    <w:rsid w:val="002F7645"/>
    <w:rsid w:val="00300325"/>
    <w:rsid w:val="003003F2"/>
    <w:rsid w:val="003014A9"/>
    <w:rsid w:val="00302FC1"/>
    <w:rsid w:val="0030309B"/>
    <w:rsid w:val="00305CF6"/>
    <w:rsid w:val="00305F96"/>
    <w:rsid w:val="00306A1B"/>
    <w:rsid w:val="00307419"/>
    <w:rsid w:val="00307EB3"/>
    <w:rsid w:val="00310568"/>
    <w:rsid w:val="00314A29"/>
    <w:rsid w:val="003175AC"/>
    <w:rsid w:val="00317EAE"/>
    <w:rsid w:val="00320145"/>
    <w:rsid w:val="00321809"/>
    <w:rsid w:val="00321989"/>
    <w:rsid w:val="00321FD9"/>
    <w:rsid w:val="00322331"/>
    <w:rsid w:val="00323A06"/>
    <w:rsid w:val="003258D0"/>
    <w:rsid w:val="00326424"/>
    <w:rsid w:val="00326A17"/>
    <w:rsid w:val="00327130"/>
    <w:rsid w:val="00330752"/>
    <w:rsid w:val="00330C44"/>
    <w:rsid w:val="00333386"/>
    <w:rsid w:val="00334971"/>
    <w:rsid w:val="00336F9A"/>
    <w:rsid w:val="00341996"/>
    <w:rsid w:val="00342871"/>
    <w:rsid w:val="00343325"/>
    <w:rsid w:val="00344D86"/>
    <w:rsid w:val="00346BCA"/>
    <w:rsid w:val="00350439"/>
    <w:rsid w:val="00350720"/>
    <w:rsid w:val="00350F2F"/>
    <w:rsid w:val="0035292A"/>
    <w:rsid w:val="00353EE9"/>
    <w:rsid w:val="003540EF"/>
    <w:rsid w:val="00355367"/>
    <w:rsid w:val="00356BE5"/>
    <w:rsid w:val="003575B1"/>
    <w:rsid w:val="00363EE1"/>
    <w:rsid w:val="00364BDC"/>
    <w:rsid w:val="003669A0"/>
    <w:rsid w:val="00367662"/>
    <w:rsid w:val="00370CCA"/>
    <w:rsid w:val="00372794"/>
    <w:rsid w:val="00373BDE"/>
    <w:rsid w:val="00374FD0"/>
    <w:rsid w:val="0037501C"/>
    <w:rsid w:val="003750A2"/>
    <w:rsid w:val="0037590A"/>
    <w:rsid w:val="003776FC"/>
    <w:rsid w:val="003807DB"/>
    <w:rsid w:val="00380D36"/>
    <w:rsid w:val="00382E29"/>
    <w:rsid w:val="00382F98"/>
    <w:rsid w:val="0038641B"/>
    <w:rsid w:val="00387317"/>
    <w:rsid w:val="00387894"/>
    <w:rsid w:val="00395007"/>
    <w:rsid w:val="003951C4"/>
    <w:rsid w:val="003953B3"/>
    <w:rsid w:val="003954CE"/>
    <w:rsid w:val="00395985"/>
    <w:rsid w:val="00396009"/>
    <w:rsid w:val="0039625C"/>
    <w:rsid w:val="00396891"/>
    <w:rsid w:val="003A1B94"/>
    <w:rsid w:val="003A325C"/>
    <w:rsid w:val="003A5CCC"/>
    <w:rsid w:val="003B0173"/>
    <w:rsid w:val="003B0AD7"/>
    <w:rsid w:val="003B2838"/>
    <w:rsid w:val="003B3DD4"/>
    <w:rsid w:val="003B7BE6"/>
    <w:rsid w:val="003C0C73"/>
    <w:rsid w:val="003C1BAF"/>
    <w:rsid w:val="003C1D41"/>
    <w:rsid w:val="003C2DE1"/>
    <w:rsid w:val="003C2E8E"/>
    <w:rsid w:val="003C4358"/>
    <w:rsid w:val="003C54F7"/>
    <w:rsid w:val="003C56DE"/>
    <w:rsid w:val="003D29C4"/>
    <w:rsid w:val="003D3E1E"/>
    <w:rsid w:val="003D4904"/>
    <w:rsid w:val="003D4D6F"/>
    <w:rsid w:val="003D590E"/>
    <w:rsid w:val="003D6C07"/>
    <w:rsid w:val="003E00CE"/>
    <w:rsid w:val="003E029E"/>
    <w:rsid w:val="003E0CE1"/>
    <w:rsid w:val="003E0E86"/>
    <w:rsid w:val="003E2455"/>
    <w:rsid w:val="003E282A"/>
    <w:rsid w:val="003E2C32"/>
    <w:rsid w:val="003E4C88"/>
    <w:rsid w:val="003E58F8"/>
    <w:rsid w:val="003E5C41"/>
    <w:rsid w:val="003E724E"/>
    <w:rsid w:val="003E7E2D"/>
    <w:rsid w:val="003F0A59"/>
    <w:rsid w:val="003F14CE"/>
    <w:rsid w:val="003F3FA1"/>
    <w:rsid w:val="003F4865"/>
    <w:rsid w:val="003F60ED"/>
    <w:rsid w:val="00400C8E"/>
    <w:rsid w:val="00400E0A"/>
    <w:rsid w:val="00400FF1"/>
    <w:rsid w:val="004021A8"/>
    <w:rsid w:val="0040505C"/>
    <w:rsid w:val="0040517D"/>
    <w:rsid w:val="004069FA"/>
    <w:rsid w:val="004077C8"/>
    <w:rsid w:val="004106CC"/>
    <w:rsid w:val="00410760"/>
    <w:rsid w:val="004112D7"/>
    <w:rsid w:val="004154DD"/>
    <w:rsid w:val="004162C2"/>
    <w:rsid w:val="00420482"/>
    <w:rsid w:val="004222D6"/>
    <w:rsid w:val="004224E6"/>
    <w:rsid w:val="00422E73"/>
    <w:rsid w:val="004237B3"/>
    <w:rsid w:val="004243A7"/>
    <w:rsid w:val="004260C4"/>
    <w:rsid w:val="004264D8"/>
    <w:rsid w:val="00426B10"/>
    <w:rsid w:val="004274FB"/>
    <w:rsid w:val="00434447"/>
    <w:rsid w:val="004348D1"/>
    <w:rsid w:val="00434D46"/>
    <w:rsid w:val="00436DD9"/>
    <w:rsid w:val="00437066"/>
    <w:rsid w:val="00437355"/>
    <w:rsid w:val="004379EC"/>
    <w:rsid w:val="004413AF"/>
    <w:rsid w:val="00443471"/>
    <w:rsid w:val="00443871"/>
    <w:rsid w:val="00444663"/>
    <w:rsid w:val="00444A32"/>
    <w:rsid w:val="0044615F"/>
    <w:rsid w:val="00446262"/>
    <w:rsid w:val="00451FC3"/>
    <w:rsid w:val="00453566"/>
    <w:rsid w:val="00453A78"/>
    <w:rsid w:val="00454338"/>
    <w:rsid w:val="004572C2"/>
    <w:rsid w:val="00461C6F"/>
    <w:rsid w:val="004669DA"/>
    <w:rsid w:val="0046728B"/>
    <w:rsid w:val="00467853"/>
    <w:rsid w:val="00470455"/>
    <w:rsid w:val="00470CC6"/>
    <w:rsid w:val="004719CC"/>
    <w:rsid w:val="00472741"/>
    <w:rsid w:val="00473E63"/>
    <w:rsid w:val="0047491A"/>
    <w:rsid w:val="00474B33"/>
    <w:rsid w:val="00475215"/>
    <w:rsid w:val="00475676"/>
    <w:rsid w:val="00477800"/>
    <w:rsid w:val="00480BB1"/>
    <w:rsid w:val="004814B6"/>
    <w:rsid w:val="004818B9"/>
    <w:rsid w:val="00481E83"/>
    <w:rsid w:val="00482EB3"/>
    <w:rsid w:val="0048339F"/>
    <w:rsid w:val="004838C6"/>
    <w:rsid w:val="00484449"/>
    <w:rsid w:val="004848E6"/>
    <w:rsid w:val="00485667"/>
    <w:rsid w:val="00486A0A"/>
    <w:rsid w:val="00486A8F"/>
    <w:rsid w:val="004907F5"/>
    <w:rsid w:val="00490FB5"/>
    <w:rsid w:val="00490FCC"/>
    <w:rsid w:val="00491181"/>
    <w:rsid w:val="00492226"/>
    <w:rsid w:val="0049742F"/>
    <w:rsid w:val="004A06F0"/>
    <w:rsid w:val="004A10E9"/>
    <w:rsid w:val="004A1574"/>
    <w:rsid w:val="004A1F32"/>
    <w:rsid w:val="004A2A8D"/>
    <w:rsid w:val="004A387D"/>
    <w:rsid w:val="004B0E22"/>
    <w:rsid w:val="004B39B7"/>
    <w:rsid w:val="004B57D1"/>
    <w:rsid w:val="004B5BB5"/>
    <w:rsid w:val="004C452F"/>
    <w:rsid w:val="004C50D0"/>
    <w:rsid w:val="004C59EA"/>
    <w:rsid w:val="004C6954"/>
    <w:rsid w:val="004C74AA"/>
    <w:rsid w:val="004D042D"/>
    <w:rsid w:val="004D0EC6"/>
    <w:rsid w:val="004D0FDA"/>
    <w:rsid w:val="004D2576"/>
    <w:rsid w:val="004D3880"/>
    <w:rsid w:val="004D4F56"/>
    <w:rsid w:val="004D4FB1"/>
    <w:rsid w:val="004E0904"/>
    <w:rsid w:val="004E0B36"/>
    <w:rsid w:val="004E0B44"/>
    <w:rsid w:val="004E1551"/>
    <w:rsid w:val="004E1B55"/>
    <w:rsid w:val="004E1F08"/>
    <w:rsid w:val="004E2E1A"/>
    <w:rsid w:val="004E33B0"/>
    <w:rsid w:val="004E3C04"/>
    <w:rsid w:val="004E3F22"/>
    <w:rsid w:val="004E4D21"/>
    <w:rsid w:val="004E566D"/>
    <w:rsid w:val="004E7D97"/>
    <w:rsid w:val="004F13F9"/>
    <w:rsid w:val="004F4078"/>
    <w:rsid w:val="004F4108"/>
    <w:rsid w:val="004F5773"/>
    <w:rsid w:val="004F597A"/>
    <w:rsid w:val="0050046A"/>
    <w:rsid w:val="005005E5"/>
    <w:rsid w:val="00500651"/>
    <w:rsid w:val="005027ED"/>
    <w:rsid w:val="00503106"/>
    <w:rsid w:val="00503BFD"/>
    <w:rsid w:val="00505789"/>
    <w:rsid w:val="005110AD"/>
    <w:rsid w:val="00511122"/>
    <w:rsid w:val="0051141C"/>
    <w:rsid w:val="00511779"/>
    <w:rsid w:val="005118E5"/>
    <w:rsid w:val="00514A93"/>
    <w:rsid w:val="00514C05"/>
    <w:rsid w:val="00515B07"/>
    <w:rsid w:val="005163D3"/>
    <w:rsid w:val="00516D0D"/>
    <w:rsid w:val="005173FA"/>
    <w:rsid w:val="005200F2"/>
    <w:rsid w:val="00524ED8"/>
    <w:rsid w:val="00527473"/>
    <w:rsid w:val="00530049"/>
    <w:rsid w:val="005304D1"/>
    <w:rsid w:val="00531A61"/>
    <w:rsid w:val="00531D81"/>
    <w:rsid w:val="00532BA7"/>
    <w:rsid w:val="00533346"/>
    <w:rsid w:val="005335AC"/>
    <w:rsid w:val="00533D65"/>
    <w:rsid w:val="005346EF"/>
    <w:rsid w:val="00535391"/>
    <w:rsid w:val="005366BE"/>
    <w:rsid w:val="00537B5E"/>
    <w:rsid w:val="005405BD"/>
    <w:rsid w:val="00540735"/>
    <w:rsid w:val="0054084E"/>
    <w:rsid w:val="00542ACE"/>
    <w:rsid w:val="00543A6D"/>
    <w:rsid w:val="005443C1"/>
    <w:rsid w:val="005449F2"/>
    <w:rsid w:val="005457CD"/>
    <w:rsid w:val="00546EBF"/>
    <w:rsid w:val="00550916"/>
    <w:rsid w:val="00550EF5"/>
    <w:rsid w:val="00551585"/>
    <w:rsid w:val="00553227"/>
    <w:rsid w:val="00555729"/>
    <w:rsid w:val="00557303"/>
    <w:rsid w:val="00557680"/>
    <w:rsid w:val="00562922"/>
    <w:rsid w:val="00562BAC"/>
    <w:rsid w:val="00562E45"/>
    <w:rsid w:val="00563305"/>
    <w:rsid w:val="005641E4"/>
    <w:rsid w:val="005662D4"/>
    <w:rsid w:val="00567098"/>
    <w:rsid w:val="00567E59"/>
    <w:rsid w:val="00571104"/>
    <w:rsid w:val="00571353"/>
    <w:rsid w:val="00573336"/>
    <w:rsid w:val="00575355"/>
    <w:rsid w:val="00577B85"/>
    <w:rsid w:val="00577E35"/>
    <w:rsid w:val="00581D0E"/>
    <w:rsid w:val="005822C6"/>
    <w:rsid w:val="00582D13"/>
    <w:rsid w:val="00583E14"/>
    <w:rsid w:val="00584865"/>
    <w:rsid w:val="00584A4D"/>
    <w:rsid w:val="00585884"/>
    <w:rsid w:val="00585D95"/>
    <w:rsid w:val="005874A7"/>
    <w:rsid w:val="0058799F"/>
    <w:rsid w:val="005903FF"/>
    <w:rsid w:val="00592CCB"/>
    <w:rsid w:val="00593213"/>
    <w:rsid w:val="00593873"/>
    <w:rsid w:val="00593AB9"/>
    <w:rsid w:val="00594AA8"/>
    <w:rsid w:val="005959E7"/>
    <w:rsid w:val="00596582"/>
    <w:rsid w:val="00596681"/>
    <w:rsid w:val="005972D2"/>
    <w:rsid w:val="00597EE3"/>
    <w:rsid w:val="005A0574"/>
    <w:rsid w:val="005A0F16"/>
    <w:rsid w:val="005A1514"/>
    <w:rsid w:val="005A1D8B"/>
    <w:rsid w:val="005A268B"/>
    <w:rsid w:val="005A3933"/>
    <w:rsid w:val="005A41EA"/>
    <w:rsid w:val="005A4247"/>
    <w:rsid w:val="005A4407"/>
    <w:rsid w:val="005A484D"/>
    <w:rsid w:val="005A4B31"/>
    <w:rsid w:val="005A514D"/>
    <w:rsid w:val="005A701E"/>
    <w:rsid w:val="005A7464"/>
    <w:rsid w:val="005B0032"/>
    <w:rsid w:val="005B0EFC"/>
    <w:rsid w:val="005B2784"/>
    <w:rsid w:val="005B2C42"/>
    <w:rsid w:val="005B2F05"/>
    <w:rsid w:val="005B2F40"/>
    <w:rsid w:val="005B4B93"/>
    <w:rsid w:val="005B54B3"/>
    <w:rsid w:val="005B5BCF"/>
    <w:rsid w:val="005B6088"/>
    <w:rsid w:val="005B6A88"/>
    <w:rsid w:val="005B6C95"/>
    <w:rsid w:val="005B73FC"/>
    <w:rsid w:val="005B767C"/>
    <w:rsid w:val="005C0391"/>
    <w:rsid w:val="005C2F3B"/>
    <w:rsid w:val="005C31BD"/>
    <w:rsid w:val="005C3708"/>
    <w:rsid w:val="005C3749"/>
    <w:rsid w:val="005C5518"/>
    <w:rsid w:val="005C7D19"/>
    <w:rsid w:val="005D0522"/>
    <w:rsid w:val="005D072E"/>
    <w:rsid w:val="005D1324"/>
    <w:rsid w:val="005D1CCC"/>
    <w:rsid w:val="005D226A"/>
    <w:rsid w:val="005D357B"/>
    <w:rsid w:val="005D35EA"/>
    <w:rsid w:val="005D3C40"/>
    <w:rsid w:val="005D4211"/>
    <w:rsid w:val="005D5F7B"/>
    <w:rsid w:val="005E0AB7"/>
    <w:rsid w:val="005E26B8"/>
    <w:rsid w:val="005E2DDE"/>
    <w:rsid w:val="005E4CFF"/>
    <w:rsid w:val="005E5AA4"/>
    <w:rsid w:val="005F045B"/>
    <w:rsid w:val="005F047F"/>
    <w:rsid w:val="005F0ED1"/>
    <w:rsid w:val="005F1152"/>
    <w:rsid w:val="005F134D"/>
    <w:rsid w:val="005F1C24"/>
    <w:rsid w:val="005F631E"/>
    <w:rsid w:val="005F6FC8"/>
    <w:rsid w:val="005F730F"/>
    <w:rsid w:val="00600039"/>
    <w:rsid w:val="006002EB"/>
    <w:rsid w:val="00602983"/>
    <w:rsid w:val="00603C74"/>
    <w:rsid w:val="006061BF"/>
    <w:rsid w:val="006068D5"/>
    <w:rsid w:val="0060718A"/>
    <w:rsid w:val="006074E4"/>
    <w:rsid w:val="006101AF"/>
    <w:rsid w:val="00610463"/>
    <w:rsid w:val="00611B14"/>
    <w:rsid w:val="00611C27"/>
    <w:rsid w:val="00613FE0"/>
    <w:rsid w:val="00615371"/>
    <w:rsid w:val="00615802"/>
    <w:rsid w:val="0061712E"/>
    <w:rsid w:val="00617403"/>
    <w:rsid w:val="00617F21"/>
    <w:rsid w:val="0062032F"/>
    <w:rsid w:val="0062276A"/>
    <w:rsid w:val="00623D0A"/>
    <w:rsid w:val="006254A5"/>
    <w:rsid w:val="00630907"/>
    <w:rsid w:val="00630B5C"/>
    <w:rsid w:val="00632A87"/>
    <w:rsid w:val="00635D67"/>
    <w:rsid w:val="00636698"/>
    <w:rsid w:val="00637B5E"/>
    <w:rsid w:val="00640CEF"/>
    <w:rsid w:val="0064108D"/>
    <w:rsid w:val="00641814"/>
    <w:rsid w:val="00642141"/>
    <w:rsid w:val="00644BB7"/>
    <w:rsid w:val="0064580C"/>
    <w:rsid w:val="006467D6"/>
    <w:rsid w:val="00646F79"/>
    <w:rsid w:val="0064703F"/>
    <w:rsid w:val="00647087"/>
    <w:rsid w:val="00650950"/>
    <w:rsid w:val="00650A7C"/>
    <w:rsid w:val="006513C5"/>
    <w:rsid w:val="00651877"/>
    <w:rsid w:val="0065189D"/>
    <w:rsid w:val="0065412E"/>
    <w:rsid w:val="00654467"/>
    <w:rsid w:val="00655100"/>
    <w:rsid w:val="006551D7"/>
    <w:rsid w:val="00655ABE"/>
    <w:rsid w:val="00656C87"/>
    <w:rsid w:val="0065792A"/>
    <w:rsid w:val="006615BB"/>
    <w:rsid w:val="006648C5"/>
    <w:rsid w:val="00670A53"/>
    <w:rsid w:val="0067209B"/>
    <w:rsid w:val="006728BB"/>
    <w:rsid w:val="00674C33"/>
    <w:rsid w:val="00676BB8"/>
    <w:rsid w:val="00676FF0"/>
    <w:rsid w:val="00680026"/>
    <w:rsid w:val="00680F80"/>
    <w:rsid w:val="006810D9"/>
    <w:rsid w:val="0068404A"/>
    <w:rsid w:val="00684F13"/>
    <w:rsid w:val="00685761"/>
    <w:rsid w:val="00687DEA"/>
    <w:rsid w:val="00691F4C"/>
    <w:rsid w:val="00694E24"/>
    <w:rsid w:val="00695BB9"/>
    <w:rsid w:val="0069674A"/>
    <w:rsid w:val="00697A54"/>
    <w:rsid w:val="006A317B"/>
    <w:rsid w:val="006A3A8C"/>
    <w:rsid w:val="006A600B"/>
    <w:rsid w:val="006A6DEA"/>
    <w:rsid w:val="006A7837"/>
    <w:rsid w:val="006A7DE8"/>
    <w:rsid w:val="006B03BD"/>
    <w:rsid w:val="006B03E8"/>
    <w:rsid w:val="006B19DF"/>
    <w:rsid w:val="006B24FB"/>
    <w:rsid w:val="006B2E5C"/>
    <w:rsid w:val="006B30E9"/>
    <w:rsid w:val="006B3E7D"/>
    <w:rsid w:val="006B6FC2"/>
    <w:rsid w:val="006C0320"/>
    <w:rsid w:val="006C44E4"/>
    <w:rsid w:val="006C4B01"/>
    <w:rsid w:val="006C4F70"/>
    <w:rsid w:val="006C5723"/>
    <w:rsid w:val="006C5E79"/>
    <w:rsid w:val="006C61EA"/>
    <w:rsid w:val="006C665F"/>
    <w:rsid w:val="006C6785"/>
    <w:rsid w:val="006D0074"/>
    <w:rsid w:val="006D08B1"/>
    <w:rsid w:val="006D10DE"/>
    <w:rsid w:val="006D3604"/>
    <w:rsid w:val="006D5BDE"/>
    <w:rsid w:val="006D73DE"/>
    <w:rsid w:val="006D7A56"/>
    <w:rsid w:val="006E02CA"/>
    <w:rsid w:val="006E0ABB"/>
    <w:rsid w:val="006E22F1"/>
    <w:rsid w:val="006E2330"/>
    <w:rsid w:val="006E24AA"/>
    <w:rsid w:val="006E2AFF"/>
    <w:rsid w:val="006E3763"/>
    <w:rsid w:val="006E6ABF"/>
    <w:rsid w:val="006F08A0"/>
    <w:rsid w:val="006F0BD5"/>
    <w:rsid w:val="006F0BEE"/>
    <w:rsid w:val="006F18C7"/>
    <w:rsid w:val="006F3E5B"/>
    <w:rsid w:val="006F41A0"/>
    <w:rsid w:val="006F42F0"/>
    <w:rsid w:val="006F4D5A"/>
    <w:rsid w:val="006F6DFA"/>
    <w:rsid w:val="006F6F57"/>
    <w:rsid w:val="006F703C"/>
    <w:rsid w:val="006F7653"/>
    <w:rsid w:val="006F7C57"/>
    <w:rsid w:val="0070077F"/>
    <w:rsid w:val="00702206"/>
    <w:rsid w:val="00702A79"/>
    <w:rsid w:val="00703CBB"/>
    <w:rsid w:val="00704DF6"/>
    <w:rsid w:val="007052C1"/>
    <w:rsid w:val="007076A6"/>
    <w:rsid w:val="007110AA"/>
    <w:rsid w:val="007124B6"/>
    <w:rsid w:val="00712B41"/>
    <w:rsid w:val="007135F9"/>
    <w:rsid w:val="00713EC1"/>
    <w:rsid w:val="00713FEA"/>
    <w:rsid w:val="007141AD"/>
    <w:rsid w:val="00716E76"/>
    <w:rsid w:val="0071711D"/>
    <w:rsid w:val="007173A3"/>
    <w:rsid w:val="007206FF"/>
    <w:rsid w:val="00720AAC"/>
    <w:rsid w:val="007239CB"/>
    <w:rsid w:val="00726BE4"/>
    <w:rsid w:val="00727323"/>
    <w:rsid w:val="0072744A"/>
    <w:rsid w:val="007277E9"/>
    <w:rsid w:val="00735485"/>
    <w:rsid w:val="00735AE6"/>
    <w:rsid w:val="00736E2B"/>
    <w:rsid w:val="00737C3A"/>
    <w:rsid w:val="00740534"/>
    <w:rsid w:val="00740A87"/>
    <w:rsid w:val="00742254"/>
    <w:rsid w:val="007427E5"/>
    <w:rsid w:val="007430E3"/>
    <w:rsid w:val="007431A9"/>
    <w:rsid w:val="0074374D"/>
    <w:rsid w:val="00744C78"/>
    <w:rsid w:val="00745760"/>
    <w:rsid w:val="00747596"/>
    <w:rsid w:val="00747BC9"/>
    <w:rsid w:val="00747D9C"/>
    <w:rsid w:val="00750CCF"/>
    <w:rsid w:val="00753292"/>
    <w:rsid w:val="00753AE6"/>
    <w:rsid w:val="00754217"/>
    <w:rsid w:val="00755DFD"/>
    <w:rsid w:val="00757959"/>
    <w:rsid w:val="007601C9"/>
    <w:rsid w:val="00761D57"/>
    <w:rsid w:val="007628AB"/>
    <w:rsid w:val="00764C28"/>
    <w:rsid w:val="00765298"/>
    <w:rsid w:val="00765C82"/>
    <w:rsid w:val="007660C7"/>
    <w:rsid w:val="00776537"/>
    <w:rsid w:val="00776F1E"/>
    <w:rsid w:val="00782550"/>
    <w:rsid w:val="00782F62"/>
    <w:rsid w:val="00784972"/>
    <w:rsid w:val="00785973"/>
    <w:rsid w:val="007864CB"/>
    <w:rsid w:val="00786AD9"/>
    <w:rsid w:val="00790B99"/>
    <w:rsid w:val="00790D51"/>
    <w:rsid w:val="00791F6E"/>
    <w:rsid w:val="00792B47"/>
    <w:rsid w:val="007956BF"/>
    <w:rsid w:val="007957D7"/>
    <w:rsid w:val="00796217"/>
    <w:rsid w:val="00797E12"/>
    <w:rsid w:val="007A25FD"/>
    <w:rsid w:val="007A27D5"/>
    <w:rsid w:val="007A296D"/>
    <w:rsid w:val="007A2AFA"/>
    <w:rsid w:val="007A3842"/>
    <w:rsid w:val="007A3E5D"/>
    <w:rsid w:val="007A42FD"/>
    <w:rsid w:val="007A4DDA"/>
    <w:rsid w:val="007A585A"/>
    <w:rsid w:val="007A6356"/>
    <w:rsid w:val="007A640A"/>
    <w:rsid w:val="007A6726"/>
    <w:rsid w:val="007A6795"/>
    <w:rsid w:val="007B15CC"/>
    <w:rsid w:val="007B1777"/>
    <w:rsid w:val="007B2C8D"/>
    <w:rsid w:val="007B52E5"/>
    <w:rsid w:val="007B66E9"/>
    <w:rsid w:val="007B6790"/>
    <w:rsid w:val="007B68F0"/>
    <w:rsid w:val="007B698A"/>
    <w:rsid w:val="007B725A"/>
    <w:rsid w:val="007B7A53"/>
    <w:rsid w:val="007C080C"/>
    <w:rsid w:val="007C209F"/>
    <w:rsid w:val="007C2E59"/>
    <w:rsid w:val="007C368C"/>
    <w:rsid w:val="007C46AE"/>
    <w:rsid w:val="007C5A27"/>
    <w:rsid w:val="007D01F7"/>
    <w:rsid w:val="007D09EE"/>
    <w:rsid w:val="007D0EDD"/>
    <w:rsid w:val="007D0EF0"/>
    <w:rsid w:val="007D101A"/>
    <w:rsid w:val="007D26F4"/>
    <w:rsid w:val="007D2FC3"/>
    <w:rsid w:val="007D5578"/>
    <w:rsid w:val="007D6CB5"/>
    <w:rsid w:val="007D6F8A"/>
    <w:rsid w:val="007E2162"/>
    <w:rsid w:val="007E451A"/>
    <w:rsid w:val="007E574D"/>
    <w:rsid w:val="007E5846"/>
    <w:rsid w:val="007E663F"/>
    <w:rsid w:val="007E68CC"/>
    <w:rsid w:val="007F002F"/>
    <w:rsid w:val="007F1497"/>
    <w:rsid w:val="007F157C"/>
    <w:rsid w:val="007F1C90"/>
    <w:rsid w:val="007F2271"/>
    <w:rsid w:val="007F35AF"/>
    <w:rsid w:val="007F440B"/>
    <w:rsid w:val="007F5CF6"/>
    <w:rsid w:val="007F5E35"/>
    <w:rsid w:val="007F61C9"/>
    <w:rsid w:val="00801965"/>
    <w:rsid w:val="008019FF"/>
    <w:rsid w:val="00802CAF"/>
    <w:rsid w:val="00803957"/>
    <w:rsid w:val="00804C68"/>
    <w:rsid w:val="00804FF1"/>
    <w:rsid w:val="008061AF"/>
    <w:rsid w:val="0080674A"/>
    <w:rsid w:val="00810014"/>
    <w:rsid w:val="00810035"/>
    <w:rsid w:val="00811EE1"/>
    <w:rsid w:val="008138C1"/>
    <w:rsid w:val="00814571"/>
    <w:rsid w:val="00814E6F"/>
    <w:rsid w:val="008157E3"/>
    <w:rsid w:val="00817DAD"/>
    <w:rsid w:val="0082066D"/>
    <w:rsid w:val="008219FA"/>
    <w:rsid w:val="00825B58"/>
    <w:rsid w:val="00826BFF"/>
    <w:rsid w:val="00826F27"/>
    <w:rsid w:val="00830D6D"/>
    <w:rsid w:val="00831D82"/>
    <w:rsid w:val="00831E0F"/>
    <w:rsid w:val="00833202"/>
    <w:rsid w:val="00834E3B"/>
    <w:rsid w:val="00835EB6"/>
    <w:rsid w:val="00835ECE"/>
    <w:rsid w:val="00846B13"/>
    <w:rsid w:val="00847D87"/>
    <w:rsid w:val="00851148"/>
    <w:rsid w:val="008519F6"/>
    <w:rsid w:val="008527F5"/>
    <w:rsid w:val="00853039"/>
    <w:rsid w:val="008532B5"/>
    <w:rsid w:val="00853B1B"/>
    <w:rsid w:val="00854A97"/>
    <w:rsid w:val="00854C62"/>
    <w:rsid w:val="008555D6"/>
    <w:rsid w:val="00855711"/>
    <w:rsid w:val="00855BF1"/>
    <w:rsid w:val="00856168"/>
    <w:rsid w:val="00856174"/>
    <w:rsid w:val="008600DC"/>
    <w:rsid w:val="00860E95"/>
    <w:rsid w:val="00861E1E"/>
    <w:rsid w:val="00863084"/>
    <w:rsid w:val="00865CFA"/>
    <w:rsid w:val="0087046D"/>
    <w:rsid w:val="008712A9"/>
    <w:rsid w:val="00871B7B"/>
    <w:rsid w:val="00871E75"/>
    <w:rsid w:val="00872219"/>
    <w:rsid w:val="00872468"/>
    <w:rsid w:val="00872946"/>
    <w:rsid w:val="00875C58"/>
    <w:rsid w:val="00876950"/>
    <w:rsid w:val="008824DA"/>
    <w:rsid w:val="008832FD"/>
    <w:rsid w:val="00883DA5"/>
    <w:rsid w:val="008841F8"/>
    <w:rsid w:val="008849D1"/>
    <w:rsid w:val="00885464"/>
    <w:rsid w:val="00885BE0"/>
    <w:rsid w:val="00886202"/>
    <w:rsid w:val="00886BEE"/>
    <w:rsid w:val="00887593"/>
    <w:rsid w:val="0089023A"/>
    <w:rsid w:val="008910BA"/>
    <w:rsid w:val="00892A12"/>
    <w:rsid w:val="00892ECA"/>
    <w:rsid w:val="00895E6E"/>
    <w:rsid w:val="00895FEB"/>
    <w:rsid w:val="0089683C"/>
    <w:rsid w:val="008A0502"/>
    <w:rsid w:val="008A1E3F"/>
    <w:rsid w:val="008A1EA9"/>
    <w:rsid w:val="008A1F9E"/>
    <w:rsid w:val="008A32FA"/>
    <w:rsid w:val="008A6C1B"/>
    <w:rsid w:val="008A7E6B"/>
    <w:rsid w:val="008B1C48"/>
    <w:rsid w:val="008B2B12"/>
    <w:rsid w:val="008B64AD"/>
    <w:rsid w:val="008B73BB"/>
    <w:rsid w:val="008B7AFB"/>
    <w:rsid w:val="008C0177"/>
    <w:rsid w:val="008C0AAD"/>
    <w:rsid w:val="008C1EE9"/>
    <w:rsid w:val="008C327B"/>
    <w:rsid w:val="008C3862"/>
    <w:rsid w:val="008C4405"/>
    <w:rsid w:val="008C44BF"/>
    <w:rsid w:val="008C49CE"/>
    <w:rsid w:val="008C53CA"/>
    <w:rsid w:val="008C5447"/>
    <w:rsid w:val="008C641B"/>
    <w:rsid w:val="008C7E72"/>
    <w:rsid w:val="008D0EB1"/>
    <w:rsid w:val="008D1D56"/>
    <w:rsid w:val="008D2585"/>
    <w:rsid w:val="008D372C"/>
    <w:rsid w:val="008D463C"/>
    <w:rsid w:val="008D4862"/>
    <w:rsid w:val="008D56C0"/>
    <w:rsid w:val="008E0D96"/>
    <w:rsid w:val="008E0E85"/>
    <w:rsid w:val="008E13E9"/>
    <w:rsid w:val="008E417F"/>
    <w:rsid w:val="008E46E5"/>
    <w:rsid w:val="008E502D"/>
    <w:rsid w:val="008E609C"/>
    <w:rsid w:val="008E683F"/>
    <w:rsid w:val="008E77AB"/>
    <w:rsid w:val="008F09C2"/>
    <w:rsid w:val="008F205B"/>
    <w:rsid w:val="008F2CE1"/>
    <w:rsid w:val="008F635A"/>
    <w:rsid w:val="008F6492"/>
    <w:rsid w:val="008F6872"/>
    <w:rsid w:val="008F6D87"/>
    <w:rsid w:val="00903F18"/>
    <w:rsid w:val="00905246"/>
    <w:rsid w:val="009052F0"/>
    <w:rsid w:val="009055C6"/>
    <w:rsid w:val="009059ED"/>
    <w:rsid w:val="00912E1C"/>
    <w:rsid w:val="0091325D"/>
    <w:rsid w:val="0091542A"/>
    <w:rsid w:val="009163E1"/>
    <w:rsid w:val="00916D6C"/>
    <w:rsid w:val="00916FC4"/>
    <w:rsid w:val="00917E47"/>
    <w:rsid w:val="00922129"/>
    <w:rsid w:val="009224DB"/>
    <w:rsid w:val="009250CD"/>
    <w:rsid w:val="00926F76"/>
    <w:rsid w:val="009305CE"/>
    <w:rsid w:val="00932127"/>
    <w:rsid w:val="00932262"/>
    <w:rsid w:val="009339EF"/>
    <w:rsid w:val="009343A5"/>
    <w:rsid w:val="00934C17"/>
    <w:rsid w:val="00934ECA"/>
    <w:rsid w:val="00937279"/>
    <w:rsid w:val="009405A6"/>
    <w:rsid w:val="009414B5"/>
    <w:rsid w:val="00941BD1"/>
    <w:rsid w:val="0094357C"/>
    <w:rsid w:val="00943EE9"/>
    <w:rsid w:val="009442CB"/>
    <w:rsid w:val="00944410"/>
    <w:rsid w:val="00945798"/>
    <w:rsid w:val="0094613C"/>
    <w:rsid w:val="0094743D"/>
    <w:rsid w:val="00947E34"/>
    <w:rsid w:val="009504E5"/>
    <w:rsid w:val="00950D8B"/>
    <w:rsid w:val="009511FC"/>
    <w:rsid w:val="00951DC4"/>
    <w:rsid w:val="009540DF"/>
    <w:rsid w:val="00955667"/>
    <w:rsid w:val="009558D2"/>
    <w:rsid w:val="00955F5C"/>
    <w:rsid w:val="00956073"/>
    <w:rsid w:val="00963BED"/>
    <w:rsid w:val="00964947"/>
    <w:rsid w:val="0096577F"/>
    <w:rsid w:val="00966371"/>
    <w:rsid w:val="00966A4B"/>
    <w:rsid w:val="00970D81"/>
    <w:rsid w:val="00973B77"/>
    <w:rsid w:val="00974075"/>
    <w:rsid w:val="0097516F"/>
    <w:rsid w:val="009758E1"/>
    <w:rsid w:val="00976327"/>
    <w:rsid w:val="009808EF"/>
    <w:rsid w:val="0098197A"/>
    <w:rsid w:val="00981A9B"/>
    <w:rsid w:val="00982C04"/>
    <w:rsid w:val="00982C2B"/>
    <w:rsid w:val="0098569A"/>
    <w:rsid w:val="009859D9"/>
    <w:rsid w:val="009865CF"/>
    <w:rsid w:val="0098688F"/>
    <w:rsid w:val="009875C6"/>
    <w:rsid w:val="00990729"/>
    <w:rsid w:val="00990B5C"/>
    <w:rsid w:val="00991845"/>
    <w:rsid w:val="00991BD7"/>
    <w:rsid w:val="0099542E"/>
    <w:rsid w:val="0099560A"/>
    <w:rsid w:val="00995A79"/>
    <w:rsid w:val="00997190"/>
    <w:rsid w:val="009A119D"/>
    <w:rsid w:val="009A1C16"/>
    <w:rsid w:val="009A207D"/>
    <w:rsid w:val="009B248D"/>
    <w:rsid w:val="009B46B8"/>
    <w:rsid w:val="009B5947"/>
    <w:rsid w:val="009B6EB7"/>
    <w:rsid w:val="009C0DAA"/>
    <w:rsid w:val="009C2C5E"/>
    <w:rsid w:val="009C5486"/>
    <w:rsid w:val="009C5F37"/>
    <w:rsid w:val="009C7C98"/>
    <w:rsid w:val="009D04A5"/>
    <w:rsid w:val="009D0606"/>
    <w:rsid w:val="009D1DAE"/>
    <w:rsid w:val="009D236B"/>
    <w:rsid w:val="009D2497"/>
    <w:rsid w:val="009D281C"/>
    <w:rsid w:val="009D50CC"/>
    <w:rsid w:val="009D5BB9"/>
    <w:rsid w:val="009D5C1B"/>
    <w:rsid w:val="009D719A"/>
    <w:rsid w:val="009E457E"/>
    <w:rsid w:val="009E4613"/>
    <w:rsid w:val="009E56FA"/>
    <w:rsid w:val="009E7132"/>
    <w:rsid w:val="009E7610"/>
    <w:rsid w:val="009F0BC2"/>
    <w:rsid w:val="009F2A80"/>
    <w:rsid w:val="009F2B3B"/>
    <w:rsid w:val="009F3A32"/>
    <w:rsid w:val="009F4357"/>
    <w:rsid w:val="009F4AC1"/>
    <w:rsid w:val="009F4EAC"/>
    <w:rsid w:val="009F6566"/>
    <w:rsid w:val="009F6FFA"/>
    <w:rsid w:val="009F7C1F"/>
    <w:rsid w:val="00A0044C"/>
    <w:rsid w:val="00A00756"/>
    <w:rsid w:val="00A00C5D"/>
    <w:rsid w:val="00A02CE7"/>
    <w:rsid w:val="00A03319"/>
    <w:rsid w:val="00A036D2"/>
    <w:rsid w:val="00A0466E"/>
    <w:rsid w:val="00A057AD"/>
    <w:rsid w:val="00A12140"/>
    <w:rsid w:val="00A12DDC"/>
    <w:rsid w:val="00A15293"/>
    <w:rsid w:val="00A15985"/>
    <w:rsid w:val="00A1608D"/>
    <w:rsid w:val="00A16C5A"/>
    <w:rsid w:val="00A20542"/>
    <w:rsid w:val="00A2095E"/>
    <w:rsid w:val="00A2236E"/>
    <w:rsid w:val="00A235D3"/>
    <w:rsid w:val="00A242BE"/>
    <w:rsid w:val="00A250D8"/>
    <w:rsid w:val="00A302FF"/>
    <w:rsid w:val="00A30F8A"/>
    <w:rsid w:val="00A31D78"/>
    <w:rsid w:val="00A32FBB"/>
    <w:rsid w:val="00A349ED"/>
    <w:rsid w:val="00A35261"/>
    <w:rsid w:val="00A352DA"/>
    <w:rsid w:val="00A35A3C"/>
    <w:rsid w:val="00A35BB8"/>
    <w:rsid w:val="00A36ED1"/>
    <w:rsid w:val="00A377A4"/>
    <w:rsid w:val="00A406E9"/>
    <w:rsid w:val="00A41CF0"/>
    <w:rsid w:val="00A4386E"/>
    <w:rsid w:val="00A43E2C"/>
    <w:rsid w:val="00A43EC3"/>
    <w:rsid w:val="00A4453D"/>
    <w:rsid w:val="00A4490F"/>
    <w:rsid w:val="00A449DC"/>
    <w:rsid w:val="00A44B9E"/>
    <w:rsid w:val="00A50317"/>
    <w:rsid w:val="00A52A05"/>
    <w:rsid w:val="00A548A9"/>
    <w:rsid w:val="00A5578E"/>
    <w:rsid w:val="00A55BDD"/>
    <w:rsid w:val="00A60841"/>
    <w:rsid w:val="00A61974"/>
    <w:rsid w:val="00A6438C"/>
    <w:rsid w:val="00A6538B"/>
    <w:rsid w:val="00A676AB"/>
    <w:rsid w:val="00A70A30"/>
    <w:rsid w:val="00A71E9B"/>
    <w:rsid w:val="00A72F25"/>
    <w:rsid w:val="00A732D1"/>
    <w:rsid w:val="00A734B9"/>
    <w:rsid w:val="00A74315"/>
    <w:rsid w:val="00A762DE"/>
    <w:rsid w:val="00A76CC9"/>
    <w:rsid w:val="00A81402"/>
    <w:rsid w:val="00A833DA"/>
    <w:rsid w:val="00A83568"/>
    <w:rsid w:val="00A8450D"/>
    <w:rsid w:val="00A861AC"/>
    <w:rsid w:val="00A863D2"/>
    <w:rsid w:val="00A86630"/>
    <w:rsid w:val="00A87019"/>
    <w:rsid w:val="00A91439"/>
    <w:rsid w:val="00A91B2A"/>
    <w:rsid w:val="00A949B1"/>
    <w:rsid w:val="00A95CB2"/>
    <w:rsid w:val="00A95F84"/>
    <w:rsid w:val="00A97013"/>
    <w:rsid w:val="00AA1F56"/>
    <w:rsid w:val="00AA1FD8"/>
    <w:rsid w:val="00AA23A0"/>
    <w:rsid w:val="00AA290B"/>
    <w:rsid w:val="00AA4522"/>
    <w:rsid w:val="00AA4D68"/>
    <w:rsid w:val="00AA6AA3"/>
    <w:rsid w:val="00AA7E2C"/>
    <w:rsid w:val="00AB08EC"/>
    <w:rsid w:val="00AB1411"/>
    <w:rsid w:val="00AB16F0"/>
    <w:rsid w:val="00AB1C5B"/>
    <w:rsid w:val="00AB2917"/>
    <w:rsid w:val="00AB2C56"/>
    <w:rsid w:val="00AB3FCF"/>
    <w:rsid w:val="00AB411E"/>
    <w:rsid w:val="00AB51B9"/>
    <w:rsid w:val="00AB6745"/>
    <w:rsid w:val="00AB697D"/>
    <w:rsid w:val="00AB7307"/>
    <w:rsid w:val="00AC0A75"/>
    <w:rsid w:val="00AC0B0C"/>
    <w:rsid w:val="00AC2A0F"/>
    <w:rsid w:val="00AC376F"/>
    <w:rsid w:val="00AC57FC"/>
    <w:rsid w:val="00AC6047"/>
    <w:rsid w:val="00AD092E"/>
    <w:rsid w:val="00AD0970"/>
    <w:rsid w:val="00AD1227"/>
    <w:rsid w:val="00AD251B"/>
    <w:rsid w:val="00AD386F"/>
    <w:rsid w:val="00AD3C23"/>
    <w:rsid w:val="00AD56A3"/>
    <w:rsid w:val="00AD6647"/>
    <w:rsid w:val="00AD6CC3"/>
    <w:rsid w:val="00AD6FFF"/>
    <w:rsid w:val="00AE0393"/>
    <w:rsid w:val="00AE06C2"/>
    <w:rsid w:val="00AE1250"/>
    <w:rsid w:val="00AE17BE"/>
    <w:rsid w:val="00AE50A0"/>
    <w:rsid w:val="00AE69D9"/>
    <w:rsid w:val="00AE6BC9"/>
    <w:rsid w:val="00AF0E8F"/>
    <w:rsid w:val="00AF3ACB"/>
    <w:rsid w:val="00AF4EAA"/>
    <w:rsid w:val="00AF4F6D"/>
    <w:rsid w:val="00AF6BDA"/>
    <w:rsid w:val="00B012F0"/>
    <w:rsid w:val="00B01D39"/>
    <w:rsid w:val="00B0391C"/>
    <w:rsid w:val="00B0403A"/>
    <w:rsid w:val="00B0531A"/>
    <w:rsid w:val="00B0534F"/>
    <w:rsid w:val="00B07D69"/>
    <w:rsid w:val="00B12FD4"/>
    <w:rsid w:val="00B13157"/>
    <w:rsid w:val="00B138C3"/>
    <w:rsid w:val="00B1442D"/>
    <w:rsid w:val="00B24A36"/>
    <w:rsid w:val="00B2552E"/>
    <w:rsid w:val="00B259D4"/>
    <w:rsid w:val="00B26EEE"/>
    <w:rsid w:val="00B31A9C"/>
    <w:rsid w:val="00B31C64"/>
    <w:rsid w:val="00B32C72"/>
    <w:rsid w:val="00B36617"/>
    <w:rsid w:val="00B36ADC"/>
    <w:rsid w:val="00B428B2"/>
    <w:rsid w:val="00B43137"/>
    <w:rsid w:val="00B43E9E"/>
    <w:rsid w:val="00B44169"/>
    <w:rsid w:val="00B44348"/>
    <w:rsid w:val="00B46058"/>
    <w:rsid w:val="00B46612"/>
    <w:rsid w:val="00B473EA"/>
    <w:rsid w:val="00B4784D"/>
    <w:rsid w:val="00B47AF9"/>
    <w:rsid w:val="00B47D1A"/>
    <w:rsid w:val="00B47E52"/>
    <w:rsid w:val="00B5148C"/>
    <w:rsid w:val="00B51988"/>
    <w:rsid w:val="00B51A4A"/>
    <w:rsid w:val="00B530E4"/>
    <w:rsid w:val="00B532C9"/>
    <w:rsid w:val="00B53489"/>
    <w:rsid w:val="00B53AE6"/>
    <w:rsid w:val="00B53DBA"/>
    <w:rsid w:val="00B53F0A"/>
    <w:rsid w:val="00B542D0"/>
    <w:rsid w:val="00B5499F"/>
    <w:rsid w:val="00B55922"/>
    <w:rsid w:val="00B5685E"/>
    <w:rsid w:val="00B5793D"/>
    <w:rsid w:val="00B57EEF"/>
    <w:rsid w:val="00B613B2"/>
    <w:rsid w:val="00B61FE2"/>
    <w:rsid w:val="00B67F13"/>
    <w:rsid w:val="00B70E98"/>
    <w:rsid w:val="00B71C3C"/>
    <w:rsid w:val="00B72219"/>
    <w:rsid w:val="00B73520"/>
    <w:rsid w:val="00B739FC"/>
    <w:rsid w:val="00B7532C"/>
    <w:rsid w:val="00B75EFA"/>
    <w:rsid w:val="00B762C2"/>
    <w:rsid w:val="00B8107E"/>
    <w:rsid w:val="00B82AAD"/>
    <w:rsid w:val="00B902A9"/>
    <w:rsid w:val="00B9080E"/>
    <w:rsid w:val="00B922EB"/>
    <w:rsid w:val="00B92D9A"/>
    <w:rsid w:val="00B95364"/>
    <w:rsid w:val="00B95466"/>
    <w:rsid w:val="00B97718"/>
    <w:rsid w:val="00BA033B"/>
    <w:rsid w:val="00BA1FEA"/>
    <w:rsid w:val="00BA3960"/>
    <w:rsid w:val="00BA43D4"/>
    <w:rsid w:val="00BA5F9E"/>
    <w:rsid w:val="00BA6318"/>
    <w:rsid w:val="00BA649C"/>
    <w:rsid w:val="00BA7045"/>
    <w:rsid w:val="00BB048C"/>
    <w:rsid w:val="00BB0DD1"/>
    <w:rsid w:val="00BB4482"/>
    <w:rsid w:val="00BB518E"/>
    <w:rsid w:val="00BB5543"/>
    <w:rsid w:val="00BC1964"/>
    <w:rsid w:val="00BC3508"/>
    <w:rsid w:val="00BC75FF"/>
    <w:rsid w:val="00BD09D3"/>
    <w:rsid w:val="00BD3BB9"/>
    <w:rsid w:val="00BD3CAE"/>
    <w:rsid w:val="00BD4905"/>
    <w:rsid w:val="00BD4FB1"/>
    <w:rsid w:val="00BD5E62"/>
    <w:rsid w:val="00BD7B75"/>
    <w:rsid w:val="00BE3D4D"/>
    <w:rsid w:val="00BE55FA"/>
    <w:rsid w:val="00BE5D2A"/>
    <w:rsid w:val="00BE675A"/>
    <w:rsid w:val="00BE71D3"/>
    <w:rsid w:val="00BE7CF4"/>
    <w:rsid w:val="00BF17D2"/>
    <w:rsid w:val="00BF2F03"/>
    <w:rsid w:val="00BF483D"/>
    <w:rsid w:val="00BF4DB1"/>
    <w:rsid w:val="00BF6AF2"/>
    <w:rsid w:val="00BF7468"/>
    <w:rsid w:val="00BF7653"/>
    <w:rsid w:val="00C005E9"/>
    <w:rsid w:val="00C01B09"/>
    <w:rsid w:val="00C0203B"/>
    <w:rsid w:val="00C02AD7"/>
    <w:rsid w:val="00C02B90"/>
    <w:rsid w:val="00C03B0F"/>
    <w:rsid w:val="00C065F6"/>
    <w:rsid w:val="00C06CEA"/>
    <w:rsid w:val="00C07715"/>
    <w:rsid w:val="00C124A0"/>
    <w:rsid w:val="00C13AB0"/>
    <w:rsid w:val="00C13C5D"/>
    <w:rsid w:val="00C15981"/>
    <w:rsid w:val="00C15C13"/>
    <w:rsid w:val="00C16B9F"/>
    <w:rsid w:val="00C17F11"/>
    <w:rsid w:val="00C200CC"/>
    <w:rsid w:val="00C20C36"/>
    <w:rsid w:val="00C20CC8"/>
    <w:rsid w:val="00C21B8C"/>
    <w:rsid w:val="00C23163"/>
    <w:rsid w:val="00C234F9"/>
    <w:rsid w:val="00C24EE3"/>
    <w:rsid w:val="00C26705"/>
    <w:rsid w:val="00C277F8"/>
    <w:rsid w:val="00C40E4F"/>
    <w:rsid w:val="00C4120B"/>
    <w:rsid w:val="00C41DC8"/>
    <w:rsid w:val="00C42140"/>
    <w:rsid w:val="00C4386C"/>
    <w:rsid w:val="00C4387E"/>
    <w:rsid w:val="00C4602E"/>
    <w:rsid w:val="00C4769C"/>
    <w:rsid w:val="00C5062C"/>
    <w:rsid w:val="00C515E4"/>
    <w:rsid w:val="00C518AF"/>
    <w:rsid w:val="00C529CF"/>
    <w:rsid w:val="00C52AF2"/>
    <w:rsid w:val="00C5349D"/>
    <w:rsid w:val="00C54C53"/>
    <w:rsid w:val="00C55D05"/>
    <w:rsid w:val="00C563CC"/>
    <w:rsid w:val="00C63A1C"/>
    <w:rsid w:val="00C641AB"/>
    <w:rsid w:val="00C64C09"/>
    <w:rsid w:val="00C663C2"/>
    <w:rsid w:val="00C66F75"/>
    <w:rsid w:val="00C70B7F"/>
    <w:rsid w:val="00C72177"/>
    <w:rsid w:val="00C735C2"/>
    <w:rsid w:val="00C73E5A"/>
    <w:rsid w:val="00C74AC2"/>
    <w:rsid w:val="00C75CBF"/>
    <w:rsid w:val="00C75E60"/>
    <w:rsid w:val="00C76CE0"/>
    <w:rsid w:val="00C807E4"/>
    <w:rsid w:val="00C80C07"/>
    <w:rsid w:val="00C812D1"/>
    <w:rsid w:val="00C83018"/>
    <w:rsid w:val="00C831CA"/>
    <w:rsid w:val="00C83B0E"/>
    <w:rsid w:val="00C8435B"/>
    <w:rsid w:val="00C852FB"/>
    <w:rsid w:val="00C85D59"/>
    <w:rsid w:val="00C90D3F"/>
    <w:rsid w:val="00C91BBC"/>
    <w:rsid w:val="00C92194"/>
    <w:rsid w:val="00C9281D"/>
    <w:rsid w:val="00C92E42"/>
    <w:rsid w:val="00C92E86"/>
    <w:rsid w:val="00C94135"/>
    <w:rsid w:val="00C95253"/>
    <w:rsid w:val="00C9690A"/>
    <w:rsid w:val="00C969F2"/>
    <w:rsid w:val="00C9797A"/>
    <w:rsid w:val="00CA1CD3"/>
    <w:rsid w:val="00CA340F"/>
    <w:rsid w:val="00CA3DA8"/>
    <w:rsid w:val="00CA4A8A"/>
    <w:rsid w:val="00CA4E85"/>
    <w:rsid w:val="00CA54B8"/>
    <w:rsid w:val="00CB0C31"/>
    <w:rsid w:val="00CB16C9"/>
    <w:rsid w:val="00CB2302"/>
    <w:rsid w:val="00CB308B"/>
    <w:rsid w:val="00CB422A"/>
    <w:rsid w:val="00CB52BE"/>
    <w:rsid w:val="00CB5A59"/>
    <w:rsid w:val="00CB5D89"/>
    <w:rsid w:val="00CB7E53"/>
    <w:rsid w:val="00CC0383"/>
    <w:rsid w:val="00CC03B8"/>
    <w:rsid w:val="00CC0606"/>
    <w:rsid w:val="00CC06F9"/>
    <w:rsid w:val="00CC0FAE"/>
    <w:rsid w:val="00CC1517"/>
    <w:rsid w:val="00CC1B34"/>
    <w:rsid w:val="00CC1F99"/>
    <w:rsid w:val="00CC2E2C"/>
    <w:rsid w:val="00CC2EF8"/>
    <w:rsid w:val="00CC450D"/>
    <w:rsid w:val="00CC6AB9"/>
    <w:rsid w:val="00CC76F0"/>
    <w:rsid w:val="00CD076D"/>
    <w:rsid w:val="00CD115C"/>
    <w:rsid w:val="00CD13CB"/>
    <w:rsid w:val="00CD3711"/>
    <w:rsid w:val="00CD3C3F"/>
    <w:rsid w:val="00CD3DC2"/>
    <w:rsid w:val="00CD53DF"/>
    <w:rsid w:val="00CD5BB3"/>
    <w:rsid w:val="00CD60F4"/>
    <w:rsid w:val="00CD66D0"/>
    <w:rsid w:val="00CD7BA3"/>
    <w:rsid w:val="00CE028A"/>
    <w:rsid w:val="00CE1478"/>
    <w:rsid w:val="00CE1C8B"/>
    <w:rsid w:val="00CE4A58"/>
    <w:rsid w:val="00CE5426"/>
    <w:rsid w:val="00CF15FC"/>
    <w:rsid w:val="00CF2552"/>
    <w:rsid w:val="00CF32E8"/>
    <w:rsid w:val="00CF3C26"/>
    <w:rsid w:val="00CF51C6"/>
    <w:rsid w:val="00CF5DAE"/>
    <w:rsid w:val="00CF70EB"/>
    <w:rsid w:val="00CF7207"/>
    <w:rsid w:val="00CF74D2"/>
    <w:rsid w:val="00D02961"/>
    <w:rsid w:val="00D06267"/>
    <w:rsid w:val="00D1288A"/>
    <w:rsid w:val="00D15304"/>
    <w:rsid w:val="00D15DAB"/>
    <w:rsid w:val="00D161C9"/>
    <w:rsid w:val="00D16A6D"/>
    <w:rsid w:val="00D17405"/>
    <w:rsid w:val="00D20330"/>
    <w:rsid w:val="00D2054A"/>
    <w:rsid w:val="00D20C17"/>
    <w:rsid w:val="00D21614"/>
    <w:rsid w:val="00D21C14"/>
    <w:rsid w:val="00D2460E"/>
    <w:rsid w:val="00D24A98"/>
    <w:rsid w:val="00D25704"/>
    <w:rsid w:val="00D26403"/>
    <w:rsid w:val="00D27054"/>
    <w:rsid w:val="00D275D9"/>
    <w:rsid w:val="00D30C5F"/>
    <w:rsid w:val="00D32B88"/>
    <w:rsid w:val="00D33997"/>
    <w:rsid w:val="00D33F93"/>
    <w:rsid w:val="00D34D9C"/>
    <w:rsid w:val="00D375D5"/>
    <w:rsid w:val="00D425D3"/>
    <w:rsid w:val="00D42BA0"/>
    <w:rsid w:val="00D43752"/>
    <w:rsid w:val="00D43F4E"/>
    <w:rsid w:val="00D44921"/>
    <w:rsid w:val="00D44931"/>
    <w:rsid w:val="00D450F9"/>
    <w:rsid w:val="00D458AA"/>
    <w:rsid w:val="00D46752"/>
    <w:rsid w:val="00D46D88"/>
    <w:rsid w:val="00D47EA9"/>
    <w:rsid w:val="00D50C7D"/>
    <w:rsid w:val="00D50CCB"/>
    <w:rsid w:val="00D525B3"/>
    <w:rsid w:val="00D52D43"/>
    <w:rsid w:val="00D53A14"/>
    <w:rsid w:val="00D56AF5"/>
    <w:rsid w:val="00D60D1E"/>
    <w:rsid w:val="00D6316C"/>
    <w:rsid w:val="00D63E65"/>
    <w:rsid w:val="00D657A6"/>
    <w:rsid w:val="00D67D32"/>
    <w:rsid w:val="00D7005C"/>
    <w:rsid w:val="00D7561C"/>
    <w:rsid w:val="00D8035F"/>
    <w:rsid w:val="00D812E2"/>
    <w:rsid w:val="00D818E6"/>
    <w:rsid w:val="00D81CC8"/>
    <w:rsid w:val="00D849C0"/>
    <w:rsid w:val="00D8508B"/>
    <w:rsid w:val="00D90622"/>
    <w:rsid w:val="00D90804"/>
    <w:rsid w:val="00D91C01"/>
    <w:rsid w:val="00D96F22"/>
    <w:rsid w:val="00D97A40"/>
    <w:rsid w:val="00DA069D"/>
    <w:rsid w:val="00DA3480"/>
    <w:rsid w:val="00DA362F"/>
    <w:rsid w:val="00DA5184"/>
    <w:rsid w:val="00DA7159"/>
    <w:rsid w:val="00DB0A1B"/>
    <w:rsid w:val="00DB0A64"/>
    <w:rsid w:val="00DB2573"/>
    <w:rsid w:val="00DB275A"/>
    <w:rsid w:val="00DB36CE"/>
    <w:rsid w:val="00DB43BD"/>
    <w:rsid w:val="00DB4500"/>
    <w:rsid w:val="00DB516B"/>
    <w:rsid w:val="00DB6909"/>
    <w:rsid w:val="00DB7C45"/>
    <w:rsid w:val="00DB7C5C"/>
    <w:rsid w:val="00DC0379"/>
    <w:rsid w:val="00DC124D"/>
    <w:rsid w:val="00DC2217"/>
    <w:rsid w:val="00DC26B0"/>
    <w:rsid w:val="00DC28A5"/>
    <w:rsid w:val="00DC3935"/>
    <w:rsid w:val="00DC41F8"/>
    <w:rsid w:val="00DC56B0"/>
    <w:rsid w:val="00DC7D7E"/>
    <w:rsid w:val="00DD0131"/>
    <w:rsid w:val="00DD0E58"/>
    <w:rsid w:val="00DD1F1D"/>
    <w:rsid w:val="00DD259B"/>
    <w:rsid w:val="00DD35C7"/>
    <w:rsid w:val="00DD4A6C"/>
    <w:rsid w:val="00DD5AAF"/>
    <w:rsid w:val="00DD73FD"/>
    <w:rsid w:val="00DE0AE8"/>
    <w:rsid w:val="00DE1B0E"/>
    <w:rsid w:val="00DE25C3"/>
    <w:rsid w:val="00DE3184"/>
    <w:rsid w:val="00DE3768"/>
    <w:rsid w:val="00DE377A"/>
    <w:rsid w:val="00DE3D28"/>
    <w:rsid w:val="00DE42DE"/>
    <w:rsid w:val="00DE4728"/>
    <w:rsid w:val="00DE5CCB"/>
    <w:rsid w:val="00DE60A1"/>
    <w:rsid w:val="00DE62E8"/>
    <w:rsid w:val="00DE6303"/>
    <w:rsid w:val="00DE6555"/>
    <w:rsid w:val="00DE6AE8"/>
    <w:rsid w:val="00DE737F"/>
    <w:rsid w:val="00DE7ED5"/>
    <w:rsid w:val="00DF05A3"/>
    <w:rsid w:val="00DF46D3"/>
    <w:rsid w:val="00DF6624"/>
    <w:rsid w:val="00DF6B8A"/>
    <w:rsid w:val="00DF76A9"/>
    <w:rsid w:val="00E00340"/>
    <w:rsid w:val="00E00941"/>
    <w:rsid w:val="00E016E5"/>
    <w:rsid w:val="00E018DD"/>
    <w:rsid w:val="00E026C3"/>
    <w:rsid w:val="00E038CC"/>
    <w:rsid w:val="00E05427"/>
    <w:rsid w:val="00E05719"/>
    <w:rsid w:val="00E06A3D"/>
    <w:rsid w:val="00E102C2"/>
    <w:rsid w:val="00E12061"/>
    <w:rsid w:val="00E13E87"/>
    <w:rsid w:val="00E148FB"/>
    <w:rsid w:val="00E16375"/>
    <w:rsid w:val="00E1691C"/>
    <w:rsid w:val="00E20060"/>
    <w:rsid w:val="00E20617"/>
    <w:rsid w:val="00E20A40"/>
    <w:rsid w:val="00E22AB6"/>
    <w:rsid w:val="00E23EF5"/>
    <w:rsid w:val="00E24D32"/>
    <w:rsid w:val="00E26734"/>
    <w:rsid w:val="00E26C6C"/>
    <w:rsid w:val="00E27421"/>
    <w:rsid w:val="00E27AAF"/>
    <w:rsid w:val="00E31786"/>
    <w:rsid w:val="00E31A7B"/>
    <w:rsid w:val="00E32CA9"/>
    <w:rsid w:val="00E334AF"/>
    <w:rsid w:val="00E33AEA"/>
    <w:rsid w:val="00E35243"/>
    <w:rsid w:val="00E36E34"/>
    <w:rsid w:val="00E3773E"/>
    <w:rsid w:val="00E417AB"/>
    <w:rsid w:val="00E430BB"/>
    <w:rsid w:val="00E43210"/>
    <w:rsid w:val="00E448B0"/>
    <w:rsid w:val="00E44BF1"/>
    <w:rsid w:val="00E44ED0"/>
    <w:rsid w:val="00E459DE"/>
    <w:rsid w:val="00E4762E"/>
    <w:rsid w:val="00E47F48"/>
    <w:rsid w:val="00E502E2"/>
    <w:rsid w:val="00E50C04"/>
    <w:rsid w:val="00E51471"/>
    <w:rsid w:val="00E52B1B"/>
    <w:rsid w:val="00E52D13"/>
    <w:rsid w:val="00E52E00"/>
    <w:rsid w:val="00E53123"/>
    <w:rsid w:val="00E53200"/>
    <w:rsid w:val="00E542F2"/>
    <w:rsid w:val="00E54944"/>
    <w:rsid w:val="00E54EBA"/>
    <w:rsid w:val="00E54EC5"/>
    <w:rsid w:val="00E56F92"/>
    <w:rsid w:val="00E61E0E"/>
    <w:rsid w:val="00E61FD7"/>
    <w:rsid w:val="00E66073"/>
    <w:rsid w:val="00E66532"/>
    <w:rsid w:val="00E70E4D"/>
    <w:rsid w:val="00E7190B"/>
    <w:rsid w:val="00E720B0"/>
    <w:rsid w:val="00E7299E"/>
    <w:rsid w:val="00E739DA"/>
    <w:rsid w:val="00E74060"/>
    <w:rsid w:val="00E75D65"/>
    <w:rsid w:val="00E76CE3"/>
    <w:rsid w:val="00E772D6"/>
    <w:rsid w:val="00E777FB"/>
    <w:rsid w:val="00E77D3F"/>
    <w:rsid w:val="00E82297"/>
    <w:rsid w:val="00E83A20"/>
    <w:rsid w:val="00E83A72"/>
    <w:rsid w:val="00E84E81"/>
    <w:rsid w:val="00E86162"/>
    <w:rsid w:val="00E86FE6"/>
    <w:rsid w:val="00E90700"/>
    <w:rsid w:val="00E933A9"/>
    <w:rsid w:val="00EA07A5"/>
    <w:rsid w:val="00EA3284"/>
    <w:rsid w:val="00EA3421"/>
    <w:rsid w:val="00EA350F"/>
    <w:rsid w:val="00EA5EF3"/>
    <w:rsid w:val="00EB0847"/>
    <w:rsid w:val="00EB2C8B"/>
    <w:rsid w:val="00EB5582"/>
    <w:rsid w:val="00EB5ECC"/>
    <w:rsid w:val="00EC05A4"/>
    <w:rsid w:val="00EC106C"/>
    <w:rsid w:val="00EC10C7"/>
    <w:rsid w:val="00EC3688"/>
    <w:rsid w:val="00EC3DB6"/>
    <w:rsid w:val="00EC62C4"/>
    <w:rsid w:val="00EC68F7"/>
    <w:rsid w:val="00EC6E4A"/>
    <w:rsid w:val="00ED18D2"/>
    <w:rsid w:val="00ED2A87"/>
    <w:rsid w:val="00ED2D03"/>
    <w:rsid w:val="00ED4EE8"/>
    <w:rsid w:val="00ED6B46"/>
    <w:rsid w:val="00EE1789"/>
    <w:rsid w:val="00EE1790"/>
    <w:rsid w:val="00EE1976"/>
    <w:rsid w:val="00EE25A5"/>
    <w:rsid w:val="00EE33E8"/>
    <w:rsid w:val="00EE4AC7"/>
    <w:rsid w:val="00EE4E45"/>
    <w:rsid w:val="00EE506D"/>
    <w:rsid w:val="00EE518E"/>
    <w:rsid w:val="00EE5741"/>
    <w:rsid w:val="00EE5DCC"/>
    <w:rsid w:val="00EE71A2"/>
    <w:rsid w:val="00EF0792"/>
    <w:rsid w:val="00EF1B73"/>
    <w:rsid w:val="00EF4691"/>
    <w:rsid w:val="00EF7D83"/>
    <w:rsid w:val="00F006F0"/>
    <w:rsid w:val="00F01AA0"/>
    <w:rsid w:val="00F02C0A"/>
    <w:rsid w:val="00F03C0F"/>
    <w:rsid w:val="00F055FF"/>
    <w:rsid w:val="00F05BD1"/>
    <w:rsid w:val="00F066B4"/>
    <w:rsid w:val="00F10686"/>
    <w:rsid w:val="00F1107A"/>
    <w:rsid w:val="00F11945"/>
    <w:rsid w:val="00F131BD"/>
    <w:rsid w:val="00F13B4F"/>
    <w:rsid w:val="00F14CD1"/>
    <w:rsid w:val="00F14DEE"/>
    <w:rsid w:val="00F15248"/>
    <w:rsid w:val="00F17C84"/>
    <w:rsid w:val="00F2134B"/>
    <w:rsid w:val="00F2307C"/>
    <w:rsid w:val="00F23CE3"/>
    <w:rsid w:val="00F25399"/>
    <w:rsid w:val="00F263CE"/>
    <w:rsid w:val="00F26B47"/>
    <w:rsid w:val="00F30552"/>
    <w:rsid w:val="00F307AD"/>
    <w:rsid w:val="00F319A2"/>
    <w:rsid w:val="00F336D9"/>
    <w:rsid w:val="00F33F14"/>
    <w:rsid w:val="00F356DA"/>
    <w:rsid w:val="00F36CAD"/>
    <w:rsid w:val="00F37769"/>
    <w:rsid w:val="00F40C7B"/>
    <w:rsid w:val="00F41677"/>
    <w:rsid w:val="00F41F85"/>
    <w:rsid w:val="00F430B9"/>
    <w:rsid w:val="00F460D8"/>
    <w:rsid w:val="00F47598"/>
    <w:rsid w:val="00F47A73"/>
    <w:rsid w:val="00F47C13"/>
    <w:rsid w:val="00F52A95"/>
    <w:rsid w:val="00F53461"/>
    <w:rsid w:val="00F53BB6"/>
    <w:rsid w:val="00F53EE3"/>
    <w:rsid w:val="00F56050"/>
    <w:rsid w:val="00F56171"/>
    <w:rsid w:val="00F56B54"/>
    <w:rsid w:val="00F6048A"/>
    <w:rsid w:val="00F61263"/>
    <w:rsid w:val="00F62014"/>
    <w:rsid w:val="00F6339D"/>
    <w:rsid w:val="00F658B0"/>
    <w:rsid w:val="00F65AD0"/>
    <w:rsid w:val="00F675EB"/>
    <w:rsid w:val="00F72730"/>
    <w:rsid w:val="00F72878"/>
    <w:rsid w:val="00F728D2"/>
    <w:rsid w:val="00F7409B"/>
    <w:rsid w:val="00F74974"/>
    <w:rsid w:val="00F7574A"/>
    <w:rsid w:val="00F75813"/>
    <w:rsid w:val="00F76CEF"/>
    <w:rsid w:val="00F773A8"/>
    <w:rsid w:val="00F8048F"/>
    <w:rsid w:val="00F80763"/>
    <w:rsid w:val="00F81F5E"/>
    <w:rsid w:val="00F853C9"/>
    <w:rsid w:val="00F85AEE"/>
    <w:rsid w:val="00F85B1C"/>
    <w:rsid w:val="00F85E72"/>
    <w:rsid w:val="00F8698D"/>
    <w:rsid w:val="00F87835"/>
    <w:rsid w:val="00F90618"/>
    <w:rsid w:val="00F9151D"/>
    <w:rsid w:val="00F915BE"/>
    <w:rsid w:val="00F91B1D"/>
    <w:rsid w:val="00F96CD5"/>
    <w:rsid w:val="00FA05CA"/>
    <w:rsid w:val="00FA41B9"/>
    <w:rsid w:val="00FA4E9D"/>
    <w:rsid w:val="00FA62EE"/>
    <w:rsid w:val="00FB386B"/>
    <w:rsid w:val="00FB3D95"/>
    <w:rsid w:val="00FC0C7E"/>
    <w:rsid w:val="00FC27C1"/>
    <w:rsid w:val="00FC345A"/>
    <w:rsid w:val="00FC54A2"/>
    <w:rsid w:val="00FD0048"/>
    <w:rsid w:val="00FD0617"/>
    <w:rsid w:val="00FD1A20"/>
    <w:rsid w:val="00FD2D49"/>
    <w:rsid w:val="00FD4C61"/>
    <w:rsid w:val="00FD5084"/>
    <w:rsid w:val="00FD509F"/>
    <w:rsid w:val="00FD630C"/>
    <w:rsid w:val="00FD6F3A"/>
    <w:rsid w:val="00FE0180"/>
    <w:rsid w:val="00FE081B"/>
    <w:rsid w:val="00FE2889"/>
    <w:rsid w:val="00FE2CF3"/>
    <w:rsid w:val="00FE2E47"/>
    <w:rsid w:val="00FE5900"/>
    <w:rsid w:val="00FE5C1A"/>
    <w:rsid w:val="00FE5F79"/>
    <w:rsid w:val="00FE6FD1"/>
    <w:rsid w:val="00FE7D89"/>
    <w:rsid w:val="00FF0625"/>
    <w:rsid w:val="00FF2020"/>
    <w:rsid w:val="00FF3D4F"/>
    <w:rsid w:val="00FF5AD7"/>
    <w:rsid w:val="00FF5F78"/>
    <w:rsid w:val="00FF6017"/>
    <w:rsid w:val="00FF681E"/>
    <w:rsid w:val="00FF762E"/>
    <w:rsid w:val="00FF7E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oNotEmbedSmartTags/>
  <w:decimalSymbol w:val=","/>
  <w:listSeparator w:val=";"/>
  <w14:docId w14:val="6FD02F9A"/>
  <w15:chartTrackingRefBased/>
  <w15:docId w15:val="{3336F461-64FD-4B05-B14E-8587F599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55BDD"/>
    <w:rPr>
      <w:lang w:val="en-US" w:eastAsia="en-US"/>
    </w:rPr>
  </w:style>
  <w:style w:type="paragraph" w:styleId="1">
    <w:name w:val="heading 1"/>
    <w:basedOn w:val="a0"/>
    <w:next w:val="a0"/>
    <w:qFormat/>
    <w:rsid w:val="004572C2"/>
    <w:pPr>
      <w:keepNext/>
      <w:spacing w:before="240" w:after="60"/>
      <w:outlineLvl w:val="0"/>
    </w:pPr>
    <w:rPr>
      <w:rFonts w:ascii="Arial" w:hAnsi="Arial" w:cs="Arial"/>
      <w:b/>
      <w:bCs/>
      <w:kern w:val="32"/>
      <w:sz w:val="32"/>
      <w:szCs w:val="32"/>
      <w:lang w:val="ru-RU" w:eastAsia="ru-RU"/>
    </w:rPr>
  </w:style>
  <w:style w:type="paragraph" w:styleId="2">
    <w:name w:val="heading 2"/>
    <w:basedOn w:val="a0"/>
    <w:next w:val="a0"/>
    <w:qFormat/>
    <w:rsid w:val="00695BB9"/>
    <w:pPr>
      <w:keepNext/>
      <w:spacing w:before="240" w:after="60"/>
      <w:outlineLvl w:val="1"/>
    </w:pPr>
    <w:rPr>
      <w:rFonts w:cs="Arial"/>
      <w:b/>
      <w:bCs/>
      <w:i/>
      <w:iCs/>
      <w:sz w:val="28"/>
      <w:szCs w:val="28"/>
      <w:lang w:val="ru-RU" w:eastAsia="ru-RU"/>
    </w:rPr>
  </w:style>
  <w:style w:type="paragraph" w:styleId="3">
    <w:name w:val="heading 3"/>
    <w:basedOn w:val="a0"/>
    <w:next w:val="a0"/>
    <w:qFormat/>
    <w:rsid w:val="004572C2"/>
    <w:pPr>
      <w:keepNext/>
      <w:spacing w:before="240" w:after="60"/>
      <w:outlineLvl w:val="2"/>
    </w:pPr>
    <w:rPr>
      <w:rFonts w:ascii="Arial" w:hAnsi="Arial" w:cs="Arial"/>
      <w:b/>
      <w:bCs/>
      <w:sz w:val="26"/>
      <w:szCs w:val="26"/>
      <w:lang w:val="ru-RU" w:eastAsia="ru-RU"/>
    </w:rPr>
  </w:style>
  <w:style w:type="paragraph" w:styleId="4">
    <w:name w:val="heading 4"/>
    <w:basedOn w:val="a0"/>
    <w:next w:val="a0"/>
    <w:qFormat/>
    <w:rsid w:val="0039625C"/>
    <w:pPr>
      <w:keepNext/>
      <w:spacing w:before="240" w:after="60"/>
      <w:outlineLvl w:val="3"/>
    </w:pPr>
    <w:rPr>
      <w:b/>
      <w:bCs/>
      <w:sz w:val="28"/>
      <w:szCs w:val="28"/>
    </w:rPr>
  </w:style>
  <w:style w:type="paragraph" w:styleId="5">
    <w:name w:val="heading 5"/>
    <w:basedOn w:val="a0"/>
    <w:next w:val="a0"/>
    <w:qFormat/>
    <w:rsid w:val="00B43E9E"/>
    <w:pPr>
      <w:keepNext/>
      <w:spacing w:line="360" w:lineRule="auto"/>
      <w:ind w:left="1008" w:hanging="1008"/>
      <w:jc w:val="right"/>
      <w:outlineLvl w:val="4"/>
    </w:pPr>
    <w:rPr>
      <w:sz w:val="28"/>
      <w:szCs w:val="24"/>
      <w:lang w:val="ru-RU" w:eastAsia="ru-RU"/>
    </w:rPr>
  </w:style>
  <w:style w:type="paragraph" w:styleId="6">
    <w:name w:val="heading 6"/>
    <w:basedOn w:val="a0"/>
    <w:next w:val="a0"/>
    <w:qFormat/>
    <w:rsid w:val="00B43E9E"/>
    <w:pPr>
      <w:spacing w:before="240" w:after="60"/>
      <w:ind w:left="1152" w:hanging="1152"/>
      <w:outlineLvl w:val="5"/>
    </w:pPr>
    <w:rPr>
      <w:rFonts w:ascii="Calibri" w:hAnsi="Calibri"/>
      <w:b/>
      <w:bCs/>
      <w:sz w:val="22"/>
      <w:szCs w:val="22"/>
      <w:lang w:val="ru-RU" w:eastAsia="ru-RU"/>
    </w:rPr>
  </w:style>
  <w:style w:type="paragraph" w:styleId="7">
    <w:name w:val="heading 7"/>
    <w:basedOn w:val="a0"/>
    <w:next w:val="a0"/>
    <w:qFormat/>
    <w:rsid w:val="00B43E9E"/>
    <w:pPr>
      <w:spacing w:before="240" w:after="60"/>
      <w:ind w:left="1296" w:hanging="1296"/>
      <w:outlineLvl w:val="6"/>
    </w:pPr>
    <w:rPr>
      <w:sz w:val="24"/>
      <w:szCs w:val="24"/>
      <w:lang w:val="ru-RU" w:eastAsia="ru-RU"/>
    </w:rPr>
  </w:style>
  <w:style w:type="paragraph" w:styleId="8">
    <w:name w:val="heading 8"/>
    <w:basedOn w:val="a0"/>
    <w:next w:val="a0"/>
    <w:qFormat/>
    <w:rsid w:val="00B43E9E"/>
    <w:pPr>
      <w:spacing w:before="240" w:after="60"/>
      <w:ind w:left="1440" w:hanging="1440"/>
      <w:outlineLvl w:val="7"/>
    </w:pPr>
    <w:rPr>
      <w:rFonts w:ascii="Calibri" w:hAnsi="Calibri"/>
      <w:i/>
      <w:iCs/>
      <w:sz w:val="24"/>
      <w:szCs w:val="24"/>
      <w:lang w:val="ru-RU" w:eastAsia="ru-RU"/>
    </w:rPr>
  </w:style>
  <w:style w:type="paragraph" w:styleId="9">
    <w:name w:val="heading 9"/>
    <w:basedOn w:val="a0"/>
    <w:next w:val="a0"/>
    <w:qFormat/>
    <w:rsid w:val="00B43E9E"/>
    <w:pPr>
      <w:spacing w:before="240" w:after="60"/>
      <w:ind w:left="1584" w:hanging="1584"/>
      <w:outlineLvl w:val="8"/>
    </w:pPr>
    <w:rPr>
      <w:rFonts w:ascii="Arial" w:hAnsi="Arial" w:cs="Arial"/>
      <w:sz w:val="22"/>
      <w:szCs w:val="22"/>
      <w:lang w:val="ru-RU"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CM1">
    <w:name w:val="CM1"/>
    <w:basedOn w:val="Default"/>
    <w:next w:val="Default"/>
    <w:rPr>
      <w:color w:val="auto"/>
    </w:rPr>
  </w:style>
  <w:style w:type="paragraph" w:customStyle="1" w:styleId="CM36">
    <w:name w:val="CM36"/>
    <w:basedOn w:val="Default"/>
    <w:next w:val="Default"/>
    <w:pPr>
      <w:spacing w:after="123"/>
    </w:pPr>
    <w:rPr>
      <w:color w:val="auto"/>
    </w:rPr>
  </w:style>
  <w:style w:type="paragraph" w:customStyle="1" w:styleId="CM2">
    <w:name w:val="CM2"/>
    <w:basedOn w:val="Default"/>
    <w:next w:val="Default"/>
    <w:rPr>
      <w:color w:val="auto"/>
    </w:rPr>
  </w:style>
  <w:style w:type="paragraph" w:customStyle="1" w:styleId="CM3">
    <w:name w:val="CM3"/>
    <w:basedOn w:val="Default"/>
    <w:next w:val="Default"/>
    <w:pPr>
      <w:spacing w:line="371" w:lineRule="atLeast"/>
    </w:pPr>
    <w:rPr>
      <w:color w:val="auto"/>
    </w:rPr>
  </w:style>
  <w:style w:type="paragraph" w:customStyle="1" w:styleId="CM37">
    <w:name w:val="CM37"/>
    <w:basedOn w:val="Default"/>
    <w:next w:val="Default"/>
    <w:pPr>
      <w:spacing w:after="362"/>
    </w:pPr>
    <w:rPr>
      <w:color w:val="auto"/>
    </w:rPr>
  </w:style>
  <w:style w:type="paragraph" w:customStyle="1" w:styleId="CM38">
    <w:name w:val="CM38"/>
    <w:basedOn w:val="Default"/>
    <w:next w:val="Default"/>
    <w:pPr>
      <w:spacing w:after="368"/>
    </w:pPr>
    <w:rPr>
      <w:color w:val="auto"/>
    </w:rPr>
  </w:style>
  <w:style w:type="paragraph" w:customStyle="1" w:styleId="CM39">
    <w:name w:val="CM39"/>
    <w:basedOn w:val="Default"/>
    <w:next w:val="Default"/>
    <w:pPr>
      <w:spacing w:after="675"/>
    </w:pPr>
    <w:rPr>
      <w:color w:val="auto"/>
    </w:rPr>
  </w:style>
  <w:style w:type="paragraph" w:customStyle="1" w:styleId="CM42">
    <w:name w:val="CM42"/>
    <w:basedOn w:val="Default"/>
    <w:next w:val="Default"/>
    <w:pPr>
      <w:spacing w:after="610"/>
    </w:pPr>
    <w:rPr>
      <w:color w:val="auto"/>
    </w:rPr>
  </w:style>
  <w:style w:type="paragraph" w:customStyle="1" w:styleId="CM43">
    <w:name w:val="CM43"/>
    <w:basedOn w:val="Default"/>
    <w:next w:val="Default"/>
    <w:pPr>
      <w:spacing w:after="475"/>
    </w:pPr>
    <w:rPr>
      <w:color w:val="auto"/>
    </w:rPr>
  </w:style>
  <w:style w:type="paragraph" w:customStyle="1" w:styleId="CM4">
    <w:name w:val="CM4"/>
    <w:basedOn w:val="Default"/>
    <w:next w:val="Default"/>
    <w:pPr>
      <w:spacing w:line="651" w:lineRule="atLeast"/>
    </w:pPr>
    <w:rPr>
      <w:color w:val="auto"/>
    </w:rPr>
  </w:style>
  <w:style w:type="paragraph" w:customStyle="1" w:styleId="CM41">
    <w:name w:val="CM41"/>
    <w:basedOn w:val="Default"/>
    <w:next w:val="Default"/>
    <w:pPr>
      <w:spacing w:after="548"/>
    </w:pPr>
    <w:rPr>
      <w:color w:val="auto"/>
    </w:rPr>
  </w:style>
  <w:style w:type="paragraph" w:customStyle="1" w:styleId="CM46">
    <w:name w:val="CM46"/>
    <w:basedOn w:val="Default"/>
    <w:next w:val="Default"/>
    <w:pPr>
      <w:spacing w:after="268"/>
    </w:pPr>
    <w:rPr>
      <w:color w:val="auto"/>
    </w:rPr>
  </w:style>
  <w:style w:type="paragraph" w:customStyle="1" w:styleId="CM5">
    <w:name w:val="CM5"/>
    <w:basedOn w:val="Default"/>
    <w:next w:val="Default"/>
    <w:pPr>
      <w:spacing w:line="331" w:lineRule="atLeast"/>
    </w:pPr>
    <w:rPr>
      <w:color w:val="auto"/>
    </w:rPr>
  </w:style>
  <w:style w:type="paragraph" w:customStyle="1" w:styleId="CM44">
    <w:name w:val="CM44"/>
    <w:basedOn w:val="Default"/>
    <w:next w:val="Default"/>
    <w:pPr>
      <w:spacing w:after="210"/>
    </w:pPr>
    <w:rPr>
      <w:color w:val="auto"/>
    </w:rPr>
  </w:style>
  <w:style w:type="paragraph" w:customStyle="1" w:styleId="CM6">
    <w:name w:val="CM6"/>
    <w:basedOn w:val="Default"/>
    <w:next w:val="Default"/>
    <w:pPr>
      <w:spacing w:line="368" w:lineRule="atLeast"/>
    </w:pPr>
    <w:rPr>
      <w:color w:val="auto"/>
    </w:rPr>
  </w:style>
  <w:style w:type="paragraph" w:customStyle="1" w:styleId="CM7">
    <w:name w:val="CM7"/>
    <w:basedOn w:val="Default"/>
    <w:next w:val="Default"/>
    <w:pPr>
      <w:spacing w:line="368" w:lineRule="atLeast"/>
    </w:pPr>
    <w:rPr>
      <w:color w:val="auto"/>
    </w:rPr>
  </w:style>
  <w:style w:type="paragraph" w:customStyle="1" w:styleId="CM10">
    <w:name w:val="CM10"/>
    <w:basedOn w:val="Default"/>
    <w:next w:val="Default"/>
    <w:pPr>
      <w:spacing w:line="368" w:lineRule="atLeast"/>
    </w:pPr>
    <w:rPr>
      <w:color w:val="auto"/>
    </w:rPr>
  </w:style>
  <w:style w:type="paragraph" w:customStyle="1" w:styleId="CM11">
    <w:name w:val="CM11"/>
    <w:basedOn w:val="Default"/>
    <w:next w:val="Default"/>
    <w:pPr>
      <w:spacing w:line="368" w:lineRule="atLeast"/>
    </w:pPr>
    <w:rPr>
      <w:color w:val="auto"/>
    </w:rPr>
  </w:style>
  <w:style w:type="paragraph" w:customStyle="1" w:styleId="CM48">
    <w:name w:val="CM48"/>
    <w:basedOn w:val="Default"/>
    <w:next w:val="Default"/>
    <w:pPr>
      <w:spacing w:after="58"/>
    </w:pPr>
    <w:rPr>
      <w:color w:val="auto"/>
    </w:rPr>
  </w:style>
  <w:style w:type="paragraph" w:customStyle="1" w:styleId="CM12">
    <w:name w:val="CM12"/>
    <w:basedOn w:val="Default"/>
    <w:next w:val="Default"/>
    <w:pPr>
      <w:spacing w:line="368" w:lineRule="atLeast"/>
    </w:pPr>
    <w:rPr>
      <w:color w:val="auto"/>
    </w:rPr>
  </w:style>
  <w:style w:type="paragraph" w:customStyle="1" w:styleId="CM49">
    <w:name w:val="CM49"/>
    <w:basedOn w:val="Default"/>
    <w:next w:val="Default"/>
    <w:pPr>
      <w:spacing w:after="603"/>
    </w:pPr>
    <w:rPr>
      <w:color w:val="auto"/>
    </w:rPr>
  </w:style>
  <w:style w:type="paragraph" w:customStyle="1" w:styleId="CM17">
    <w:name w:val="CM17"/>
    <w:basedOn w:val="Default"/>
    <w:next w:val="Default"/>
    <w:pPr>
      <w:spacing w:line="368" w:lineRule="atLeast"/>
    </w:pPr>
    <w:rPr>
      <w:color w:val="auto"/>
    </w:rPr>
  </w:style>
  <w:style w:type="paragraph" w:customStyle="1" w:styleId="CM19">
    <w:name w:val="CM19"/>
    <w:basedOn w:val="Default"/>
    <w:next w:val="Default"/>
    <w:pPr>
      <w:spacing w:line="246" w:lineRule="atLeast"/>
    </w:pPr>
    <w:rPr>
      <w:color w:val="auto"/>
    </w:rPr>
  </w:style>
  <w:style w:type="paragraph" w:customStyle="1" w:styleId="CM21">
    <w:name w:val="CM21"/>
    <w:basedOn w:val="Default"/>
    <w:next w:val="Default"/>
    <w:pPr>
      <w:spacing w:line="368" w:lineRule="atLeast"/>
    </w:pPr>
    <w:rPr>
      <w:color w:val="auto"/>
    </w:rPr>
  </w:style>
  <w:style w:type="paragraph" w:customStyle="1" w:styleId="CM51">
    <w:name w:val="CM51"/>
    <w:basedOn w:val="Default"/>
    <w:next w:val="Default"/>
    <w:pPr>
      <w:spacing w:after="60"/>
    </w:pPr>
    <w:rPr>
      <w:color w:val="auto"/>
    </w:rPr>
  </w:style>
  <w:style w:type="paragraph" w:customStyle="1" w:styleId="CM22">
    <w:name w:val="CM22"/>
    <w:basedOn w:val="Default"/>
    <w:next w:val="Default"/>
    <w:pPr>
      <w:spacing w:line="428" w:lineRule="atLeast"/>
    </w:pPr>
    <w:rPr>
      <w:color w:val="auto"/>
    </w:rPr>
  </w:style>
  <w:style w:type="paragraph" w:customStyle="1" w:styleId="CM45">
    <w:name w:val="CM45"/>
    <w:basedOn w:val="Default"/>
    <w:next w:val="Default"/>
    <w:pPr>
      <w:spacing w:after="107"/>
    </w:pPr>
    <w:rPr>
      <w:color w:val="auto"/>
    </w:rPr>
  </w:style>
  <w:style w:type="paragraph" w:customStyle="1" w:styleId="CM23">
    <w:name w:val="CM23"/>
    <w:basedOn w:val="Default"/>
    <w:next w:val="Default"/>
    <w:pPr>
      <w:spacing w:line="488" w:lineRule="atLeast"/>
    </w:pPr>
    <w:rPr>
      <w:color w:val="auto"/>
    </w:rPr>
  </w:style>
  <w:style w:type="paragraph" w:customStyle="1" w:styleId="CM26">
    <w:name w:val="CM26"/>
    <w:basedOn w:val="Default"/>
    <w:next w:val="Default"/>
    <w:pPr>
      <w:spacing w:line="368" w:lineRule="atLeast"/>
    </w:pPr>
    <w:rPr>
      <w:color w:val="auto"/>
    </w:rPr>
  </w:style>
  <w:style w:type="paragraph" w:customStyle="1" w:styleId="CM27">
    <w:name w:val="CM27"/>
    <w:basedOn w:val="Default"/>
    <w:next w:val="Default"/>
    <w:rPr>
      <w:color w:val="auto"/>
    </w:rPr>
  </w:style>
  <w:style w:type="paragraph" w:customStyle="1" w:styleId="CM25">
    <w:name w:val="CM25"/>
    <w:basedOn w:val="Default"/>
    <w:next w:val="Default"/>
    <w:pPr>
      <w:spacing w:line="368" w:lineRule="atLeast"/>
    </w:pPr>
    <w:rPr>
      <w:color w:val="auto"/>
    </w:rPr>
  </w:style>
  <w:style w:type="paragraph" w:customStyle="1" w:styleId="CM30">
    <w:name w:val="CM30"/>
    <w:basedOn w:val="Default"/>
    <w:next w:val="Default"/>
    <w:pPr>
      <w:spacing w:line="368" w:lineRule="atLeast"/>
    </w:pPr>
    <w:rPr>
      <w:color w:val="auto"/>
    </w:rPr>
  </w:style>
  <w:style w:type="paragraph" w:customStyle="1" w:styleId="CM31">
    <w:name w:val="CM31"/>
    <w:basedOn w:val="Default"/>
    <w:next w:val="Default"/>
    <w:pPr>
      <w:spacing w:line="491" w:lineRule="atLeast"/>
    </w:pPr>
    <w:rPr>
      <w:color w:val="auto"/>
    </w:rPr>
  </w:style>
  <w:style w:type="paragraph" w:customStyle="1" w:styleId="CM32">
    <w:name w:val="CM32"/>
    <w:basedOn w:val="Default"/>
    <w:next w:val="Default"/>
    <w:pPr>
      <w:spacing w:line="488" w:lineRule="atLeast"/>
    </w:pPr>
    <w:rPr>
      <w:color w:val="auto"/>
    </w:rPr>
  </w:style>
  <w:style w:type="paragraph" w:customStyle="1" w:styleId="CM50">
    <w:name w:val="CM50"/>
    <w:basedOn w:val="Default"/>
    <w:next w:val="Default"/>
    <w:pPr>
      <w:spacing w:after="480"/>
    </w:pPr>
    <w:rPr>
      <w:color w:val="auto"/>
    </w:rPr>
  </w:style>
  <w:style w:type="paragraph" w:customStyle="1" w:styleId="CM33">
    <w:name w:val="CM33"/>
    <w:basedOn w:val="Default"/>
    <w:next w:val="Default"/>
    <w:pPr>
      <w:spacing w:line="488" w:lineRule="atLeast"/>
    </w:pPr>
    <w:rPr>
      <w:color w:val="auto"/>
    </w:rPr>
  </w:style>
  <w:style w:type="paragraph" w:customStyle="1" w:styleId="CM34">
    <w:name w:val="CM34"/>
    <w:basedOn w:val="Default"/>
    <w:next w:val="Default"/>
    <w:pPr>
      <w:spacing w:line="418" w:lineRule="atLeast"/>
    </w:pPr>
    <w:rPr>
      <w:color w:val="auto"/>
    </w:rPr>
  </w:style>
  <w:style w:type="paragraph" w:customStyle="1" w:styleId="CM35">
    <w:name w:val="CM35"/>
    <w:basedOn w:val="Default"/>
    <w:next w:val="Default"/>
    <w:pPr>
      <w:spacing w:line="266" w:lineRule="atLeast"/>
    </w:pPr>
    <w:rPr>
      <w:color w:val="auto"/>
    </w:rPr>
  </w:style>
  <w:style w:type="paragraph" w:customStyle="1" w:styleId="CM52">
    <w:name w:val="CM52"/>
    <w:basedOn w:val="Default"/>
    <w:next w:val="Default"/>
    <w:pPr>
      <w:spacing w:after="923"/>
    </w:pPr>
    <w:rPr>
      <w:color w:val="auto"/>
    </w:rPr>
  </w:style>
  <w:style w:type="table" w:styleId="a4">
    <w:name w:val="Table Grid"/>
    <w:basedOn w:val="a2"/>
    <w:rsid w:val="002D5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0"/>
    <w:rsid w:val="00C4387E"/>
    <w:pPr>
      <w:tabs>
        <w:tab w:val="center" w:pos="4153"/>
        <w:tab w:val="right" w:pos="8306"/>
      </w:tabs>
    </w:pPr>
    <w:rPr>
      <w:lang w:val="en-GB"/>
    </w:rPr>
  </w:style>
  <w:style w:type="paragraph" w:styleId="a6">
    <w:name w:val="footer"/>
    <w:basedOn w:val="a0"/>
    <w:link w:val="a7"/>
    <w:uiPriority w:val="99"/>
    <w:rsid w:val="00C4387E"/>
    <w:pPr>
      <w:tabs>
        <w:tab w:val="center" w:pos="4320"/>
        <w:tab w:val="right" w:pos="8640"/>
      </w:tabs>
    </w:pPr>
  </w:style>
  <w:style w:type="character" w:styleId="a8">
    <w:name w:val="page number"/>
    <w:basedOn w:val="a1"/>
    <w:rsid w:val="000B3DD3"/>
  </w:style>
  <w:style w:type="paragraph" w:styleId="a9">
    <w:name w:val="Balloon Text"/>
    <w:basedOn w:val="a0"/>
    <w:semiHidden/>
    <w:rsid w:val="00D6316C"/>
    <w:rPr>
      <w:rFonts w:ascii="Tahoma" w:hAnsi="Tahoma" w:cs="Tahoma"/>
      <w:sz w:val="16"/>
      <w:szCs w:val="16"/>
    </w:rPr>
  </w:style>
  <w:style w:type="paragraph" w:styleId="aa">
    <w:name w:val="Body Text"/>
    <w:rsid w:val="00D6316C"/>
    <w:pPr>
      <w:widowControl w:val="0"/>
      <w:spacing w:line="360" w:lineRule="auto"/>
      <w:ind w:left="284"/>
      <w:jc w:val="both"/>
    </w:pPr>
    <w:rPr>
      <w:rFonts w:eastAsia="Tahoma"/>
      <w:noProof/>
      <w:sz w:val="24"/>
    </w:rPr>
  </w:style>
  <w:style w:type="paragraph" w:styleId="ab">
    <w:name w:val="Normal (Web)"/>
    <w:basedOn w:val="a0"/>
    <w:rsid w:val="005335AC"/>
    <w:rPr>
      <w:sz w:val="24"/>
      <w:szCs w:val="24"/>
      <w:lang w:val="ru-RU" w:eastAsia="ru-RU"/>
    </w:rPr>
  </w:style>
  <w:style w:type="paragraph" w:styleId="20">
    <w:name w:val="Body Text 2"/>
    <w:basedOn w:val="a0"/>
    <w:rsid w:val="004572C2"/>
    <w:pPr>
      <w:spacing w:after="120" w:line="480" w:lineRule="auto"/>
    </w:pPr>
    <w:rPr>
      <w:lang w:val="ru-RU" w:eastAsia="ru-RU"/>
    </w:rPr>
  </w:style>
  <w:style w:type="paragraph" w:styleId="21">
    <w:name w:val="Body Text Indent 2"/>
    <w:basedOn w:val="a0"/>
    <w:rsid w:val="004572C2"/>
    <w:pPr>
      <w:spacing w:after="120" w:line="480" w:lineRule="auto"/>
      <w:ind w:left="283"/>
    </w:pPr>
    <w:rPr>
      <w:lang w:val="ru-RU" w:eastAsia="ru-RU"/>
    </w:rPr>
  </w:style>
  <w:style w:type="character" w:styleId="ac">
    <w:name w:val="annotation reference"/>
    <w:semiHidden/>
    <w:rsid w:val="005D072E"/>
    <w:rPr>
      <w:sz w:val="16"/>
      <w:szCs w:val="16"/>
    </w:rPr>
  </w:style>
  <w:style w:type="paragraph" w:styleId="ad">
    <w:name w:val="annotation text"/>
    <w:basedOn w:val="a0"/>
    <w:semiHidden/>
    <w:rsid w:val="005D072E"/>
    <w:rPr>
      <w:rFonts w:eastAsia="MS Mincho"/>
    </w:rPr>
  </w:style>
  <w:style w:type="paragraph" w:customStyle="1" w:styleId="BodyBullet">
    <w:name w:val="BodyBullet"/>
    <w:basedOn w:val="a0"/>
    <w:rsid w:val="00EE1976"/>
    <w:pPr>
      <w:numPr>
        <w:numId w:val="1"/>
      </w:numPr>
      <w:jc w:val="both"/>
    </w:pPr>
    <w:rPr>
      <w:sz w:val="24"/>
      <w:szCs w:val="24"/>
      <w:lang w:val="ru-RU" w:eastAsia="ru-RU"/>
    </w:rPr>
  </w:style>
  <w:style w:type="paragraph" w:styleId="30">
    <w:name w:val="toc 3"/>
    <w:basedOn w:val="a0"/>
    <w:next w:val="a0"/>
    <w:autoRedefine/>
    <w:semiHidden/>
    <w:rsid w:val="00786AD9"/>
    <w:pPr>
      <w:ind w:left="400"/>
    </w:pPr>
  </w:style>
  <w:style w:type="paragraph" w:styleId="10">
    <w:name w:val="toc 1"/>
    <w:basedOn w:val="a0"/>
    <w:next w:val="a0"/>
    <w:autoRedefine/>
    <w:uiPriority w:val="39"/>
    <w:rsid w:val="00786AD9"/>
  </w:style>
  <w:style w:type="character" w:styleId="ae">
    <w:name w:val="Hyperlink"/>
    <w:uiPriority w:val="99"/>
    <w:rsid w:val="00786AD9"/>
    <w:rPr>
      <w:color w:val="0000FF"/>
      <w:u w:val="single"/>
    </w:rPr>
  </w:style>
  <w:style w:type="paragraph" w:styleId="af">
    <w:name w:val="annotation subject"/>
    <w:basedOn w:val="ad"/>
    <w:next w:val="ad"/>
    <w:semiHidden/>
    <w:rsid w:val="00181F8A"/>
    <w:rPr>
      <w:rFonts w:eastAsia="Times New Roman"/>
      <w:b/>
      <w:bCs/>
    </w:rPr>
  </w:style>
  <w:style w:type="paragraph" w:customStyle="1" w:styleId="ReportTextCharChar">
    <w:name w:val="Report Text Char Char"/>
    <w:basedOn w:val="a0"/>
    <w:link w:val="ReportTextCharCharChar"/>
    <w:rsid w:val="0039625C"/>
    <w:pPr>
      <w:spacing w:before="138"/>
      <w:ind w:left="1080"/>
    </w:pPr>
    <w:rPr>
      <w:rFonts w:ascii="Arial" w:eastAsia="MS Mincho" w:hAnsi="Arial"/>
      <w:lang w:val="en-GB"/>
    </w:rPr>
  </w:style>
  <w:style w:type="character" w:customStyle="1" w:styleId="ReportTextCharCharChar">
    <w:name w:val="Report Text Char Char Char"/>
    <w:link w:val="ReportTextCharChar"/>
    <w:rsid w:val="0039625C"/>
    <w:rPr>
      <w:rFonts w:ascii="Arial" w:eastAsia="MS Mincho" w:hAnsi="Arial"/>
      <w:lang w:val="en-GB" w:eastAsia="en-US" w:bidi="ar-SA"/>
    </w:rPr>
  </w:style>
  <w:style w:type="paragraph" w:customStyle="1" w:styleId="ReportLevel1">
    <w:name w:val="Report Level 1"/>
    <w:basedOn w:val="a0"/>
    <w:next w:val="ReportTextCharChar"/>
    <w:link w:val="ReportLevel1Char"/>
    <w:rsid w:val="0039625C"/>
    <w:pPr>
      <w:pageBreakBefore/>
      <w:numPr>
        <w:numId w:val="3"/>
      </w:numPr>
      <w:spacing w:before="60"/>
      <w:outlineLvl w:val="0"/>
    </w:pPr>
    <w:rPr>
      <w:rFonts w:ascii="Arial" w:eastAsia="MS Mincho" w:hAnsi="Arial"/>
      <w:b/>
      <w:caps/>
      <w:sz w:val="24"/>
      <w:lang w:val="en-GB"/>
    </w:rPr>
  </w:style>
  <w:style w:type="paragraph" w:customStyle="1" w:styleId="ReportLevel2">
    <w:name w:val="Report Level 2"/>
    <w:basedOn w:val="ReportLevel1"/>
    <w:next w:val="ReportTextCharChar"/>
    <w:link w:val="ReportLevel2Char1"/>
    <w:rsid w:val="0039625C"/>
    <w:pPr>
      <w:pageBreakBefore w:val="0"/>
      <w:numPr>
        <w:ilvl w:val="1"/>
      </w:numPr>
      <w:spacing w:before="240"/>
      <w:outlineLvl w:val="1"/>
    </w:pPr>
    <w:rPr>
      <w:caps w:val="0"/>
    </w:rPr>
  </w:style>
  <w:style w:type="paragraph" w:customStyle="1" w:styleId="ReportLevel3">
    <w:name w:val="Report Level 3"/>
    <w:basedOn w:val="ReportLevel1"/>
    <w:next w:val="ReportTextCharChar"/>
    <w:rsid w:val="0039625C"/>
    <w:pPr>
      <w:pageBreakBefore w:val="0"/>
      <w:numPr>
        <w:ilvl w:val="2"/>
      </w:numPr>
      <w:tabs>
        <w:tab w:val="left" w:pos="2160"/>
      </w:tabs>
      <w:spacing w:before="260"/>
      <w:outlineLvl w:val="2"/>
    </w:pPr>
    <w:rPr>
      <w:caps w:val="0"/>
      <w:sz w:val="20"/>
    </w:rPr>
  </w:style>
  <w:style w:type="paragraph" w:customStyle="1" w:styleId="ReportLevel4">
    <w:name w:val="Report Level 4"/>
    <w:basedOn w:val="ReportLevel3"/>
    <w:next w:val="ReportTextCharChar"/>
    <w:rsid w:val="0039625C"/>
    <w:pPr>
      <w:numPr>
        <w:ilvl w:val="3"/>
      </w:numPr>
      <w:outlineLvl w:val="3"/>
    </w:pPr>
  </w:style>
  <w:style w:type="character" w:customStyle="1" w:styleId="ReportLevel2Char1">
    <w:name w:val="Report Level 2 Char1"/>
    <w:link w:val="ReportLevel2"/>
    <w:rsid w:val="0039625C"/>
    <w:rPr>
      <w:rFonts w:ascii="Arial" w:eastAsia="MS Mincho" w:hAnsi="Arial"/>
      <w:b/>
      <w:sz w:val="24"/>
      <w:lang w:val="en-GB" w:eastAsia="en-US" w:bidi="ar-SA"/>
    </w:rPr>
  </w:style>
  <w:style w:type="paragraph" w:customStyle="1" w:styleId="ReportText">
    <w:name w:val="Report Text"/>
    <w:basedOn w:val="a0"/>
    <w:rsid w:val="00801965"/>
    <w:pPr>
      <w:spacing w:before="138"/>
    </w:pPr>
    <w:rPr>
      <w:sz w:val="22"/>
      <w:lang w:val="en-GB"/>
    </w:rPr>
  </w:style>
  <w:style w:type="paragraph" w:customStyle="1" w:styleId="af0">
    <w:name w:val="Текст ТЗ"/>
    <w:basedOn w:val="a0"/>
    <w:rsid w:val="003951C4"/>
    <w:pPr>
      <w:spacing w:before="120"/>
      <w:ind w:firstLine="680"/>
      <w:jc w:val="both"/>
    </w:pPr>
    <w:rPr>
      <w:snapToGrid w:val="0"/>
      <w:sz w:val="26"/>
      <w:szCs w:val="26"/>
      <w:lang w:val="ru-RU" w:eastAsia="ru-RU"/>
    </w:rPr>
  </w:style>
  <w:style w:type="paragraph" w:styleId="af1">
    <w:name w:val="Body Text Indent"/>
    <w:basedOn w:val="a0"/>
    <w:rsid w:val="007C080C"/>
    <w:pPr>
      <w:spacing w:after="120"/>
      <w:ind w:left="283"/>
    </w:pPr>
  </w:style>
  <w:style w:type="paragraph" w:styleId="af2">
    <w:name w:val="Plain Text"/>
    <w:basedOn w:val="a0"/>
    <w:rsid w:val="00C4769C"/>
    <w:rPr>
      <w:rFonts w:ascii="Courier New" w:hAnsi="Courier New" w:cs="Courier New"/>
      <w:lang w:val="ru-RU" w:eastAsia="ru-RU"/>
    </w:rPr>
  </w:style>
  <w:style w:type="paragraph" w:customStyle="1" w:styleId="af3">
    <w:name w:val="Знак Знак"/>
    <w:basedOn w:val="a0"/>
    <w:rsid w:val="00581D0E"/>
    <w:pPr>
      <w:tabs>
        <w:tab w:val="left" w:pos="540"/>
        <w:tab w:val="left" w:pos="1260"/>
        <w:tab w:val="left" w:pos="1800"/>
      </w:tabs>
      <w:spacing w:before="240" w:after="160" w:line="240" w:lineRule="exact"/>
    </w:pPr>
    <w:rPr>
      <w:rFonts w:ascii="Verdana" w:hAnsi="Verdana"/>
      <w:sz w:val="24"/>
    </w:rPr>
  </w:style>
  <w:style w:type="paragraph" w:customStyle="1" w:styleId="SKbullet">
    <w:name w:val="_SK_bullet"/>
    <w:basedOn w:val="a0"/>
    <w:rsid w:val="00F02C0A"/>
    <w:pPr>
      <w:numPr>
        <w:numId w:val="4"/>
      </w:numPr>
    </w:pPr>
    <w:rPr>
      <w:rFonts w:ascii="Arial" w:hAnsi="Arial"/>
    </w:rPr>
  </w:style>
  <w:style w:type="paragraph" w:customStyle="1" w:styleId="ReportLevel2Char">
    <w:name w:val="Report Level 2 Char"/>
    <w:basedOn w:val="ReportLevel1"/>
    <w:next w:val="a0"/>
    <w:link w:val="ReportLevel2CharChar"/>
    <w:rsid w:val="004E1F08"/>
    <w:pPr>
      <w:pageBreakBefore w:val="0"/>
      <w:numPr>
        <w:numId w:val="0"/>
      </w:numPr>
      <w:tabs>
        <w:tab w:val="num" w:pos="1080"/>
      </w:tabs>
      <w:spacing w:before="240"/>
      <w:ind w:left="1077" w:hanging="1077"/>
      <w:outlineLvl w:val="1"/>
    </w:pPr>
    <w:rPr>
      <w:caps w:val="0"/>
    </w:rPr>
  </w:style>
  <w:style w:type="character" w:customStyle="1" w:styleId="ReportLevel2CharChar">
    <w:name w:val="Report Level 2 Char Char"/>
    <w:link w:val="ReportLevel2Char"/>
    <w:rsid w:val="004E1F08"/>
    <w:rPr>
      <w:rFonts w:ascii="Arial" w:eastAsia="MS Mincho" w:hAnsi="Arial"/>
      <w:b/>
      <w:sz w:val="24"/>
      <w:lang w:val="en-GB" w:eastAsia="en-US" w:bidi="ar-SA"/>
    </w:rPr>
  </w:style>
  <w:style w:type="character" w:customStyle="1" w:styleId="ReportLevel1Char">
    <w:name w:val="Report Level 1 Char"/>
    <w:link w:val="ReportLevel1"/>
    <w:rsid w:val="004E1F08"/>
    <w:rPr>
      <w:rFonts w:ascii="Arial" w:eastAsia="MS Mincho" w:hAnsi="Arial"/>
      <w:b/>
      <w:caps/>
      <w:sz w:val="24"/>
      <w:lang w:val="en-GB" w:eastAsia="en-US" w:bidi="ar-SA"/>
    </w:rPr>
  </w:style>
  <w:style w:type="paragraph" w:customStyle="1" w:styleId="a">
    <w:name w:val="Список нум."/>
    <w:basedOn w:val="a0"/>
    <w:rsid w:val="00195D5A"/>
    <w:pPr>
      <w:keepNext/>
      <w:numPr>
        <w:numId w:val="17"/>
      </w:numPr>
      <w:tabs>
        <w:tab w:val="left" w:pos="1701"/>
      </w:tabs>
      <w:spacing w:before="120" w:after="120" w:line="360" w:lineRule="auto"/>
    </w:pPr>
    <w:rPr>
      <w:rFonts w:ascii="Arial" w:hAnsi="Arial"/>
      <w:sz w:val="24"/>
      <w:lang w:val="ru-RU"/>
    </w:rPr>
  </w:style>
  <w:style w:type="paragraph" w:customStyle="1" w:styleId="Normal1">
    <w:name w:val="Normal1"/>
    <w:rsid w:val="00B43E9E"/>
    <w:pPr>
      <w:jc w:val="both"/>
    </w:pPr>
    <w:rPr>
      <w:b/>
      <w:snapToGrid w:val="0"/>
      <w:sz w:val="22"/>
    </w:rPr>
  </w:style>
  <w:style w:type="paragraph" w:customStyle="1" w:styleId="af4">
    <w:name w:val="Отступ"/>
    <w:basedOn w:val="a0"/>
    <w:rsid w:val="00B43E9E"/>
    <w:pPr>
      <w:spacing w:before="120"/>
      <w:ind w:left="3119" w:hanging="3119"/>
    </w:pPr>
    <w:rPr>
      <w:sz w:val="22"/>
      <w:lang w:val="ru-RU" w:eastAsia="ru-RU"/>
      <w14:shadow w14:blurRad="50800" w14:dist="38100" w14:dir="2700000" w14:sx="100000" w14:sy="100000" w14:kx="0" w14:ky="0" w14:algn="tl">
        <w14:srgbClr w14:val="000000">
          <w14:alpha w14:val="60000"/>
        </w14:srgbClr>
      </w14:shadow>
    </w:rPr>
  </w:style>
  <w:style w:type="paragraph" w:customStyle="1" w:styleId="Normal2">
    <w:name w:val="Normal2"/>
    <w:rsid w:val="008219FA"/>
    <w:pPr>
      <w:spacing w:before="100" w:after="100"/>
    </w:pPr>
    <w:rPr>
      <w:snapToGrid w:val="0"/>
      <w:sz w:val="24"/>
      <w:szCs w:val="24"/>
    </w:rPr>
  </w:style>
  <w:style w:type="paragraph" w:styleId="22">
    <w:name w:val="toc 2"/>
    <w:basedOn w:val="a0"/>
    <w:next w:val="a0"/>
    <w:autoRedefine/>
    <w:uiPriority w:val="39"/>
    <w:rsid w:val="00B44348"/>
    <w:pPr>
      <w:ind w:left="200"/>
    </w:pPr>
  </w:style>
  <w:style w:type="character" w:customStyle="1" w:styleId="UnresolvedMention">
    <w:name w:val="Unresolved Mention"/>
    <w:uiPriority w:val="99"/>
    <w:semiHidden/>
    <w:unhideWhenUsed/>
    <w:rsid w:val="00BF7653"/>
    <w:rPr>
      <w:color w:val="605E5C"/>
      <w:shd w:val="clear" w:color="auto" w:fill="E1DFDD"/>
    </w:rPr>
  </w:style>
  <w:style w:type="character" w:customStyle="1" w:styleId="a7">
    <w:name w:val="Нижний колонтитул Знак"/>
    <w:link w:val="a6"/>
    <w:uiPriority w:val="99"/>
    <w:rsid w:val="003D29C4"/>
    <w:rPr>
      <w:lang w:val="en-US" w:eastAsia="en-US"/>
    </w:rPr>
  </w:style>
  <w:style w:type="character" w:customStyle="1" w:styleId="extended-textshort">
    <w:name w:val="extended-text__short"/>
    <w:basedOn w:val="a1"/>
    <w:rsid w:val="000C2852"/>
  </w:style>
  <w:style w:type="paragraph" w:styleId="af5">
    <w:name w:val="List Paragraph"/>
    <w:basedOn w:val="a0"/>
    <w:uiPriority w:val="34"/>
    <w:qFormat/>
    <w:rsid w:val="000C28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5299">
      <w:bodyDiv w:val="1"/>
      <w:marLeft w:val="0"/>
      <w:marRight w:val="0"/>
      <w:marTop w:val="0"/>
      <w:marBottom w:val="0"/>
      <w:divBdr>
        <w:top w:val="none" w:sz="0" w:space="0" w:color="auto"/>
        <w:left w:val="none" w:sz="0" w:space="0" w:color="auto"/>
        <w:bottom w:val="none" w:sz="0" w:space="0" w:color="auto"/>
        <w:right w:val="none" w:sz="0" w:space="0" w:color="auto"/>
      </w:divBdr>
    </w:div>
    <w:div w:id="446002233">
      <w:bodyDiv w:val="1"/>
      <w:marLeft w:val="0"/>
      <w:marRight w:val="0"/>
      <w:marTop w:val="0"/>
      <w:marBottom w:val="0"/>
      <w:divBdr>
        <w:top w:val="none" w:sz="0" w:space="0" w:color="auto"/>
        <w:left w:val="none" w:sz="0" w:space="0" w:color="auto"/>
        <w:bottom w:val="none" w:sz="0" w:space="0" w:color="auto"/>
        <w:right w:val="none" w:sz="0" w:space="0" w:color="auto"/>
      </w:divBdr>
    </w:div>
    <w:div w:id="592857755">
      <w:bodyDiv w:val="1"/>
      <w:marLeft w:val="0"/>
      <w:marRight w:val="0"/>
      <w:marTop w:val="0"/>
      <w:marBottom w:val="0"/>
      <w:divBdr>
        <w:top w:val="none" w:sz="0" w:space="0" w:color="auto"/>
        <w:left w:val="none" w:sz="0" w:space="0" w:color="auto"/>
        <w:bottom w:val="none" w:sz="0" w:space="0" w:color="auto"/>
        <w:right w:val="none" w:sz="0" w:space="0" w:color="auto"/>
      </w:divBdr>
    </w:div>
    <w:div w:id="658385829">
      <w:bodyDiv w:val="1"/>
      <w:marLeft w:val="0"/>
      <w:marRight w:val="0"/>
      <w:marTop w:val="0"/>
      <w:marBottom w:val="0"/>
      <w:divBdr>
        <w:top w:val="none" w:sz="0" w:space="0" w:color="auto"/>
        <w:left w:val="none" w:sz="0" w:space="0" w:color="auto"/>
        <w:bottom w:val="none" w:sz="0" w:space="0" w:color="auto"/>
        <w:right w:val="none" w:sz="0" w:space="0" w:color="auto"/>
      </w:divBdr>
    </w:div>
    <w:div w:id="777674947">
      <w:bodyDiv w:val="1"/>
      <w:marLeft w:val="0"/>
      <w:marRight w:val="0"/>
      <w:marTop w:val="0"/>
      <w:marBottom w:val="0"/>
      <w:divBdr>
        <w:top w:val="none" w:sz="0" w:space="0" w:color="auto"/>
        <w:left w:val="none" w:sz="0" w:space="0" w:color="auto"/>
        <w:bottom w:val="none" w:sz="0" w:space="0" w:color="auto"/>
        <w:right w:val="none" w:sz="0" w:space="0" w:color="auto"/>
      </w:divBdr>
    </w:div>
    <w:div w:id="1715617805">
      <w:bodyDiv w:val="1"/>
      <w:marLeft w:val="0"/>
      <w:marRight w:val="0"/>
      <w:marTop w:val="0"/>
      <w:marBottom w:val="0"/>
      <w:divBdr>
        <w:top w:val="none" w:sz="0" w:space="0" w:color="auto"/>
        <w:left w:val="none" w:sz="0" w:space="0" w:color="auto"/>
        <w:bottom w:val="none" w:sz="0" w:space="0" w:color="auto"/>
        <w:right w:val="none" w:sz="0" w:space="0" w:color="auto"/>
      </w:divBdr>
    </w:div>
    <w:div w:id="1871338858">
      <w:bodyDiv w:val="1"/>
      <w:marLeft w:val="0"/>
      <w:marRight w:val="0"/>
      <w:marTop w:val="0"/>
      <w:marBottom w:val="0"/>
      <w:divBdr>
        <w:top w:val="none" w:sz="0" w:space="0" w:color="auto"/>
        <w:left w:val="none" w:sz="0" w:space="0" w:color="auto"/>
        <w:bottom w:val="none" w:sz="0" w:space="0" w:color="auto"/>
        <w:right w:val="none" w:sz="0" w:space="0" w:color="auto"/>
      </w:divBdr>
    </w:div>
    <w:div w:id="1904482465">
      <w:bodyDiv w:val="1"/>
      <w:marLeft w:val="0"/>
      <w:marRight w:val="0"/>
      <w:marTop w:val="0"/>
      <w:marBottom w:val="0"/>
      <w:divBdr>
        <w:top w:val="none" w:sz="0" w:space="0" w:color="auto"/>
        <w:left w:val="none" w:sz="0" w:space="0" w:color="auto"/>
        <w:bottom w:val="none" w:sz="0" w:space="0" w:color="auto"/>
        <w:right w:val="none" w:sz="0" w:space="0" w:color="auto"/>
      </w:divBdr>
    </w:div>
    <w:div w:id="1913810149">
      <w:bodyDiv w:val="1"/>
      <w:marLeft w:val="0"/>
      <w:marRight w:val="0"/>
      <w:marTop w:val="0"/>
      <w:marBottom w:val="0"/>
      <w:divBdr>
        <w:top w:val="none" w:sz="0" w:space="0" w:color="auto"/>
        <w:left w:val="none" w:sz="0" w:space="0" w:color="auto"/>
        <w:bottom w:val="none" w:sz="0" w:space="0" w:color="auto"/>
        <w:right w:val="none" w:sz="0" w:space="0" w:color="auto"/>
      </w:divBdr>
    </w:div>
    <w:div w:id="1975791258">
      <w:bodyDiv w:val="1"/>
      <w:marLeft w:val="0"/>
      <w:marRight w:val="0"/>
      <w:marTop w:val="0"/>
      <w:marBottom w:val="0"/>
      <w:divBdr>
        <w:top w:val="none" w:sz="0" w:space="0" w:color="auto"/>
        <w:left w:val="none" w:sz="0" w:space="0" w:color="auto"/>
        <w:bottom w:val="none" w:sz="0" w:space="0" w:color="auto"/>
        <w:right w:val="none" w:sz="0" w:space="0" w:color="auto"/>
      </w:divBdr>
    </w:div>
    <w:div w:id="2032684832">
      <w:bodyDiv w:val="1"/>
      <w:marLeft w:val="0"/>
      <w:marRight w:val="0"/>
      <w:marTop w:val="0"/>
      <w:marBottom w:val="0"/>
      <w:divBdr>
        <w:top w:val="none" w:sz="0" w:space="0" w:color="auto"/>
        <w:left w:val="none" w:sz="0" w:space="0" w:color="auto"/>
        <w:bottom w:val="none" w:sz="0" w:space="0" w:color="auto"/>
        <w:right w:val="none" w:sz="0" w:space="0" w:color="auto"/>
      </w:divBdr>
    </w:div>
    <w:div w:id="2105494041">
      <w:bodyDiv w:val="1"/>
      <w:marLeft w:val="0"/>
      <w:marRight w:val="0"/>
      <w:marTop w:val="0"/>
      <w:marBottom w:val="0"/>
      <w:divBdr>
        <w:top w:val="none" w:sz="0" w:space="0" w:color="auto"/>
        <w:left w:val="none" w:sz="0" w:space="0" w:color="auto"/>
        <w:bottom w:val="none" w:sz="0" w:space="0" w:color="auto"/>
        <w:right w:val="none" w:sz="0" w:space="0" w:color="auto"/>
      </w:divBdr>
    </w:div>
    <w:div w:id="213459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B53F1-F498-4939-8513-DE3226000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24</Pages>
  <Words>9852</Words>
  <Characters>56158</Characters>
  <Application>Microsoft Office Word</Application>
  <DocSecurity>0</DocSecurity>
  <Lines>467</Lines>
  <Paragraphs>131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Microsoft Word - Tenants Manual Final DRAFT under revision for issue _2_.doc</vt:lpstr>
      <vt:lpstr>Microsoft Word - Tenants Manual Final DRAFT under revision for issue _2_.doc</vt:lpstr>
    </vt:vector>
  </TitlesOfParts>
  <Company>IDA International Ltd</Company>
  <LinksUpToDate>false</LinksUpToDate>
  <CharactersWithSpaces>65879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Tenants Manual Final DRAFT under revision for issue _2_.doc</dc:title>
  <dc:subject/>
  <dc:creator>egorushkov</dc:creator>
  <cp:keywords/>
  <dc:description/>
  <cp:lastModifiedBy>Administrator</cp:lastModifiedBy>
  <cp:revision>13</cp:revision>
  <cp:lastPrinted>2010-03-22T11:21:00Z</cp:lastPrinted>
  <dcterms:created xsi:type="dcterms:W3CDTF">2021-11-02T07:40:00Z</dcterms:created>
  <dcterms:modified xsi:type="dcterms:W3CDTF">2024-10-03T09:02:00Z</dcterms:modified>
</cp:coreProperties>
</file>