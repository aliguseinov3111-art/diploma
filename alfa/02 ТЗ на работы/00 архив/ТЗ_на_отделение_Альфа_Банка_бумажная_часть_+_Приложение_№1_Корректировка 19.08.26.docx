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9BCA8" w14:textId="77777777" w:rsidR="00C4387E" w:rsidRPr="00CB7E53" w:rsidRDefault="00C4387E" w:rsidP="000907A4">
      <w:pPr>
        <w:rPr>
          <w:lang w:val="ru-RU"/>
        </w:rPr>
      </w:pPr>
    </w:p>
    <w:p w14:paraId="6B973CEA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bookmarkStart w:id="0" w:name="_Toc167014725"/>
      <w:bookmarkStart w:id="1" w:name="_Toc167015936"/>
      <w:bookmarkStart w:id="2" w:name="_Toc167016099"/>
      <w:bookmarkStart w:id="3" w:name="_Toc167017371"/>
      <w:bookmarkStart w:id="4" w:name="_Toc176260306"/>
      <w:bookmarkStart w:id="5" w:name="_Toc208050220"/>
      <w:bookmarkStart w:id="6" w:name="_Toc208301291"/>
      <w:bookmarkStart w:id="7" w:name="_Toc208306114"/>
      <w:bookmarkStart w:id="8" w:name="_Toc208314213"/>
      <w:bookmarkStart w:id="9" w:name="_Toc210452707"/>
      <w:bookmarkStart w:id="10" w:name="_Toc210458792"/>
      <w:bookmarkStart w:id="11" w:name="_Toc211341542"/>
      <w:bookmarkStart w:id="12" w:name="_Toc217461655"/>
      <w:bookmarkStart w:id="13" w:name="_Toc231046560"/>
      <w:bookmarkStart w:id="14" w:name="_Toc231046715"/>
      <w:bookmarkStart w:id="15" w:name="_Toc231046875"/>
      <w:bookmarkStart w:id="16" w:name="_Toc245804972"/>
      <w:bookmarkStart w:id="17" w:name="_Toc245896302"/>
      <w:bookmarkStart w:id="18" w:name="_Toc245896415"/>
      <w:r w:rsidRPr="000907A4">
        <w:rPr>
          <w:rFonts w:ascii="Arial" w:hAnsi="Arial" w:cs="Arial"/>
          <w:b/>
          <w:lang w:val="ru-RU"/>
        </w:rPr>
        <w:t>Приложение №1</w:t>
      </w:r>
    </w:p>
    <w:p w14:paraId="2408CC94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proofErr w:type="gramStart"/>
      <w:r w:rsidRPr="000907A4">
        <w:rPr>
          <w:rFonts w:ascii="Arial" w:hAnsi="Arial" w:cs="Arial"/>
          <w:b/>
          <w:lang w:val="ru-RU"/>
        </w:rPr>
        <w:t>к  Договору</w:t>
      </w:r>
      <w:proofErr w:type="gramEnd"/>
      <w:r w:rsidRPr="000907A4">
        <w:rPr>
          <w:rFonts w:ascii="Arial" w:hAnsi="Arial" w:cs="Arial"/>
          <w:b/>
          <w:lang w:val="ru-RU"/>
        </w:rPr>
        <w:t xml:space="preserve"> подряда ___________</w:t>
      </w:r>
    </w:p>
    <w:p w14:paraId="009D0F14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от «____</w:t>
      </w:r>
      <w:proofErr w:type="gramStart"/>
      <w:r w:rsidRPr="000907A4">
        <w:rPr>
          <w:rFonts w:ascii="Arial" w:hAnsi="Arial" w:cs="Arial"/>
          <w:b/>
          <w:lang w:val="ru-RU"/>
        </w:rPr>
        <w:t>_»_</w:t>
      </w:r>
      <w:proofErr w:type="gramEnd"/>
      <w:r w:rsidRPr="000907A4">
        <w:rPr>
          <w:rFonts w:ascii="Arial" w:hAnsi="Arial" w:cs="Arial"/>
          <w:b/>
          <w:lang w:val="ru-RU"/>
        </w:rPr>
        <w:t>_____________20__ г.</w:t>
      </w:r>
    </w:p>
    <w:p w14:paraId="2458266B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64C69A88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2233992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C647640" w14:textId="77777777" w:rsidR="000907A4" w:rsidRPr="000907A4" w:rsidRDefault="000907A4" w:rsidP="002A31E8">
      <w:pPr>
        <w:pStyle w:val="1"/>
      </w:pPr>
      <w:bookmarkStart w:id="19" w:name="_Toc77854168"/>
      <w:bookmarkStart w:id="20" w:name="_Toc77855106"/>
      <w:r w:rsidRPr="000907A4">
        <w:t>ТЕХНИЧЕСКОЕ ЗАДАНИЕ</w:t>
      </w:r>
      <w:bookmarkEnd w:id="19"/>
      <w:bookmarkEnd w:id="20"/>
    </w:p>
    <w:p w14:paraId="0519316C" w14:textId="77777777" w:rsidR="000907A4" w:rsidRPr="000907A4" w:rsidRDefault="000907A4" w:rsidP="002A31E8">
      <w:pPr>
        <w:pStyle w:val="1"/>
      </w:pPr>
      <w:bookmarkStart w:id="21" w:name="_Toc77854169"/>
      <w:bookmarkStart w:id="22" w:name="_Toc77855107"/>
      <w:r w:rsidRPr="000907A4">
        <w:t>на проектирование и строительство</w:t>
      </w:r>
      <w:bookmarkEnd w:id="21"/>
      <w:bookmarkEnd w:id="22"/>
    </w:p>
    <w:p w14:paraId="3289AA3E" w14:textId="77777777" w:rsidR="000907A4" w:rsidRPr="000907A4" w:rsidRDefault="000907A4" w:rsidP="002A31E8">
      <w:pPr>
        <w:pStyle w:val="1"/>
      </w:pPr>
      <w:bookmarkStart w:id="23" w:name="_Toc77854170"/>
      <w:bookmarkStart w:id="24" w:name="_Toc77855108"/>
      <w:r w:rsidRPr="000907A4">
        <w:t>кредитно-кассового офиса АО «АЛЬФА-БАНК»</w:t>
      </w:r>
      <w:bookmarkEnd w:id="23"/>
      <w:bookmarkEnd w:id="24"/>
    </w:p>
    <w:p w14:paraId="6654D43A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F5EAEC1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E62FB5A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6519259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2683454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2AC45BF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5FC71F4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0AC4EA6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3D51E1D7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0951BD0A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FCDEA7F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39A9D704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3AA75DE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7D788F13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515CC68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04F790B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3E34483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0C7FAD5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2EE89CA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ОБЪЕКТ:</w:t>
      </w:r>
    </w:p>
    <w:p w14:paraId="2428FE39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3ADA380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ЗАКАЗЧИК: АО «АЛЬФА-БАНК»</w:t>
      </w:r>
    </w:p>
    <w:p w14:paraId="47665AB0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CB1EF13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12D7D47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92BCA50" w14:textId="64F2682E" w:rsidR="00396009" w:rsidRPr="000907A4" w:rsidRDefault="000907A4" w:rsidP="000907A4">
      <w:pPr>
        <w:spacing w:before="120"/>
        <w:jc w:val="center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202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65367B">
        <w:rPr>
          <w:rFonts w:ascii="Arial" w:hAnsi="Arial" w:cs="Arial"/>
          <w:b/>
          <w:lang w:val="ru-RU"/>
        </w:rPr>
        <w:t>2</w:t>
      </w:r>
    </w:p>
    <w:p w14:paraId="3FFD1769" w14:textId="77777777" w:rsidR="006551D7" w:rsidRPr="00CB7E53" w:rsidRDefault="00B12FD4" w:rsidP="000907A4">
      <w:pPr>
        <w:spacing w:before="120"/>
        <w:rPr>
          <w:b/>
          <w:color w:val="000000"/>
          <w:lang w:val="ru-RU" w:eastAsia="ru-RU"/>
        </w:rPr>
      </w:pPr>
      <w:r w:rsidRPr="000907A4">
        <w:rPr>
          <w:rFonts w:ascii="Arial" w:hAnsi="Arial" w:cs="Arial"/>
          <w:lang w:val="ru-RU"/>
        </w:rPr>
        <w:br w:type="page"/>
      </w:r>
    </w:p>
    <w:p w14:paraId="6B77E165" w14:textId="77777777" w:rsidR="00990729" w:rsidRPr="00F05BD1" w:rsidRDefault="00990729" w:rsidP="00990729">
      <w:pPr>
        <w:pStyle w:val="10"/>
        <w:tabs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r>
        <w:rPr>
          <w:rFonts w:ascii="Arial" w:hAnsi="Arial" w:cs="Arial"/>
          <w:lang w:val="ru-RU"/>
        </w:rPr>
        <w:lastRenderedPageBreak/>
        <w:t>СОДЕРЖАНИЕ</w:t>
      </w:r>
      <w:r w:rsidR="00786AD9" w:rsidRPr="00990729">
        <w:rPr>
          <w:rFonts w:ascii="Arial" w:hAnsi="Arial" w:cs="Arial"/>
        </w:rPr>
        <w:fldChar w:fldCharType="begin"/>
      </w:r>
      <w:r w:rsidR="00786AD9" w:rsidRPr="00990729">
        <w:rPr>
          <w:rFonts w:ascii="Arial" w:hAnsi="Arial" w:cs="Arial"/>
        </w:rPr>
        <w:instrText xml:space="preserve"> TOC \o "1-3" \h \z \u </w:instrText>
      </w:r>
      <w:r w:rsidR="00786AD9" w:rsidRPr="00990729">
        <w:rPr>
          <w:rFonts w:ascii="Arial" w:hAnsi="Arial" w:cs="Arial"/>
        </w:rPr>
        <w:fldChar w:fldCharType="separate"/>
      </w:r>
    </w:p>
    <w:p w14:paraId="710EE01E" w14:textId="2F4A85D6" w:rsidR="00990729" w:rsidRPr="00F05BD1" w:rsidRDefault="0086375D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09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1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Характеристика объекта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_Toc77855109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3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62B8C5A0" w14:textId="0A849FD3" w:rsidR="00990729" w:rsidRPr="00F05BD1" w:rsidRDefault="0086375D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0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2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Общие положения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_Toc77855110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4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65826629" w14:textId="5A00EE7D" w:rsidR="00990729" w:rsidRPr="00F05BD1" w:rsidRDefault="0086375D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1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3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Требования к проектной документации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_Toc77855111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6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56962755" w14:textId="12FE9DD6" w:rsidR="00990729" w:rsidRPr="00F05BD1" w:rsidRDefault="0086375D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2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4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Список приложений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_Toc77855112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8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596FCC0F" w14:textId="77777777" w:rsidR="00704DF6" w:rsidRPr="00C75E60" w:rsidRDefault="00786AD9" w:rsidP="00C75E60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r w:rsidRPr="00990729">
        <w:rPr>
          <w:rFonts w:cs="Arial"/>
        </w:rPr>
        <w:lastRenderedPageBreak/>
        <w:fldChar w:fldCharType="end"/>
      </w:r>
      <w:bookmarkStart w:id="25" w:name="_Toc77855109"/>
      <w:r w:rsidR="002A31E8">
        <w:rPr>
          <w:bCs/>
          <w:color w:val="000000"/>
          <w:sz w:val="20"/>
          <w:lang w:val="ru-RU"/>
        </w:rPr>
        <w:t>Характеристика объекта</w:t>
      </w:r>
      <w:bookmarkEnd w:id="25"/>
    </w:p>
    <w:p w14:paraId="30F42FAB" w14:textId="77777777" w:rsidR="002A31E8" w:rsidRPr="002A31E8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Объект расположен по адресу: _____________________________                              </w:t>
      </w:r>
    </w:p>
    <w:p w14:paraId="22D59342" w14:textId="77777777" w:rsidR="002A31E8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Помещение общей площадью _____ </w:t>
      </w:r>
      <w:proofErr w:type="spellStart"/>
      <w:r w:rsidRPr="002A31E8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2A31E8">
        <w:rPr>
          <w:rFonts w:ascii="Arial" w:hAnsi="Arial" w:cs="Arial"/>
          <w:color w:val="000000"/>
          <w:sz w:val="20"/>
          <w:lang w:val="ru-RU"/>
        </w:rPr>
        <w:t xml:space="preserve">. занимает часть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нежилого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этажа, расположенного в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жилом/нежилом доме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. Здание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не является/является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памятником архитектуры.</w:t>
      </w:r>
    </w:p>
    <w:p w14:paraId="767F002C" w14:textId="77777777" w:rsidR="002A31E8" w:rsidRPr="00C75E60" w:rsidRDefault="002A31E8" w:rsidP="002A31E8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26" w:name="_Toc77855110"/>
      <w:r>
        <w:rPr>
          <w:bCs/>
          <w:color w:val="000000"/>
          <w:sz w:val="20"/>
          <w:lang w:val="ru-RU"/>
        </w:rPr>
        <w:lastRenderedPageBreak/>
        <w:t>Общие положения</w:t>
      </w:r>
      <w:bookmarkEnd w:id="26"/>
    </w:p>
    <w:p w14:paraId="013696D8" w14:textId="0C745555" w:rsidR="002A31E8" w:rsidRPr="000907A4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Настоящее Техническое Задание (далее ТЗ) </w:t>
      </w:r>
      <w:r>
        <w:rPr>
          <w:rFonts w:ascii="Arial" w:hAnsi="Arial" w:cs="Arial"/>
          <w:color w:val="000000"/>
          <w:sz w:val="20"/>
          <w:lang w:val="ru-RU"/>
        </w:rPr>
        <w:t xml:space="preserve">устанавливает обязательные требования к проектированию и строительству помещений кредитно-кассового офиса </w:t>
      </w:r>
      <w:r w:rsidR="00F92625">
        <w:rPr>
          <w:rFonts w:ascii="Arial" w:hAnsi="Arial" w:cs="Arial"/>
          <w:color w:val="000000"/>
          <w:sz w:val="20"/>
          <w:lang w:val="ru-RU"/>
        </w:rPr>
        <w:t>Банка</w:t>
      </w:r>
      <w:r w:rsidRPr="000907A4">
        <w:rPr>
          <w:rFonts w:ascii="Arial" w:hAnsi="Arial" w:cs="Arial"/>
          <w:color w:val="000000"/>
          <w:sz w:val="20"/>
          <w:lang w:val="ru-RU"/>
        </w:rPr>
        <w:t>.</w:t>
      </w:r>
    </w:p>
    <w:p w14:paraId="26457D84" w14:textId="3C77DCF9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С момента подписания Договора, условия настоящего Технического задания, в т.</w:t>
      </w:r>
      <w:r w:rsidR="00BC1964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ч. разделы и Приложения, размещенные на сайте Банка по адресу: </w:t>
      </w:r>
      <w:r w:rsidR="0036623E">
        <w:fldChar w:fldCharType="begin"/>
      </w:r>
      <w:r w:rsidR="0036623E" w:rsidRPr="0036623E">
        <w:rPr>
          <w:lang w:val="ru-RU"/>
          <w:rPrChange w:id="27" w:author="Administrator" w:date="2024-10-01T17:40:00Z">
            <w:rPr/>
          </w:rPrChange>
        </w:rPr>
        <w:instrText xml:space="preserve"> </w:instrText>
      </w:r>
      <w:r w:rsidR="0036623E">
        <w:instrText>HYPERLINK</w:instrText>
      </w:r>
      <w:r w:rsidR="0036623E" w:rsidRPr="0036623E">
        <w:rPr>
          <w:lang w:val="ru-RU"/>
          <w:rPrChange w:id="28" w:author="Administrator" w:date="2024-10-01T17:40:00Z">
            <w:rPr/>
          </w:rPrChange>
        </w:rPr>
        <w:instrText xml:space="preserve"> "</w:instrText>
      </w:r>
      <w:r w:rsidR="0036623E">
        <w:instrText>https</w:instrText>
      </w:r>
      <w:r w:rsidR="0036623E" w:rsidRPr="0036623E">
        <w:rPr>
          <w:lang w:val="ru-RU"/>
          <w:rPrChange w:id="29" w:author="Administrator" w:date="2024-10-01T17:40:00Z">
            <w:rPr/>
          </w:rPrChange>
        </w:rPr>
        <w:instrText>://</w:instrText>
      </w:r>
      <w:r w:rsidR="0036623E">
        <w:instrText>alfabank</w:instrText>
      </w:r>
      <w:r w:rsidR="0036623E" w:rsidRPr="0036623E">
        <w:rPr>
          <w:lang w:val="ru-RU"/>
          <w:rPrChange w:id="30" w:author="Administrator" w:date="2024-10-01T17:40:00Z">
            <w:rPr/>
          </w:rPrChange>
        </w:rPr>
        <w:instrText>.</w:instrText>
      </w:r>
      <w:r w:rsidR="0036623E">
        <w:instrText>st</w:instrText>
      </w:r>
      <w:r w:rsidR="0036623E" w:rsidRPr="0036623E">
        <w:rPr>
          <w:lang w:val="ru-RU"/>
          <w:rPrChange w:id="31" w:author="Administrator" w:date="2024-10-01T17:40:00Z">
            <w:rPr/>
          </w:rPrChange>
        </w:rPr>
        <w:instrText>/</w:instrText>
      </w:r>
      <w:r w:rsidR="0036623E">
        <w:instrText>site</w:instrText>
      </w:r>
      <w:r w:rsidR="0036623E" w:rsidRPr="0036623E">
        <w:rPr>
          <w:lang w:val="ru-RU"/>
          <w:rPrChange w:id="32" w:author="Administrator" w:date="2024-10-01T17:40:00Z">
            <w:rPr/>
          </w:rPrChange>
        </w:rPr>
        <w:instrText>-</w:instrText>
      </w:r>
      <w:r w:rsidR="0036623E">
        <w:instrText>upload</w:instrText>
      </w:r>
      <w:r w:rsidR="0036623E" w:rsidRPr="0036623E">
        <w:rPr>
          <w:lang w:val="ru-RU"/>
          <w:rPrChange w:id="33" w:author="Administrator" w:date="2024-10-01T17:40:00Z">
            <w:rPr/>
          </w:rPrChange>
        </w:rPr>
        <w:instrText>/44/</w:instrText>
      </w:r>
      <w:r w:rsidR="0036623E">
        <w:instrText>b</w:instrText>
      </w:r>
      <w:r w:rsidR="0036623E" w:rsidRPr="0036623E">
        <w:rPr>
          <w:lang w:val="ru-RU"/>
          <w:rPrChange w:id="34" w:author="Administrator" w:date="2024-10-01T17:40:00Z">
            <w:rPr/>
          </w:rPrChange>
        </w:rPr>
        <w:instrText>7/4914/</w:instrText>
      </w:r>
      <w:r w:rsidR="0036623E">
        <w:instrText>TZ</w:instrText>
      </w:r>
      <w:r w:rsidR="0036623E" w:rsidRPr="0036623E">
        <w:rPr>
          <w:lang w:val="ru-RU"/>
          <w:rPrChange w:id="35" w:author="Administrator" w:date="2024-10-01T17:40:00Z">
            <w:rPr/>
          </w:rPrChange>
        </w:rPr>
        <w:instrText>-</w:instrText>
      </w:r>
      <w:r w:rsidR="0036623E">
        <w:instrText>RCR</w:instrText>
      </w:r>
      <w:r w:rsidR="0036623E" w:rsidRPr="0036623E">
        <w:rPr>
          <w:lang w:val="ru-RU"/>
          <w:rPrChange w:id="36" w:author="Administrator" w:date="2024-10-01T17:40:00Z">
            <w:rPr/>
          </w:rPrChange>
        </w:rPr>
        <w:instrText>.</w:instrText>
      </w:r>
      <w:r w:rsidR="0036623E">
        <w:instrText>pdf</w:instrText>
      </w:r>
      <w:r w:rsidR="0036623E" w:rsidRPr="0036623E">
        <w:rPr>
          <w:lang w:val="ru-RU"/>
          <w:rPrChange w:id="37" w:author="Administrator" w:date="2024-10-01T17:40:00Z">
            <w:rPr/>
          </w:rPrChange>
        </w:rPr>
        <w:instrText>" \</w:instrText>
      </w:r>
      <w:r w:rsidR="0036623E">
        <w:instrText>t</w:instrText>
      </w:r>
      <w:r w:rsidR="0036623E" w:rsidRPr="0036623E">
        <w:rPr>
          <w:lang w:val="ru-RU"/>
          <w:rPrChange w:id="38" w:author="Administrator" w:date="2024-10-01T17:40:00Z">
            <w:rPr/>
          </w:rPrChange>
        </w:rPr>
        <w:instrText xml:space="preserve"> "_</w:instrText>
      </w:r>
      <w:r w:rsidR="0036623E">
        <w:instrText>blank</w:instrText>
      </w:r>
      <w:r w:rsidR="0036623E" w:rsidRPr="0036623E">
        <w:rPr>
          <w:lang w:val="ru-RU"/>
          <w:rPrChange w:id="39" w:author="Administrator" w:date="2024-10-01T17:40:00Z">
            <w:rPr/>
          </w:rPrChange>
        </w:rPr>
        <w:instrText xml:space="preserve">" </w:instrText>
      </w:r>
      <w:r w:rsidR="0036623E">
        <w:fldChar w:fldCharType="separate"/>
      </w:r>
      <w:r w:rsidR="001D6C3C" w:rsidRPr="001D6C3C">
        <w:rPr>
          <w:rStyle w:val="af"/>
          <w:lang w:val="en-US"/>
        </w:rPr>
        <w:t>https</w:t>
      </w:r>
      <w:r w:rsidR="001D6C3C" w:rsidRPr="001D6C3C">
        <w:rPr>
          <w:rStyle w:val="af"/>
          <w:lang w:val="ru-RU"/>
        </w:rPr>
        <w:t>://</w:t>
      </w:r>
      <w:proofErr w:type="spellStart"/>
      <w:r w:rsidR="001D6C3C" w:rsidRPr="001D6C3C">
        <w:rPr>
          <w:rStyle w:val="af"/>
          <w:lang w:val="en-US"/>
        </w:rPr>
        <w:t>alfabank</w:t>
      </w:r>
      <w:proofErr w:type="spellEnd"/>
      <w:r w:rsidR="001D6C3C" w:rsidRPr="001D6C3C">
        <w:rPr>
          <w:rStyle w:val="af"/>
          <w:lang w:val="ru-RU"/>
        </w:rPr>
        <w:t>.</w:t>
      </w:r>
      <w:proofErr w:type="spellStart"/>
      <w:r w:rsidR="001D6C3C" w:rsidRPr="001D6C3C">
        <w:rPr>
          <w:rStyle w:val="af"/>
          <w:lang w:val="en-US"/>
        </w:rPr>
        <w:t>st</w:t>
      </w:r>
      <w:proofErr w:type="spellEnd"/>
      <w:r w:rsidR="001D6C3C" w:rsidRPr="001D6C3C">
        <w:rPr>
          <w:rStyle w:val="af"/>
          <w:lang w:val="ru-RU"/>
        </w:rPr>
        <w:t>/</w:t>
      </w:r>
      <w:r w:rsidR="001D6C3C" w:rsidRPr="001D6C3C">
        <w:rPr>
          <w:rStyle w:val="af"/>
          <w:lang w:val="en-US"/>
        </w:rPr>
        <w:t>site</w:t>
      </w:r>
      <w:r w:rsidR="001D6C3C" w:rsidRPr="001D6C3C">
        <w:rPr>
          <w:rStyle w:val="af"/>
          <w:lang w:val="ru-RU"/>
        </w:rPr>
        <w:t>-</w:t>
      </w:r>
      <w:r w:rsidR="001D6C3C" w:rsidRPr="001D6C3C">
        <w:rPr>
          <w:rStyle w:val="af"/>
          <w:lang w:val="en-US"/>
        </w:rPr>
        <w:t>upload</w:t>
      </w:r>
      <w:r w:rsidR="001D6C3C" w:rsidRPr="001D6C3C">
        <w:rPr>
          <w:rStyle w:val="af"/>
          <w:lang w:val="ru-RU"/>
        </w:rPr>
        <w:t>/44/</w:t>
      </w:r>
      <w:r w:rsidR="001D6C3C" w:rsidRPr="001D6C3C">
        <w:rPr>
          <w:rStyle w:val="af"/>
          <w:lang w:val="en-US"/>
        </w:rPr>
        <w:t>b</w:t>
      </w:r>
      <w:r w:rsidR="001D6C3C" w:rsidRPr="001D6C3C">
        <w:rPr>
          <w:rStyle w:val="af"/>
          <w:lang w:val="ru-RU"/>
        </w:rPr>
        <w:t>7/4914/</w:t>
      </w:r>
      <w:r w:rsidR="001D6C3C" w:rsidRPr="001D6C3C">
        <w:rPr>
          <w:rStyle w:val="af"/>
          <w:lang w:val="en-US"/>
        </w:rPr>
        <w:t>TZ</w:t>
      </w:r>
      <w:r w:rsidR="001D6C3C" w:rsidRPr="001D6C3C">
        <w:rPr>
          <w:rStyle w:val="af"/>
          <w:lang w:val="ru-RU"/>
        </w:rPr>
        <w:t>-</w:t>
      </w:r>
      <w:r w:rsidR="001D6C3C" w:rsidRPr="001D6C3C">
        <w:rPr>
          <w:rStyle w:val="af"/>
          <w:lang w:val="en-US"/>
        </w:rPr>
        <w:t>RCR</w:t>
      </w:r>
      <w:r w:rsidR="001D6C3C" w:rsidRPr="001D6C3C">
        <w:rPr>
          <w:rStyle w:val="af"/>
          <w:lang w:val="ru-RU"/>
        </w:rPr>
        <w:t>.</w:t>
      </w:r>
      <w:r w:rsidR="001D6C3C" w:rsidRPr="001D6C3C">
        <w:rPr>
          <w:rStyle w:val="af"/>
          <w:lang w:val="en-US"/>
        </w:rPr>
        <w:t>pdf</w:t>
      </w:r>
      <w:r w:rsidR="0036623E">
        <w:rPr>
          <w:rStyle w:val="af"/>
          <w:lang w:val="en-US"/>
        </w:rPr>
        <w:fldChar w:fldCharType="end"/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, являются обязательными для Подрядчика при выполнении Работ и </w:t>
      </w:r>
      <w:r w:rsidR="00BC1964">
        <w:rPr>
          <w:rFonts w:ascii="Arial" w:hAnsi="Arial" w:cs="Arial"/>
          <w:color w:val="000000"/>
          <w:sz w:val="20"/>
          <w:lang w:val="ru-RU"/>
        </w:rPr>
        <w:t xml:space="preserve">контроля </w:t>
      </w:r>
      <w:r w:rsidRPr="00BF7653">
        <w:rPr>
          <w:rFonts w:ascii="Arial" w:hAnsi="Arial" w:cs="Arial"/>
          <w:color w:val="000000"/>
          <w:sz w:val="20"/>
          <w:lang w:val="ru-RU"/>
        </w:rPr>
        <w:t>результат</w:t>
      </w:r>
      <w:r w:rsidR="00BC1964">
        <w:rPr>
          <w:rFonts w:ascii="Arial" w:hAnsi="Arial" w:cs="Arial"/>
          <w:color w:val="000000"/>
          <w:sz w:val="20"/>
          <w:lang w:val="ru-RU"/>
        </w:rPr>
        <w:t>а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 Работ по Договору. </w:t>
      </w:r>
    </w:p>
    <w:p w14:paraId="52ECE867" w14:textId="77777777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В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 соответствии с ч.1 ст.450 Гражданского кодекса Российской Федерации, Заказчик имеет право вносить изменения и/или дополнения в условия разделов и Приложений, размещенных на сайте Банка, которые становятся обязательными для Сторон в дату введения редакции в действие. При этом Банк обязан разместить изменения в разделы и Приложения на официальном сайте Банка в сети Интернет по </w:t>
      </w:r>
      <w:r>
        <w:rPr>
          <w:rFonts w:ascii="Arial" w:hAnsi="Arial" w:cs="Arial"/>
          <w:color w:val="000000"/>
          <w:sz w:val="20"/>
          <w:lang w:val="ru-RU"/>
        </w:rPr>
        <w:t xml:space="preserve">вышеуказанным адресам </w:t>
      </w:r>
      <w:r w:rsidRPr="00BF7653">
        <w:rPr>
          <w:rFonts w:ascii="Arial" w:hAnsi="Arial" w:cs="Arial"/>
          <w:color w:val="000000"/>
          <w:sz w:val="20"/>
          <w:lang w:val="ru-RU"/>
        </w:rPr>
        <w:t>не менее чем за 10 (десять) календарных дня до даты введения изменений в действие, за исключением изменений, обусловленных требованиями законодательства Российской Федерации, более ранний срок вступления которых в действие определяется нормативными и правовыми актами Российской Федерации.</w:t>
      </w:r>
    </w:p>
    <w:p w14:paraId="659C8647" w14:textId="77777777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Подрядчик вправе ежедневно любым доступным ему способом, самостоятельно или через уполномоченных лиц, обращаться в Банк, в т.</w:t>
      </w:r>
      <w:r w:rsidR="002A31E8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ч. на официальный сайт Банка в сети Интернет по </w:t>
      </w:r>
      <w:r>
        <w:rPr>
          <w:rFonts w:ascii="Arial" w:hAnsi="Arial" w:cs="Arial"/>
          <w:color w:val="000000"/>
          <w:sz w:val="20"/>
          <w:lang w:val="ru-RU"/>
        </w:rPr>
        <w:t xml:space="preserve">вышеуказанным адресам </w:t>
      </w:r>
      <w:r w:rsidRPr="00BF7653">
        <w:rPr>
          <w:rFonts w:ascii="Arial" w:hAnsi="Arial" w:cs="Arial"/>
          <w:color w:val="000000"/>
          <w:sz w:val="20"/>
          <w:lang w:val="ru-RU"/>
        </w:rPr>
        <w:t>для получения сведений о наличии изменений в разделы и/или Приложения.</w:t>
      </w:r>
    </w:p>
    <w:p w14:paraId="40D845A2" w14:textId="77777777" w:rsid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В случае неполучения Банком от Подрядчика до вступления в силу новой редакции разделов или Приложений, письменного уведомления о расторжении Договора, Банк считает это выражением согласия с изменениями.</w:t>
      </w:r>
    </w:p>
    <w:p w14:paraId="43F42AA6" w14:textId="77777777" w:rsid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Разработка проекта и строительство Объекта должно вестись организацией, состоящей в профильном СРО.</w:t>
      </w:r>
    </w:p>
    <w:p w14:paraId="0914F122" w14:textId="77777777" w:rsidR="00BC1964" w:rsidRPr="00BC1964" w:rsidRDefault="00BC1964" w:rsidP="00BC196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C1964">
        <w:rPr>
          <w:rFonts w:ascii="Arial" w:hAnsi="Arial" w:cs="Arial"/>
          <w:color w:val="000000"/>
          <w:sz w:val="20"/>
          <w:lang w:val="ru-RU"/>
        </w:rPr>
        <w:t xml:space="preserve">Требования к проектированию и производству работ на </w:t>
      </w:r>
      <w:r>
        <w:rPr>
          <w:rFonts w:ascii="Arial" w:hAnsi="Arial" w:cs="Arial"/>
          <w:color w:val="000000"/>
          <w:sz w:val="20"/>
          <w:lang w:val="ru-RU"/>
        </w:rPr>
        <w:t>Объекте</w:t>
      </w:r>
      <w:r w:rsidRPr="00BC1964">
        <w:rPr>
          <w:rFonts w:ascii="Arial" w:hAnsi="Arial" w:cs="Arial"/>
          <w:color w:val="000000"/>
          <w:sz w:val="20"/>
          <w:lang w:val="ru-RU"/>
        </w:rPr>
        <w:t xml:space="preserve"> определяются следующими документами: </w:t>
      </w:r>
    </w:p>
    <w:p w14:paraId="03735C21" w14:textId="3CCE50D0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Настоящим ТЗ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7BA208FE" w14:textId="2B78FFC3" w:rsidR="00BC1964" w:rsidRDefault="00BC1964" w:rsidP="00BC1964">
      <w:pPr>
        <w:pStyle w:val="ReportText"/>
        <w:numPr>
          <w:ilvl w:val="0"/>
          <w:numId w:val="18"/>
        </w:numPr>
        <w:jc w:val="both"/>
        <w:rPr>
          <w:ins w:id="40" w:author="Administrator" w:date="2024-10-02T08:58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Техническим заданием от службы </w:t>
      </w:r>
      <w:proofErr w:type="gramStart"/>
      <w:r w:rsidRPr="00122EB4">
        <w:rPr>
          <w:rFonts w:ascii="Arial" w:hAnsi="Arial" w:cs="Arial"/>
          <w:color w:val="000000"/>
          <w:sz w:val="20"/>
          <w:lang w:val="ru-RU"/>
        </w:rPr>
        <w:t>безопасности  АО</w:t>
      </w:r>
      <w:proofErr w:type="gramEnd"/>
      <w:r w:rsidRPr="00122EB4">
        <w:rPr>
          <w:rFonts w:ascii="Arial" w:hAnsi="Arial" w:cs="Arial"/>
          <w:color w:val="000000"/>
          <w:sz w:val="20"/>
          <w:lang w:val="ru-RU"/>
        </w:rPr>
        <w:t xml:space="preserve"> "АЛЬФА-БАНК"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3DE73731" w14:textId="77777777" w:rsidR="00A335D9" w:rsidRPr="00A335D9" w:rsidRDefault="00A335D9" w:rsidP="00A335D9">
      <w:pPr>
        <w:pStyle w:val="ReportText"/>
        <w:numPr>
          <w:ilvl w:val="0"/>
          <w:numId w:val="18"/>
        </w:numPr>
        <w:jc w:val="both"/>
        <w:rPr>
          <w:ins w:id="41" w:author="Administrator" w:date="2024-10-02T08:58:00Z"/>
          <w:rFonts w:ascii="Arial" w:hAnsi="Arial" w:cs="Arial"/>
          <w:color w:val="000000"/>
          <w:sz w:val="20"/>
          <w:lang w:val="ru-RU"/>
        </w:rPr>
      </w:pPr>
      <w:ins w:id="42" w:author="Administrator" w:date="2024-10-02T08:58:00Z">
        <w:r w:rsidRPr="00A335D9">
          <w:rPr>
            <w:rFonts w:ascii="Arial" w:hAnsi="Arial" w:cs="Arial"/>
            <w:color w:val="000000"/>
            <w:sz w:val="20"/>
            <w:lang w:val="ru-RU"/>
          </w:rPr>
          <w:t>Строительными нормами и правилами РФ;</w:t>
        </w:r>
      </w:ins>
    </w:p>
    <w:p w14:paraId="5BF8A93D" w14:textId="6A3D25BF" w:rsidR="00A335D9" w:rsidRPr="00122EB4" w:rsidRDefault="00A335D9" w:rsidP="00A335D9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43" w:author="Administrator" w:date="2024-10-02T08:58:00Z">
        <w:r w:rsidRPr="00A335D9">
          <w:rPr>
            <w:rFonts w:ascii="Arial" w:hAnsi="Arial" w:cs="Arial"/>
            <w:color w:val="000000"/>
            <w:sz w:val="20"/>
            <w:lang w:val="ru-RU"/>
          </w:rPr>
          <w:t>Требованиями и инструкциями Центрального Банка Российской Федерации;</w:t>
        </w:r>
      </w:ins>
    </w:p>
    <w:p w14:paraId="12400285" w14:textId="6A8519EF" w:rsidR="00BC1964" w:rsidRPr="00122EB4" w:rsidDel="00A335D9" w:rsidRDefault="00BC1964" w:rsidP="00BC1964">
      <w:pPr>
        <w:pStyle w:val="ReportText"/>
        <w:numPr>
          <w:ilvl w:val="0"/>
          <w:numId w:val="18"/>
        </w:numPr>
        <w:jc w:val="both"/>
        <w:rPr>
          <w:del w:id="44" w:author="Administrator" w:date="2024-10-02T09:00:00Z"/>
          <w:rFonts w:ascii="Arial" w:hAnsi="Arial" w:cs="Arial"/>
          <w:color w:val="000000"/>
          <w:sz w:val="20"/>
          <w:lang w:val="ru-RU"/>
        </w:rPr>
      </w:pPr>
      <w:del w:id="45" w:author="Administrator" w:date="2024-10-02T09:00:00Z">
        <w:r w:rsidRPr="00122EB4" w:rsidDel="00A335D9">
          <w:rPr>
            <w:rFonts w:ascii="Arial" w:hAnsi="Arial" w:cs="Arial"/>
            <w:color w:val="000000"/>
            <w:sz w:val="20"/>
            <w:lang w:val="ru-RU"/>
          </w:rPr>
          <w:delText>Федеральным законом № 123-ФЗ от 22.07.2008 г. "Технический Регламент о требованиях пожарной безопасности";</w:delText>
        </w:r>
      </w:del>
    </w:p>
    <w:p w14:paraId="3CAD60BD" w14:textId="7EF4CAA8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Приказом Росстандарта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14.07.2020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№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1190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приказе)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626503E1" w14:textId="00C234F3" w:rsidR="00BC1964" w:rsidRPr="00122EB4" w:rsidDel="00A335D9" w:rsidRDefault="00BC1964" w:rsidP="00BC1964">
      <w:pPr>
        <w:pStyle w:val="ReportText"/>
        <w:numPr>
          <w:ilvl w:val="0"/>
          <w:numId w:val="18"/>
        </w:numPr>
        <w:jc w:val="both"/>
        <w:rPr>
          <w:del w:id="46" w:author="Administrator" w:date="2024-10-02T09:00:00Z"/>
          <w:rFonts w:ascii="Arial" w:hAnsi="Arial" w:cs="Arial"/>
          <w:color w:val="000000"/>
          <w:sz w:val="20"/>
          <w:lang w:val="ru-RU"/>
        </w:rPr>
      </w:pPr>
      <w:del w:id="47" w:author="Administrator" w:date="2024-10-02T09:00:00Z">
        <w:r w:rsidRPr="00122EB4" w:rsidDel="00A335D9">
          <w:rPr>
            <w:rFonts w:ascii="Arial" w:hAnsi="Arial" w:cs="Arial"/>
            <w:color w:val="000000"/>
            <w:sz w:val="20"/>
            <w:lang w:val="ru-RU"/>
          </w:rPr>
          <w:delText>Сводами Правил (СП 1.13130-12.13130)</w:delText>
        </w:r>
        <w:r w:rsidR="004238FF" w:rsidRPr="00122EB4" w:rsidDel="00A335D9">
          <w:rPr>
            <w:rFonts w:ascii="Arial" w:hAnsi="Arial" w:cs="Arial"/>
            <w:color w:val="000000"/>
            <w:sz w:val="20"/>
            <w:lang w:val="ru-RU"/>
          </w:rPr>
          <w:delText>;</w:delText>
        </w:r>
      </w:del>
    </w:p>
    <w:p w14:paraId="5852CB0B" w14:textId="25C9A843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Федеральным законом №384-ФЗ от 30.12.2009 г. «Технический регламент о безопасности зданий и сооружений»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7B444BF2" w14:textId="401940FE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Постановлением Правительства РФ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28.05.2021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815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постановлении)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062272C9" w14:textId="42B01419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Приказом Федерального агентства по техническому регулированию и метрологии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02.04.2020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года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687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приказе);</w:t>
      </w:r>
    </w:p>
    <w:p w14:paraId="3C1F7699" w14:textId="77777777" w:rsidR="00A335D9" w:rsidRDefault="00BC1964" w:rsidP="00BC1964">
      <w:pPr>
        <w:pStyle w:val="ReportText"/>
        <w:numPr>
          <w:ilvl w:val="0"/>
          <w:numId w:val="18"/>
        </w:numPr>
        <w:jc w:val="both"/>
        <w:rPr>
          <w:ins w:id="48" w:author="Administrator" w:date="2024-10-02T09:00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Правилами противопожарного режима в РФ, утвержденными Постановлением Правительства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1479 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16.09.2020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года</w:t>
      </w:r>
      <w:ins w:id="49" w:author="Administrator" w:date="2024-10-02T09:00:00Z">
        <w:r w:rsidR="00A335D9" w:rsidRPr="00A335D9">
          <w:rPr>
            <w:rFonts w:ascii="Arial" w:hAnsi="Arial" w:cs="Arial"/>
            <w:color w:val="000000"/>
            <w:sz w:val="20"/>
            <w:lang w:val="ru-RU"/>
            <w:rPrChange w:id="50" w:author="Administrator" w:date="2024-10-02T09:00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57917E2C" w14:textId="77777777" w:rsidR="00A335D9" w:rsidRDefault="00A335D9" w:rsidP="00A335D9">
      <w:pPr>
        <w:pStyle w:val="ReportText"/>
        <w:numPr>
          <w:ilvl w:val="0"/>
          <w:numId w:val="18"/>
        </w:numPr>
        <w:jc w:val="both"/>
        <w:rPr>
          <w:ins w:id="51" w:author="Administrator" w:date="2024-10-02T09:01:00Z"/>
          <w:rFonts w:ascii="Arial" w:hAnsi="Arial" w:cs="Arial"/>
          <w:color w:val="000000"/>
          <w:sz w:val="20"/>
          <w:lang w:val="ru-RU"/>
        </w:rPr>
      </w:pPr>
      <w:ins w:id="52" w:author="Administrator" w:date="2024-10-02T09:01:00Z">
        <w:r w:rsidRPr="00166BF6">
          <w:rPr>
            <w:rFonts w:ascii="Arial" w:hAnsi="Arial" w:cs="Arial"/>
            <w:color w:val="000000"/>
            <w:sz w:val="20"/>
            <w:lang w:val="ru-RU"/>
            <w:rPrChange w:id="53" w:author="Administrator" w:date="2024-10-02T09:16:00Z">
              <w:rPr>
                <w:sz w:val="24"/>
                <w:szCs w:val="24"/>
                <w:lang w:val="ru-RU" w:eastAsia="ru-RU"/>
              </w:rPr>
            </w:rPrChange>
          </w:rPr>
          <w:t>Нормативными правовыми актами РФ по пожарной безопасности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54" w:author="Administrator" w:date="2024-10-02T09:16:00Z">
              <w:rPr>
                <w:bCs/>
                <w:sz w:val="24"/>
                <w:szCs w:val="24"/>
                <w:lang w:val="ru-RU" w:eastAsia="ru-RU"/>
              </w:rPr>
            </w:rPrChange>
          </w:rPr>
          <w:t xml:space="preserve"> 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55" w:author="Administrator" w:date="2024-10-02T09:16:00Z">
              <w:rPr>
                <w:sz w:val="24"/>
                <w:szCs w:val="24"/>
                <w:lang w:val="ru-RU" w:eastAsia="ru-RU"/>
              </w:rPr>
            </w:rPrChange>
          </w:rPr>
          <w:t>и нормативными документами по пожарной безопасности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56" w:author="Administrator" w:date="2024-10-02T09:16:00Z">
              <w:rPr>
                <w:bCs/>
                <w:sz w:val="24"/>
                <w:szCs w:val="24"/>
                <w:lang w:val="ru-RU" w:eastAsia="ru-RU"/>
              </w:rPr>
            </w:rPrChange>
          </w:rPr>
          <w:t xml:space="preserve"> (ФЗ, национальные стандарты, своды правил, нормы и правила):</w:t>
        </w:r>
      </w:ins>
    </w:p>
    <w:p w14:paraId="05C1A736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57" w:author="Administrator" w:date="2024-10-02T09:02:00Z"/>
          <w:rFonts w:ascii="Arial" w:hAnsi="Arial" w:cs="Arial"/>
          <w:color w:val="000000"/>
          <w:sz w:val="20"/>
          <w:lang w:val="ru-RU"/>
        </w:rPr>
      </w:pPr>
      <w:ins w:id="58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Федеральный закон «Технический регламент о требованиях пожарной безопасности» №123-ФЗ от 22 июля 2008 года;</w:t>
        </w:r>
      </w:ins>
    </w:p>
    <w:p w14:paraId="71387C16" w14:textId="330914C4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59" w:author="Administrator" w:date="2024-10-02T09:02:00Z"/>
          <w:rFonts w:ascii="Arial" w:hAnsi="Arial" w:cs="Arial"/>
          <w:color w:val="000000"/>
          <w:sz w:val="20"/>
          <w:lang w:val="ru-RU"/>
        </w:rPr>
      </w:pPr>
      <w:ins w:id="60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1.13130.20</w:t>
        </w:r>
        <w:del w:id="61" w:author="ALI" w:date="2026-08-19T12:31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62" w:author="ALI" w:date="2026-08-19T12:31:00Z">
        <w:r w:rsidR="003A7B61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63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Эвакуационные пути и выходы;</w:t>
        </w:r>
      </w:ins>
    </w:p>
    <w:p w14:paraId="1EFD3E0C" w14:textId="3938DF71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64" w:author="Administrator" w:date="2024-10-02T09:02:00Z"/>
          <w:rFonts w:ascii="Arial" w:hAnsi="Arial" w:cs="Arial"/>
          <w:color w:val="000000"/>
          <w:sz w:val="20"/>
          <w:lang w:val="ru-RU"/>
        </w:rPr>
      </w:pPr>
      <w:ins w:id="65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lastRenderedPageBreak/>
          <w:t>СП 2.13130.20</w:t>
        </w:r>
        <w:del w:id="66" w:author="ALI" w:date="2026-08-19T12:31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12</w:delText>
          </w:r>
        </w:del>
      </w:ins>
      <w:ins w:id="67" w:author="ALI" w:date="2026-08-19T12:31:00Z">
        <w:r w:rsidR="003A7B61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68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Обеспечение огнестойкости объектов защиты;</w:t>
        </w:r>
      </w:ins>
    </w:p>
    <w:p w14:paraId="26311A09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69" w:author="Administrator" w:date="2024-10-02T09:02:00Z"/>
          <w:rFonts w:ascii="Arial" w:hAnsi="Arial" w:cs="Arial"/>
          <w:color w:val="000000"/>
          <w:sz w:val="20"/>
          <w:lang w:val="ru-RU"/>
        </w:rPr>
      </w:pPr>
      <w:ins w:id="70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решениям;</w:t>
        </w:r>
      </w:ins>
    </w:p>
    <w:p w14:paraId="283E31E3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71" w:author="Administrator" w:date="2024-10-02T09:02:00Z"/>
          <w:rFonts w:ascii="Arial" w:hAnsi="Arial" w:cs="Arial"/>
          <w:color w:val="000000"/>
          <w:sz w:val="20"/>
          <w:lang w:val="ru-RU"/>
        </w:rPr>
      </w:pPr>
      <w:ins w:id="72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485.1311500.2020. «Свод правил. Системы противопожарной защиты. Установки пожаротушения автоматические. Нормы и правила проектирования»;</w:t>
        </w:r>
      </w:ins>
    </w:p>
    <w:p w14:paraId="750C9F76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73" w:author="Administrator" w:date="2024-10-02T09:02:00Z"/>
          <w:rFonts w:ascii="Arial" w:hAnsi="Arial" w:cs="Arial"/>
          <w:color w:val="000000"/>
          <w:sz w:val="20"/>
          <w:lang w:val="ru-RU"/>
        </w:rPr>
      </w:pPr>
      <w:ins w:id="74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486.1311500 «Системы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Требований пожарной безопасности»;</w:t>
        </w:r>
      </w:ins>
    </w:p>
    <w:p w14:paraId="004E7572" w14:textId="7FDE57BC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75" w:author="Administrator" w:date="2024-10-02T09:02:00Z"/>
          <w:rFonts w:ascii="Arial" w:hAnsi="Arial" w:cs="Arial"/>
          <w:color w:val="000000"/>
          <w:sz w:val="20"/>
          <w:lang w:val="ru-RU"/>
        </w:rPr>
      </w:pPr>
      <w:ins w:id="76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6.13130.20</w:t>
        </w:r>
        <w:del w:id="77" w:author="ALI" w:date="2026-08-19T12:36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78" w:author="ALI" w:date="2026-08-19T12:36:00Z">
        <w:r w:rsidR="003A7B61">
          <w:rPr>
            <w:rFonts w:ascii="Arial" w:hAnsi="Arial" w:cs="Arial"/>
            <w:color w:val="000000"/>
            <w:sz w:val="20"/>
            <w:lang w:val="ru-RU"/>
          </w:rPr>
          <w:t>21</w:t>
        </w:r>
      </w:ins>
      <w:ins w:id="79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Электро</w:t>
        </w:r>
        <w:del w:id="80" w:author="ALI" w:date="2026-08-19T12:36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оборудование</w:delText>
          </w:r>
        </w:del>
      </w:ins>
      <w:ins w:id="81" w:author="ALI" w:date="2026-08-19T12:36:00Z">
        <w:r w:rsidR="003A7B61">
          <w:rPr>
            <w:rFonts w:ascii="Arial" w:hAnsi="Arial" w:cs="Arial"/>
            <w:color w:val="000000"/>
            <w:sz w:val="20"/>
            <w:lang w:val="ru-RU"/>
          </w:rPr>
          <w:t>установки низковольтные</w:t>
        </w:r>
      </w:ins>
      <w:ins w:id="82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. Требования пожарной безопасности;</w:t>
        </w:r>
      </w:ins>
    </w:p>
    <w:p w14:paraId="5CFC4864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83" w:author="Administrator" w:date="2024-10-02T09:02:00Z"/>
          <w:rFonts w:ascii="Arial" w:hAnsi="Arial" w:cs="Arial"/>
          <w:color w:val="000000"/>
          <w:sz w:val="20"/>
          <w:lang w:val="ru-RU"/>
        </w:rPr>
      </w:pPr>
      <w:ins w:id="84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7.13130.2013 Отопление, вентиляция и кондиционирование. Противопожарные требования;</w:t>
        </w:r>
      </w:ins>
    </w:p>
    <w:p w14:paraId="55720416" w14:textId="74BA602F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85" w:author="Administrator" w:date="2024-10-02T09:02:00Z"/>
          <w:rFonts w:ascii="Arial" w:hAnsi="Arial" w:cs="Arial"/>
          <w:color w:val="000000"/>
          <w:sz w:val="20"/>
          <w:lang w:val="ru-RU"/>
        </w:rPr>
      </w:pPr>
      <w:ins w:id="86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8.13130.20</w:t>
        </w:r>
        <w:del w:id="87" w:author="ALI" w:date="2026-08-19T12:38:00Z">
          <w:r w:rsidRPr="00166BF6" w:rsidDel="0086375D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88" w:author="ALI" w:date="2026-08-19T12:38:00Z">
        <w:r w:rsidR="0086375D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89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Источники наружного противопожарного водоснабжения. Требования пожарной безопасности;</w:t>
        </w:r>
      </w:ins>
    </w:p>
    <w:p w14:paraId="1213AD77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0" w:author="Administrator" w:date="2024-10-02T09:02:00Z"/>
          <w:rFonts w:ascii="Arial" w:hAnsi="Arial" w:cs="Arial"/>
          <w:color w:val="000000"/>
          <w:sz w:val="20"/>
          <w:lang w:val="ru-RU"/>
        </w:rPr>
      </w:pPr>
      <w:ins w:id="9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9.13130.2009 Техника пожарная. Огнетушители. Требования к эксплуатации;</w:t>
        </w:r>
      </w:ins>
    </w:p>
    <w:p w14:paraId="17F2702C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2" w:author="Administrator" w:date="2024-10-02T09:02:00Z"/>
          <w:rFonts w:ascii="Arial" w:hAnsi="Arial" w:cs="Arial"/>
          <w:color w:val="000000"/>
          <w:sz w:val="20"/>
          <w:lang w:val="ru-RU"/>
        </w:rPr>
      </w:pPr>
      <w:ins w:id="93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10.13130.2020 Системы противопожарной защиты. Внутренний противопожарный водопровод. Требования пожарной безопасности;</w:t>
        </w:r>
      </w:ins>
    </w:p>
    <w:p w14:paraId="4AC5F577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4" w:author="Administrator" w:date="2024-10-02T09:02:00Z"/>
          <w:rFonts w:ascii="Arial" w:hAnsi="Arial" w:cs="Arial"/>
          <w:color w:val="000000"/>
          <w:sz w:val="20"/>
          <w:lang w:val="ru-RU"/>
        </w:rPr>
      </w:pPr>
      <w:ins w:id="95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12.13130.2009 Определение категорий помещений, зданий и наружных установок по взрывопожарной и пожарной опасности;</w:t>
        </w:r>
      </w:ins>
    </w:p>
    <w:p w14:paraId="729A43D6" w14:textId="2766B9E3" w:rsidR="00BC1964" w:rsidRPr="00A335D9" w:rsidRDefault="005E1FB6">
      <w:pPr>
        <w:pStyle w:val="ReportText"/>
        <w:numPr>
          <w:ilvl w:val="0"/>
          <w:numId w:val="49"/>
        </w:numPr>
        <w:ind w:left="1134" w:hanging="425"/>
        <w:jc w:val="both"/>
        <w:rPr>
          <w:rFonts w:ascii="Arial" w:hAnsi="Arial" w:cs="Arial"/>
          <w:color w:val="000000"/>
          <w:sz w:val="20"/>
          <w:lang w:val="ru-RU"/>
        </w:rPr>
        <w:pPrChange w:id="96" w:author="Administrator" w:date="2024-10-02T09:01:00Z">
          <w:pPr>
            <w:pStyle w:val="ReportText"/>
            <w:numPr>
              <w:numId w:val="18"/>
            </w:numPr>
            <w:tabs>
              <w:tab w:val="num" w:pos="720"/>
            </w:tabs>
            <w:ind w:left="720" w:hanging="360"/>
            <w:jc w:val="both"/>
          </w:pPr>
        </w:pPrChange>
      </w:pPr>
      <w:ins w:id="97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Постановление Правительства РФ от 16.09.2020 N 1479 «Об утверждении Правил противопожарного режима в Российской Федерации».</w:t>
        </w:r>
      </w:ins>
      <w:del w:id="98" w:author="Administrator" w:date="2024-10-02T09:00:00Z">
        <w:r w:rsidR="00BC1964" w:rsidRPr="00166BF6" w:rsidDel="00A335D9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3295923" w14:textId="77777777" w:rsidR="00A50317" w:rsidRPr="00A50317" w:rsidRDefault="00A50317" w:rsidP="00A5031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В соответствии с настоящим ТЗ необходимо выполнить</w:t>
      </w:r>
      <w:r>
        <w:rPr>
          <w:rFonts w:ascii="Arial" w:hAnsi="Arial" w:cs="Arial"/>
          <w:color w:val="000000"/>
          <w:sz w:val="20"/>
          <w:lang w:val="ru-RU"/>
        </w:rPr>
        <w:t xml:space="preserve"> следующий объем работ</w:t>
      </w:r>
      <w:r w:rsidRPr="00A50317">
        <w:rPr>
          <w:rFonts w:ascii="Arial" w:hAnsi="Arial" w:cs="Arial"/>
          <w:color w:val="000000"/>
          <w:sz w:val="20"/>
          <w:lang w:val="ru-RU"/>
        </w:rPr>
        <w:t>:</w:t>
      </w:r>
    </w:p>
    <w:p w14:paraId="044D58E1" w14:textId="77777777" w:rsidR="00A50317" w:rsidRPr="00122EB4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демонтаж существующих перегородок;</w:t>
      </w:r>
    </w:p>
    <w:p w14:paraId="592FBFDD" w14:textId="0BE83338" w:rsidR="007B5483" w:rsidRDefault="00A50317" w:rsidP="007B5483">
      <w:pPr>
        <w:pStyle w:val="ReportText"/>
        <w:numPr>
          <w:ilvl w:val="0"/>
          <w:numId w:val="18"/>
        </w:numPr>
        <w:jc w:val="both"/>
        <w:rPr>
          <w:ins w:id="99" w:author="Administrator" w:date="2024-10-01T15:22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демонтаж существующей отделки стен, полов и потолков;</w:t>
      </w:r>
    </w:p>
    <w:p w14:paraId="6601AA6E" w14:textId="72BBF9CB" w:rsidR="007B5483" w:rsidRDefault="007B5483" w:rsidP="007B5483">
      <w:pPr>
        <w:pStyle w:val="ReportText"/>
        <w:numPr>
          <w:ilvl w:val="0"/>
          <w:numId w:val="18"/>
        </w:numPr>
        <w:jc w:val="both"/>
        <w:rPr>
          <w:ins w:id="100" w:author="Administrator" w:date="2024-10-01T15:22:00Z"/>
          <w:rFonts w:ascii="Arial" w:hAnsi="Arial" w:cs="Arial"/>
          <w:color w:val="000000"/>
          <w:sz w:val="20"/>
          <w:lang w:val="ru-RU"/>
        </w:rPr>
      </w:pPr>
      <w:ins w:id="101" w:author="Administrator" w:date="2024-10-01T15:22:00Z">
        <w:r>
          <w:rPr>
            <w:rFonts w:ascii="Arial" w:hAnsi="Arial" w:cs="Arial"/>
            <w:color w:val="000000"/>
            <w:sz w:val="20"/>
            <w:lang w:val="ru-RU"/>
          </w:rPr>
          <w:t>демонтаж дверных заполнений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06AE153" w14:textId="73D81616" w:rsidR="007B5483" w:rsidRDefault="007B5483" w:rsidP="007B5483">
      <w:pPr>
        <w:pStyle w:val="ReportText"/>
        <w:numPr>
          <w:ilvl w:val="0"/>
          <w:numId w:val="18"/>
        </w:numPr>
        <w:jc w:val="both"/>
        <w:rPr>
          <w:ins w:id="102" w:author="Administrator" w:date="2024-10-01T15:22:00Z"/>
          <w:rFonts w:ascii="Arial" w:hAnsi="Arial" w:cs="Arial"/>
          <w:color w:val="000000"/>
          <w:sz w:val="20"/>
          <w:lang w:val="ru-RU"/>
        </w:rPr>
      </w:pPr>
      <w:ins w:id="103" w:author="Administrator" w:date="2024-10-01T15:22:00Z">
        <w:r>
          <w:rPr>
            <w:rFonts w:ascii="Arial" w:hAnsi="Arial" w:cs="Arial"/>
            <w:color w:val="000000"/>
            <w:sz w:val="20"/>
            <w:lang w:val="ru-RU"/>
          </w:rPr>
          <w:t>демонтаж оконных заполнений (при необходимости)</w:t>
        </w:r>
        <w:r w:rsidRPr="007B5483">
          <w:rPr>
            <w:rFonts w:ascii="Arial" w:hAnsi="Arial" w:cs="Arial"/>
            <w:color w:val="000000"/>
            <w:sz w:val="20"/>
            <w:lang w:val="ru-RU"/>
            <w:rPrChange w:id="104" w:author="Administrator" w:date="2024-10-01T15:2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377806EA" w14:textId="50F24D1E" w:rsidR="007B5483" w:rsidRPr="005E1FB6" w:rsidDel="005E1FB6" w:rsidRDefault="007B5483" w:rsidP="007B5483">
      <w:pPr>
        <w:pStyle w:val="ReportText"/>
        <w:numPr>
          <w:ilvl w:val="0"/>
          <w:numId w:val="18"/>
        </w:numPr>
        <w:jc w:val="both"/>
        <w:rPr>
          <w:del w:id="105" w:author="Administrator" w:date="2024-10-01T15:29:00Z"/>
          <w:rFonts w:ascii="Arial" w:hAnsi="Arial" w:cs="Arial"/>
          <w:color w:val="000000"/>
          <w:sz w:val="20"/>
          <w:lang w:val="ru-RU"/>
          <w:rPrChange w:id="106" w:author="Administrator" w:date="2024-10-02T09:05:00Z">
            <w:rPr>
              <w:del w:id="107" w:author="Administrator" w:date="2024-10-01T15:29:00Z"/>
              <w:rFonts w:ascii="Arial" w:hAnsi="Arial" w:cs="Arial"/>
              <w:color w:val="000000"/>
              <w:sz w:val="20"/>
              <w:lang w:val="en-US"/>
            </w:rPr>
          </w:rPrChange>
        </w:rPr>
      </w:pPr>
      <w:ins w:id="108" w:author="Administrator" w:date="2024-10-01T15:23:00Z">
        <w:r>
          <w:rPr>
            <w:rFonts w:ascii="Arial" w:hAnsi="Arial" w:cs="Arial"/>
            <w:color w:val="000000"/>
            <w:sz w:val="20"/>
            <w:lang w:val="ru-RU"/>
          </w:rPr>
          <w:t>демонтаж инженерных коммуникаций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7A855EC6" w14:textId="649C3548" w:rsidR="005E1FB6" w:rsidRPr="007B5483" w:rsidRDefault="005E1FB6" w:rsidP="007B5483">
      <w:pPr>
        <w:pStyle w:val="ReportText"/>
        <w:numPr>
          <w:ilvl w:val="0"/>
          <w:numId w:val="18"/>
        </w:numPr>
        <w:jc w:val="both"/>
        <w:rPr>
          <w:ins w:id="109" w:author="Administrator" w:date="2024-10-02T09:05:00Z"/>
          <w:rFonts w:ascii="Arial" w:hAnsi="Arial" w:cs="Arial"/>
          <w:color w:val="000000"/>
          <w:sz w:val="20"/>
          <w:lang w:val="ru-RU"/>
        </w:rPr>
      </w:pPr>
      <w:ins w:id="110" w:author="Administrator" w:date="2024-10-02T09:05:00Z">
        <w:r>
          <w:rPr>
            <w:rFonts w:ascii="Arial" w:hAnsi="Arial" w:cs="Arial"/>
            <w:color w:val="000000"/>
            <w:sz w:val="20"/>
            <w:lang w:val="ru-RU"/>
          </w:rPr>
          <w:t>выполнение контрольных обмеров помещения и разработка проекта АР</w:t>
        </w:r>
        <w:r w:rsidRPr="005E1FB6">
          <w:rPr>
            <w:rFonts w:ascii="Arial" w:hAnsi="Arial" w:cs="Arial"/>
            <w:color w:val="000000"/>
            <w:sz w:val="20"/>
            <w:lang w:val="ru-RU"/>
            <w:rPrChange w:id="111" w:author="Administrator" w:date="2024-10-02T09:0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F893D8A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 xml:space="preserve">устройство перегородок из ГКЛ, </w:t>
      </w:r>
      <w:proofErr w:type="spellStart"/>
      <w:r w:rsidRPr="007B5483">
        <w:rPr>
          <w:rFonts w:ascii="Arial" w:hAnsi="Arial" w:cs="Arial"/>
          <w:color w:val="000000"/>
          <w:sz w:val="20"/>
          <w:lang w:val="ru-RU"/>
        </w:rPr>
        <w:t>пеноблока</w:t>
      </w:r>
      <w:proofErr w:type="spellEnd"/>
      <w:r w:rsidRPr="007B5483">
        <w:rPr>
          <w:rFonts w:ascii="Arial" w:hAnsi="Arial" w:cs="Arial"/>
          <w:color w:val="000000"/>
          <w:sz w:val="20"/>
          <w:lang w:val="ru-RU"/>
        </w:rPr>
        <w:t xml:space="preserve"> и кирпича;</w:t>
      </w:r>
    </w:p>
    <w:p w14:paraId="4F0AD769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технической укрепленности помещений;</w:t>
      </w:r>
    </w:p>
    <w:p w14:paraId="6DF6AFC8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 xml:space="preserve">установку </w:t>
      </w:r>
      <w:proofErr w:type="spellStart"/>
      <w:r w:rsidRPr="007B5483">
        <w:rPr>
          <w:rFonts w:ascii="Arial" w:hAnsi="Arial" w:cs="Arial"/>
          <w:color w:val="000000"/>
          <w:sz w:val="20"/>
          <w:lang w:val="ru-RU"/>
        </w:rPr>
        <w:t>бронеокон</w:t>
      </w:r>
      <w:proofErr w:type="spellEnd"/>
      <w:r w:rsidRPr="007B5483">
        <w:rPr>
          <w:rFonts w:ascii="Arial" w:hAnsi="Arial" w:cs="Arial"/>
          <w:color w:val="000000"/>
          <w:sz w:val="20"/>
          <w:lang w:val="ru-RU"/>
        </w:rPr>
        <w:t xml:space="preserve"> с </w:t>
      </w:r>
      <w:proofErr w:type="spellStart"/>
      <w:r w:rsidRPr="007B5483">
        <w:rPr>
          <w:rFonts w:ascii="Arial" w:hAnsi="Arial" w:cs="Arial"/>
          <w:color w:val="000000"/>
          <w:sz w:val="20"/>
          <w:lang w:val="ru-RU"/>
        </w:rPr>
        <w:t>бронелотками</w:t>
      </w:r>
      <w:proofErr w:type="spellEnd"/>
      <w:r w:rsidRPr="007B5483">
        <w:rPr>
          <w:rFonts w:ascii="Arial" w:hAnsi="Arial" w:cs="Arial"/>
          <w:color w:val="000000"/>
          <w:sz w:val="20"/>
          <w:lang w:val="ru-RU"/>
        </w:rPr>
        <w:t>;</w:t>
      </w:r>
    </w:p>
    <w:p w14:paraId="2BC2874A" w14:textId="69179F5B" w:rsidR="00A50317" w:rsidRDefault="00A50317" w:rsidP="00A50317">
      <w:pPr>
        <w:pStyle w:val="ReportText"/>
        <w:numPr>
          <w:ilvl w:val="0"/>
          <w:numId w:val="18"/>
        </w:numPr>
        <w:jc w:val="both"/>
        <w:rPr>
          <w:ins w:id="112" w:author="Administrator" w:date="2024-10-02T08:53:00Z"/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перегородок из стекла с металлическим каркасом;</w:t>
      </w:r>
    </w:p>
    <w:p w14:paraId="4A4965A9" w14:textId="3F288920" w:rsidR="00A335D9" w:rsidRPr="007B5483" w:rsidRDefault="00A335D9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13" w:author="Administrator" w:date="2024-10-02T08:54:00Z">
        <w:r>
          <w:rPr>
            <w:rFonts w:ascii="Arial" w:hAnsi="Arial" w:cs="Arial"/>
            <w:color w:val="000000"/>
            <w:sz w:val="20"/>
            <w:lang w:val="ru-RU"/>
          </w:rPr>
          <w:t>поставку и установку окон</w:t>
        </w:r>
        <w:r w:rsidRPr="00A335D9">
          <w:rPr>
            <w:rFonts w:ascii="Arial" w:hAnsi="Arial" w:cs="Arial"/>
            <w:color w:val="000000"/>
            <w:sz w:val="20"/>
            <w:lang w:val="ru-RU"/>
            <w:rPrChange w:id="114" w:author="Administrator" w:date="2024-10-02T08:5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/</w:t>
        </w:r>
        <w:r>
          <w:rPr>
            <w:rFonts w:ascii="Arial" w:hAnsi="Arial" w:cs="Arial"/>
            <w:color w:val="000000"/>
            <w:sz w:val="20"/>
            <w:lang w:val="ru-RU"/>
          </w:rPr>
          <w:t>витражей (при необходимости)</w:t>
        </w:r>
        <w:r w:rsidRPr="00A335D9">
          <w:rPr>
            <w:rFonts w:ascii="Arial" w:hAnsi="Arial" w:cs="Arial"/>
            <w:color w:val="000000"/>
            <w:sz w:val="20"/>
            <w:lang w:val="ru-RU"/>
            <w:rPrChange w:id="115" w:author="Administrator" w:date="2024-10-02T08:5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0CCF0A1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остекленных дверей;</w:t>
      </w:r>
    </w:p>
    <w:p w14:paraId="31384D0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межкомнатных деревянных дверей;</w:t>
      </w:r>
    </w:p>
    <w:p w14:paraId="57EF8E4F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противопожарных дверей;</w:t>
      </w:r>
    </w:p>
    <w:p w14:paraId="1C33503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дверей 3 класса устойчивости;</w:t>
      </w:r>
    </w:p>
    <w:p w14:paraId="7798BD1E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санузла;</w:t>
      </w:r>
    </w:p>
    <w:p w14:paraId="399C2D1F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внутреннюю отделку помещений;</w:t>
      </w:r>
    </w:p>
    <w:p w14:paraId="377BD69A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lastRenderedPageBreak/>
        <w:t xml:space="preserve">устройство закладных для прокладки компьютерных, телефонных, охранных           </w:t>
      </w:r>
      <w:proofErr w:type="gramStart"/>
      <w:r w:rsidRPr="007B5483">
        <w:rPr>
          <w:rFonts w:ascii="Arial" w:hAnsi="Arial" w:cs="Arial"/>
          <w:color w:val="000000"/>
          <w:sz w:val="20"/>
          <w:lang w:val="ru-RU"/>
        </w:rPr>
        <w:t xml:space="preserve">   (</w:t>
      </w:r>
      <w:proofErr w:type="gramEnd"/>
      <w:r w:rsidRPr="007B5483">
        <w:rPr>
          <w:rFonts w:ascii="Arial" w:hAnsi="Arial" w:cs="Arial"/>
          <w:color w:val="000000"/>
          <w:sz w:val="20"/>
          <w:lang w:val="ru-RU"/>
        </w:rPr>
        <w:t>видеонаблюдение, система контроля доступа) сетей;</w:t>
      </w:r>
    </w:p>
    <w:p w14:paraId="24E4B1B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кондиционирования и вентиляции;</w:t>
      </w:r>
    </w:p>
    <w:p w14:paraId="74822579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электроснабжения;</w:t>
      </w:r>
    </w:p>
    <w:p w14:paraId="3FE4800E" w14:textId="652B9D0B" w:rsidR="00A50317" w:rsidRDefault="00A50317" w:rsidP="00A50317">
      <w:pPr>
        <w:pStyle w:val="ReportText"/>
        <w:numPr>
          <w:ilvl w:val="0"/>
          <w:numId w:val="18"/>
        </w:numPr>
        <w:jc w:val="both"/>
        <w:rPr>
          <w:ins w:id="116" w:author="Administrator" w:date="2024-10-01T15:25:00Z"/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отопления;</w:t>
      </w:r>
    </w:p>
    <w:p w14:paraId="55349F8A" w14:textId="7774F4AE" w:rsidR="007B5483" w:rsidRDefault="007B5483" w:rsidP="00A50317">
      <w:pPr>
        <w:pStyle w:val="ReportText"/>
        <w:numPr>
          <w:ilvl w:val="0"/>
          <w:numId w:val="18"/>
        </w:numPr>
        <w:jc w:val="both"/>
        <w:rPr>
          <w:ins w:id="117" w:author="Administrator" w:date="2024-10-01T15:35:00Z"/>
          <w:rFonts w:ascii="Arial" w:hAnsi="Arial" w:cs="Arial"/>
          <w:color w:val="000000"/>
          <w:sz w:val="20"/>
          <w:lang w:val="ru-RU"/>
        </w:rPr>
      </w:pPr>
      <w:ins w:id="118" w:author="Administrator" w:date="2024-10-01T15:25:00Z">
        <w:r>
          <w:rPr>
            <w:rFonts w:ascii="Arial" w:hAnsi="Arial" w:cs="Arial"/>
            <w:color w:val="000000"/>
            <w:sz w:val="20"/>
            <w:lang w:val="ru-RU"/>
          </w:rPr>
          <w:t xml:space="preserve">проектирование и монтаж систем </w:t>
        </w:r>
        <w:proofErr w:type="spellStart"/>
        <w:r>
          <w:rPr>
            <w:rFonts w:ascii="Arial" w:hAnsi="Arial" w:cs="Arial"/>
            <w:color w:val="000000"/>
            <w:sz w:val="20"/>
            <w:lang w:val="ru-RU"/>
          </w:rPr>
          <w:t>водосабжения</w:t>
        </w:r>
        <w:proofErr w:type="spellEnd"/>
        <w:r>
          <w:rPr>
            <w:rFonts w:ascii="Arial" w:hAnsi="Arial" w:cs="Arial"/>
            <w:color w:val="000000"/>
            <w:sz w:val="20"/>
            <w:lang w:val="ru-RU"/>
          </w:rPr>
          <w:t xml:space="preserve"> и канализации</w:t>
        </w:r>
        <w:r w:rsidRPr="007B5483">
          <w:rPr>
            <w:rFonts w:ascii="Arial" w:hAnsi="Arial" w:cs="Arial"/>
            <w:color w:val="000000"/>
            <w:sz w:val="20"/>
            <w:lang w:val="ru-RU"/>
            <w:rPrChange w:id="119" w:author="Administrator" w:date="2024-10-01T15:2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858F6DC" w14:textId="53CE0D61" w:rsidR="00A44A85" w:rsidRDefault="00A44A85" w:rsidP="00A50317">
      <w:pPr>
        <w:pStyle w:val="ReportText"/>
        <w:numPr>
          <w:ilvl w:val="0"/>
          <w:numId w:val="18"/>
        </w:numPr>
        <w:jc w:val="both"/>
        <w:rPr>
          <w:ins w:id="120" w:author="Administrator" w:date="2024-10-01T15:31:00Z"/>
          <w:rFonts w:ascii="Arial" w:hAnsi="Arial" w:cs="Arial"/>
          <w:color w:val="000000"/>
          <w:sz w:val="20"/>
          <w:lang w:val="ru-RU"/>
        </w:rPr>
      </w:pPr>
      <w:ins w:id="121" w:author="Administrator" w:date="2024-10-01T15:31:00Z">
        <w:r>
          <w:rPr>
            <w:rFonts w:ascii="Arial" w:hAnsi="Arial" w:cs="Arial"/>
            <w:color w:val="000000"/>
            <w:sz w:val="20"/>
            <w:lang w:val="ru-RU"/>
          </w:rPr>
          <w:t>ремонт фасада (при необходимости)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0A56527F" w14:textId="223DDA3B" w:rsidR="00A44A85" w:rsidRPr="00A44A85" w:rsidRDefault="00A44A85" w:rsidP="00A44A85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22" w:author="Administrator" w:date="2024-10-01T15:31:00Z">
        <w:r>
          <w:rPr>
            <w:rFonts w:ascii="Arial" w:hAnsi="Arial" w:cs="Arial"/>
            <w:color w:val="000000"/>
            <w:sz w:val="20"/>
            <w:lang w:val="ru-RU"/>
          </w:rPr>
          <w:t>ремонт крыльца (при необходимости)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C115E8C" w14:textId="71B97CD1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организацию эвакуационного выхода</w:t>
      </w:r>
      <w:ins w:id="123" w:author="Administrator" w:date="2024-10-01T15:28:00Z">
        <w:r w:rsidR="007B5483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r w:rsidRPr="007B5483">
        <w:rPr>
          <w:rFonts w:ascii="Arial" w:hAnsi="Arial" w:cs="Arial"/>
          <w:color w:val="000000"/>
          <w:sz w:val="20"/>
          <w:lang w:val="ru-RU"/>
        </w:rPr>
        <w:t>;</w:t>
      </w:r>
    </w:p>
    <w:p w14:paraId="0164E2F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 xml:space="preserve">проведение обследования перекрытий; </w:t>
      </w:r>
    </w:p>
    <w:p w14:paraId="16633FB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подготовку проектной документации;</w:t>
      </w:r>
    </w:p>
    <w:p w14:paraId="788F6B1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проведение после строительной уборки (клининг).</w:t>
      </w:r>
    </w:p>
    <w:p w14:paraId="310BB452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При производстве кровельных работ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при установке или ремонте лифтового оборудования</w:t>
      </w:r>
      <w:r>
        <w:rPr>
          <w:rFonts w:ascii="Arial" w:hAnsi="Arial" w:cs="Arial"/>
          <w:color w:val="000000"/>
          <w:sz w:val="20"/>
          <w:lang w:val="ru-RU"/>
        </w:rPr>
        <w:t>, при производстве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работ, затрагивающих конструктивные элементы здания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а также иных работ, касающихся безопасности эксплуатации здания, оборудования и нахождения людей в здании, должен быть разработан и согласован в установленном порядке Проект производства работ (ППР).</w:t>
      </w:r>
    </w:p>
    <w:p w14:paraId="29118C20" w14:textId="740A7CDE" w:rsidR="00BC196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При наличии в здании общих противопожарных систем противодымной вентиляции, наружного противопожарного водоснабжения, внутреннего противопожарного водопровода</w:t>
      </w:r>
      <w:ins w:id="124" w:author="Administrator" w:date="2024-10-02T08:55:00Z">
        <w:r w:rsidR="00A335D9">
          <w:rPr>
            <w:rFonts w:ascii="Arial" w:hAnsi="Arial" w:cs="Arial"/>
            <w:color w:val="000000"/>
            <w:sz w:val="20"/>
            <w:lang w:val="ru-RU"/>
          </w:rPr>
          <w:t xml:space="preserve"> и автоматической установки пожаротушения</w:t>
        </w:r>
      </w:ins>
      <w:r w:rsidRPr="00097153">
        <w:rPr>
          <w:rFonts w:ascii="Arial" w:hAnsi="Arial" w:cs="Arial"/>
          <w:color w:val="000000"/>
          <w:sz w:val="20"/>
          <w:lang w:val="ru-RU"/>
        </w:rPr>
        <w:t xml:space="preserve"> необходимо согласовать их переустройство и сдать их после переустройства в эксплуатацию в установленном порядке.</w:t>
      </w:r>
    </w:p>
    <w:p w14:paraId="21397567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 xml:space="preserve">При подготовке к производству ремонтно-строительных и пожароопасных работ необходимо в обязательном порядке руководствоваться приказом Председателя Правления Банка № 1139 от 11.09.2015 г. «О введении в действие инструкций по обеспечению пожарной безопасности в АО «АЛЬФА-БАНК» (Обязательное </w:t>
      </w:r>
      <w:commentRangeStart w:id="125"/>
      <w:r w:rsidRPr="00097153">
        <w:rPr>
          <w:rFonts w:ascii="Arial" w:hAnsi="Arial" w:cs="Arial"/>
          <w:color w:val="000000"/>
          <w:sz w:val="20"/>
          <w:lang w:val="ru-RU"/>
        </w:rPr>
        <w:t>Приложение №4 к данному ТЗ</w:t>
      </w:r>
      <w:commentRangeEnd w:id="125"/>
      <w:r w:rsidR="005E1FB6">
        <w:rPr>
          <w:rStyle w:val="ad"/>
          <w:rFonts w:eastAsia="MS Mincho"/>
          <w:lang w:val="en-US"/>
        </w:rPr>
        <w:commentReference w:id="125"/>
      </w:r>
      <w:r w:rsidRPr="00097153">
        <w:rPr>
          <w:rFonts w:ascii="Arial" w:hAnsi="Arial" w:cs="Arial"/>
          <w:color w:val="000000"/>
          <w:sz w:val="20"/>
          <w:lang w:val="ru-RU"/>
        </w:rPr>
        <w:t>).</w:t>
      </w:r>
    </w:p>
    <w:p w14:paraId="3459B8BA" w14:textId="77777777" w:rsidR="00BC1964" w:rsidRDefault="00BC1964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В вопросах проектирования и выполнения работ на объекте Банка, не охваченных данным ТЗ, следует руководствоваться соответствующими нормативно-правовыми актами, нормативными документами, действующими на территории РФ.</w:t>
      </w:r>
    </w:p>
    <w:p w14:paraId="711075E8" w14:textId="77777777" w:rsidR="00BF7653" w:rsidRPr="00C75E60" w:rsidRDefault="003D29C4" w:rsidP="00BF7653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126" w:name="_Toc77855111"/>
      <w:r>
        <w:rPr>
          <w:bCs/>
          <w:color w:val="000000"/>
          <w:sz w:val="20"/>
          <w:lang w:val="ru-RU"/>
        </w:rPr>
        <w:lastRenderedPageBreak/>
        <w:t>Требования к проектной документации</w:t>
      </w:r>
      <w:bookmarkEnd w:id="126"/>
    </w:p>
    <w:p w14:paraId="552F2A97" w14:textId="268A0240" w:rsidR="005E1FB6" w:rsidRDefault="00A50317" w:rsidP="000907A4">
      <w:pPr>
        <w:pStyle w:val="ReportText"/>
        <w:jc w:val="both"/>
        <w:rPr>
          <w:ins w:id="127" w:author="Administrator" w:date="2024-10-02T09:10:00Z"/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Проектная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документация должна быть разработана в соответствии с настоящим ТЗ, документацией по базовым инженерным системам здания, Специальными Техническими Условиями</w:t>
      </w:r>
      <w:r w:rsidR="002A31E8">
        <w:rPr>
          <w:rFonts w:ascii="Arial" w:hAnsi="Arial" w:cs="Arial"/>
          <w:color w:val="000000"/>
          <w:sz w:val="20"/>
          <w:lang w:val="ru-RU"/>
        </w:rPr>
        <w:t xml:space="preserve"> (если применимо)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, а также действующими в РФ нормативными документами в области проектирования и строительства в соответствии с Постановлением Правительства РФ от </w:t>
      </w:r>
      <w:ins w:id="128" w:author="ALI" w:date="2026-08-19T12:42:00Z">
        <w:r w:rsidR="0086375D">
          <w:rPr>
            <w:rFonts w:ascii="Arial" w:hAnsi="Arial" w:cs="Arial"/>
            <w:color w:val="000000"/>
            <w:sz w:val="20"/>
            <w:lang w:val="ru-RU"/>
          </w:rPr>
          <w:t xml:space="preserve">28.05.2021 № 815 </w:t>
        </w:r>
      </w:ins>
      <w:del w:id="129" w:author="ALI" w:date="2026-08-19T12:43:00Z">
        <w:r w:rsidR="000907A4" w:rsidRPr="000907A4" w:rsidDel="0086375D">
          <w:rPr>
            <w:rFonts w:ascii="Arial" w:hAnsi="Arial" w:cs="Arial"/>
            <w:color w:val="000000"/>
            <w:sz w:val="20"/>
            <w:lang w:val="ru-RU"/>
          </w:rPr>
          <w:delText>04.07.2020 № 985</w:delText>
        </w:r>
      </w:del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«Об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«Технический регламент о безопасности зданий и сооружений»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Приказом Федерального агентства по техническому регулированию и метрологии от 02.04.2020 года N 687 “Об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30 декабря 2009 г. N 384-ФЗ "Технический регламент о безопасности зданий и сооружений"</w:t>
      </w:r>
      <w:r>
        <w:rPr>
          <w:rFonts w:ascii="Arial" w:hAnsi="Arial" w:cs="Arial"/>
          <w:color w:val="000000"/>
          <w:sz w:val="20"/>
          <w:lang w:val="ru-RU"/>
        </w:rPr>
        <w:t xml:space="preserve">, а также </w:t>
      </w:r>
      <w:r w:rsidRPr="00A50317">
        <w:rPr>
          <w:rFonts w:ascii="Arial" w:hAnsi="Arial" w:cs="Arial"/>
          <w:color w:val="000000"/>
          <w:sz w:val="20"/>
          <w:lang w:val="ru-RU"/>
        </w:rPr>
        <w:t>с Градостроительным Кодексом Российской Федерации и Постановлением Правительства РФ №87 от 16.02.2008 г.</w:t>
      </w:r>
    </w:p>
    <w:p w14:paraId="1F884A48" w14:textId="366DD386" w:rsidR="000907A4" w:rsidRDefault="005E1FB6" w:rsidP="000907A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ins w:id="130" w:author="Administrator" w:date="2024-10-02T09:10:00Z">
        <w:r w:rsidRPr="005E1FB6">
          <w:rPr>
            <w:rFonts w:ascii="Arial" w:hAnsi="Arial" w:cs="Arial"/>
            <w:color w:val="000000"/>
            <w:sz w:val="20"/>
            <w:lang w:val="ru-RU"/>
            <w:rPrChange w:id="131" w:author="Administrator" w:date="2024-10-02T09:10:00Z">
              <w:rPr>
                <w:sz w:val="24"/>
                <w:szCs w:val="24"/>
                <w:lang w:val="ru-RU" w:eastAsia="ru-RU"/>
              </w:rPr>
            </w:rPrChange>
          </w:rPr>
          <w:t>При определении методов строительства и выборе матери</w:t>
        </w:r>
        <w:r w:rsidR="001330ED">
          <w:rPr>
            <w:rFonts w:ascii="Arial" w:hAnsi="Arial" w:cs="Arial"/>
            <w:color w:val="000000"/>
            <w:sz w:val="20"/>
            <w:lang w:val="ru-RU"/>
          </w:rPr>
          <w:t xml:space="preserve">алов, используемых в </w:t>
        </w:r>
      </w:ins>
      <w:ins w:id="132" w:author="Administrator" w:date="2024-10-02T10:23:00Z">
        <w:r w:rsidR="001330ED">
          <w:rPr>
            <w:rFonts w:ascii="Arial" w:hAnsi="Arial" w:cs="Arial"/>
            <w:color w:val="000000"/>
            <w:sz w:val="20"/>
            <w:lang w:val="ru-RU"/>
          </w:rPr>
          <w:t>проектной</w:t>
        </w:r>
      </w:ins>
      <w:ins w:id="133" w:author="Administrator" w:date="2024-10-02T09:10:00Z">
        <w:r w:rsidRPr="005E1FB6">
          <w:rPr>
            <w:rFonts w:ascii="Arial" w:hAnsi="Arial" w:cs="Arial"/>
            <w:color w:val="000000"/>
            <w:sz w:val="20"/>
            <w:lang w:val="ru-RU"/>
            <w:rPrChange w:id="134" w:author="Administrator" w:date="2024-10-02T09:10:00Z">
              <w:rPr>
                <w:sz w:val="24"/>
                <w:szCs w:val="24"/>
                <w:lang w:val="ru-RU" w:eastAsia="ru-RU"/>
              </w:rPr>
            </w:rPrChange>
          </w:rPr>
          <w:t xml:space="preserve"> документации, необходимо учитывать климатические усл</w:t>
        </w:r>
        <w:r w:rsidR="001330ED">
          <w:rPr>
            <w:rFonts w:ascii="Arial" w:hAnsi="Arial" w:cs="Arial"/>
            <w:color w:val="000000"/>
            <w:sz w:val="20"/>
            <w:lang w:val="ru-RU"/>
          </w:rPr>
          <w:t xml:space="preserve">овия, характерные для </w:t>
        </w:r>
      </w:ins>
      <w:ins w:id="135" w:author="Administrator" w:date="2024-10-02T10:24:00Z">
        <w:r w:rsidR="001330ED">
          <w:rPr>
            <w:rFonts w:ascii="Arial" w:hAnsi="Arial" w:cs="Arial"/>
            <w:color w:val="000000"/>
            <w:sz w:val="20"/>
            <w:lang w:val="ru-RU"/>
          </w:rPr>
          <w:t>региона строительства</w:t>
        </w:r>
      </w:ins>
      <w:r w:rsidR="000907A4" w:rsidRPr="000907A4">
        <w:rPr>
          <w:rFonts w:ascii="Arial" w:hAnsi="Arial" w:cs="Arial"/>
          <w:color w:val="000000"/>
          <w:sz w:val="20"/>
          <w:lang w:val="ru-RU"/>
        </w:rPr>
        <w:t>.</w:t>
      </w:r>
    </w:p>
    <w:p w14:paraId="4A966F84" w14:textId="411EFA62" w:rsidR="00097153" w:rsidRPr="000907A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В отношении нормативных документов, не указанных в разделах данного ТЗ, а также действующих нормативных документов, в том числе территориальных, на которые не распространяется действие Постановления Правительства РФ № </w:t>
      </w:r>
      <w:del w:id="136" w:author="ALI" w:date="2026-08-19T12:43:00Z">
        <w:r w:rsidRPr="000907A4" w:rsidDel="0086375D">
          <w:rPr>
            <w:rFonts w:ascii="Arial" w:hAnsi="Arial" w:cs="Arial"/>
            <w:color w:val="000000"/>
            <w:sz w:val="20"/>
            <w:lang w:val="ru-RU"/>
          </w:rPr>
          <w:delText xml:space="preserve">985 </w:delText>
        </w:r>
      </w:del>
      <w:ins w:id="137" w:author="ALI" w:date="2026-08-19T12:43:00Z">
        <w:r w:rsidR="0086375D">
          <w:rPr>
            <w:rFonts w:ascii="Arial" w:hAnsi="Arial" w:cs="Arial"/>
            <w:color w:val="000000"/>
            <w:sz w:val="20"/>
            <w:lang w:val="ru-RU"/>
          </w:rPr>
          <w:t>815</w:t>
        </w:r>
        <w:r w:rsidR="0086375D" w:rsidRPr="000907A4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  <w:r w:rsidRPr="000907A4">
        <w:rPr>
          <w:rFonts w:ascii="Arial" w:hAnsi="Arial" w:cs="Arial"/>
          <w:color w:val="000000"/>
          <w:sz w:val="20"/>
          <w:lang w:val="ru-RU"/>
        </w:rPr>
        <w:t>и Приказа Федерального агентства по техническому регулированию и метрологии № 687, следует руководствоваться последней редакцией данных документов.</w:t>
      </w:r>
    </w:p>
    <w:p w14:paraId="0841001C" w14:textId="77777777" w:rsidR="002A31E8" w:rsidRDefault="002A31E8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Все проектные решения и все разделы рабочего проекта должны быть согласованы с Заказчиком в объеме, необходимом для получения разрешения на проведение работ по перепланировке и перепрофилированию помещений и последующей </w:t>
      </w:r>
      <w:r>
        <w:rPr>
          <w:rFonts w:ascii="Arial" w:hAnsi="Arial" w:cs="Arial"/>
          <w:color w:val="000000"/>
          <w:sz w:val="20"/>
          <w:lang w:val="ru-RU"/>
        </w:rPr>
        <w:t>сдаче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lang w:val="ru-RU"/>
        </w:rPr>
        <w:t xml:space="preserve">в эксплуатацию </w:t>
      </w:r>
      <w:r w:rsidRPr="002A31E8">
        <w:rPr>
          <w:rFonts w:ascii="Arial" w:hAnsi="Arial" w:cs="Arial"/>
          <w:color w:val="000000"/>
          <w:sz w:val="20"/>
          <w:lang w:val="ru-RU"/>
        </w:rPr>
        <w:t>находящихся в них общих противопожарных систем.</w:t>
      </w:r>
    </w:p>
    <w:p w14:paraId="40ADEDE4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Технические решения, применяемые в проектной документации, не должны вести к увеличению сметной стоимости оборудования, материалов и работ, а также занижать требования действующей нормативной документации. Каждый случай такого противоречия должен быть озвучен и согласован с </w:t>
      </w:r>
      <w:r>
        <w:rPr>
          <w:rFonts w:ascii="Arial" w:hAnsi="Arial" w:cs="Arial"/>
          <w:color w:val="000000"/>
          <w:sz w:val="20"/>
          <w:lang w:val="ru-RU"/>
        </w:rPr>
        <w:t>Заказчиком</w:t>
      </w:r>
      <w:r w:rsidRPr="000907A4">
        <w:rPr>
          <w:rFonts w:ascii="Arial" w:hAnsi="Arial" w:cs="Arial"/>
          <w:color w:val="000000"/>
          <w:sz w:val="20"/>
          <w:lang w:val="ru-RU"/>
        </w:rPr>
        <w:t xml:space="preserve"> в письменном виде.</w:t>
      </w:r>
    </w:p>
    <w:p w14:paraId="6B8C14C0" w14:textId="77777777" w:rsidR="00097153" w:rsidRPr="00A50317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подготовить </w:t>
      </w:r>
      <w:r w:rsidRPr="00A50317">
        <w:rPr>
          <w:rFonts w:ascii="Arial" w:hAnsi="Arial" w:cs="Arial"/>
          <w:color w:val="000000"/>
          <w:sz w:val="20"/>
          <w:lang w:val="ru-RU"/>
        </w:rPr>
        <w:t>проектн</w:t>
      </w:r>
      <w:r>
        <w:rPr>
          <w:rFonts w:ascii="Arial" w:hAnsi="Arial" w:cs="Arial"/>
          <w:color w:val="000000"/>
          <w:sz w:val="20"/>
          <w:lang w:val="ru-RU"/>
        </w:rPr>
        <w:t>ую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документаци</w:t>
      </w:r>
      <w:r>
        <w:rPr>
          <w:rFonts w:ascii="Arial" w:hAnsi="Arial" w:cs="Arial"/>
          <w:color w:val="000000"/>
          <w:sz w:val="20"/>
          <w:lang w:val="ru-RU"/>
        </w:rPr>
        <w:t>ю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по переустройству помещения на объекте в </w:t>
      </w:r>
      <w:r>
        <w:rPr>
          <w:rFonts w:ascii="Arial" w:hAnsi="Arial" w:cs="Arial"/>
          <w:color w:val="000000"/>
          <w:sz w:val="20"/>
          <w:lang w:val="ru-RU"/>
        </w:rPr>
        <w:t>объёме</w:t>
      </w:r>
      <w:r w:rsidRPr="00A50317">
        <w:rPr>
          <w:rFonts w:ascii="Arial" w:hAnsi="Arial" w:cs="Arial"/>
          <w:color w:val="000000"/>
          <w:sz w:val="20"/>
          <w:lang w:val="ru-RU"/>
        </w:rPr>
        <w:t>, необходим</w:t>
      </w:r>
      <w:r>
        <w:rPr>
          <w:rFonts w:ascii="Arial" w:hAnsi="Arial" w:cs="Arial"/>
          <w:color w:val="000000"/>
          <w:sz w:val="20"/>
          <w:lang w:val="ru-RU"/>
        </w:rPr>
        <w:t>ом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для подачи на согласование выполненного переустройства в надзорные органы города</w:t>
      </w:r>
      <w:r>
        <w:rPr>
          <w:rFonts w:ascii="Arial" w:hAnsi="Arial" w:cs="Arial"/>
          <w:color w:val="000000"/>
          <w:sz w:val="20"/>
          <w:lang w:val="ru-RU"/>
        </w:rPr>
        <w:t>, включая</w:t>
      </w:r>
      <w:r w:rsidRPr="00A50317">
        <w:rPr>
          <w:rFonts w:ascii="Arial" w:hAnsi="Arial" w:cs="Arial"/>
          <w:color w:val="000000"/>
          <w:sz w:val="20"/>
          <w:lang w:val="ru-RU"/>
        </w:rPr>
        <w:t>,</w:t>
      </w:r>
      <w:r>
        <w:rPr>
          <w:rFonts w:ascii="Arial" w:hAnsi="Arial" w:cs="Arial"/>
          <w:color w:val="000000"/>
          <w:sz w:val="20"/>
          <w:lang w:val="ru-RU"/>
        </w:rPr>
        <w:t xml:space="preserve"> но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не ограничиваясь:</w:t>
      </w:r>
    </w:p>
    <w:p w14:paraId="7804EA2E" w14:textId="7A4038E9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Техническое заключение о состоянии несущих конструкций помещения с подготовкой рекомендаций по усилению (</w:t>
      </w:r>
      <w:del w:id="138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"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ТЗК</w:t>
      </w:r>
      <w:del w:id="139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"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</w:t>
      </w:r>
      <w:r w:rsidR="004238FF">
        <w:rPr>
          <w:rFonts w:ascii="Arial" w:hAnsi="Arial" w:cs="Arial"/>
          <w:color w:val="000000"/>
          <w:sz w:val="20"/>
          <w:lang w:val="ru-RU"/>
        </w:rPr>
        <w:t>;</w:t>
      </w:r>
    </w:p>
    <w:p w14:paraId="6F98DE38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Архитектурные решения (</w:t>
      </w:r>
      <w:del w:id="140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«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АР</w:t>
      </w:r>
      <w:del w:id="141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5691FFC1" w14:textId="70840424" w:rsidR="00097153" w:rsidRDefault="00097153" w:rsidP="00097153">
      <w:pPr>
        <w:pStyle w:val="ReportText"/>
        <w:numPr>
          <w:ilvl w:val="0"/>
          <w:numId w:val="18"/>
        </w:numPr>
        <w:jc w:val="both"/>
        <w:rPr>
          <w:ins w:id="142" w:author="Administrator" w:date="2024-10-01T15:37:00Z"/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водоснабжения и канализации («ВК») (при необходимости, по требованию надзорных органов);</w:t>
      </w:r>
    </w:p>
    <w:p w14:paraId="139FDEFA" w14:textId="074E155E" w:rsidR="00A44A85" w:rsidRPr="00A50317" w:rsidRDefault="00A44A85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proofErr w:type="spellStart"/>
      <w:ins w:id="143" w:author="Administrator" w:date="2024-10-01T15:37:00Z">
        <w:r>
          <w:rPr>
            <w:rFonts w:ascii="Arial" w:hAnsi="Arial" w:cs="Arial"/>
            <w:color w:val="000000"/>
            <w:sz w:val="20"/>
            <w:lang w:val="ru-RU"/>
          </w:rPr>
          <w:t>Систсемы</w:t>
        </w:r>
        <w:proofErr w:type="spellEnd"/>
        <w:r>
          <w:rPr>
            <w:rFonts w:ascii="Arial" w:hAnsi="Arial" w:cs="Arial"/>
            <w:color w:val="000000"/>
            <w:sz w:val="20"/>
            <w:lang w:val="ru-RU"/>
          </w:rPr>
          <w:t xml:space="preserve"> отопления (</w:t>
        </w:r>
        <w:proofErr w:type="spellStart"/>
        <w:r>
          <w:rPr>
            <w:rFonts w:ascii="Arial" w:hAnsi="Arial" w:cs="Arial"/>
            <w:color w:val="000000"/>
            <w:sz w:val="20"/>
            <w:lang w:val="ru-RU"/>
          </w:rPr>
          <w:t>ОВиК</w:t>
        </w:r>
        <w:proofErr w:type="spellEnd"/>
        <w:r>
          <w:rPr>
            <w:rFonts w:ascii="Arial" w:hAnsi="Arial" w:cs="Arial"/>
            <w:color w:val="000000"/>
            <w:sz w:val="20"/>
            <w:lang w:val="ru-RU"/>
          </w:rPr>
          <w:t>-О)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A0D813B" w14:textId="09E72F16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кондиционирования (</w:t>
      </w:r>
      <w:proofErr w:type="spellStart"/>
      <w:r w:rsidRPr="00A50317">
        <w:rPr>
          <w:rFonts w:ascii="Arial" w:hAnsi="Arial" w:cs="Arial"/>
          <w:color w:val="000000"/>
          <w:sz w:val="20"/>
          <w:lang w:val="ru-RU"/>
        </w:rPr>
        <w:t>ОВиК</w:t>
      </w:r>
      <w:proofErr w:type="spellEnd"/>
      <w:r w:rsidRPr="00A50317">
        <w:rPr>
          <w:rFonts w:ascii="Arial" w:hAnsi="Arial" w:cs="Arial"/>
          <w:color w:val="000000"/>
          <w:sz w:val="20"/>
          <w:lang w:val="ru-RU"/>
        </w:rPr>
        <w:t>-К</w:t>
      </w:r>
      <w:del w:id="144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33238069" w14:textId="3F540DAB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вентиляции (</w:t>
      </w:r>
      <w:proofErr w:type="spellStart"/>
      <w:r w:rsidRPr="00A50317">
        <w:rPr>
          <w:rFonts w:ascii="Arial" w:hAnsi="Arial" w:cs="Arial"/>
          <w:color w:val="000000"/>
          <w:sz w:val="20"/>
          <w:lang w:val="ru-RU"/>
        </w:rPr>
        <w:t>ОВиК</w:t>
      </w:r>
      <w:proofErr w:type="spellEnd"/>
      <w:r w:rsidRPr="00A50317">
        <w:rPr>
          <w:rFonts w:ascii="Arial" w:hAnsi="Arial" w:cs="Arial"/>
          <w:color w:val="000000"/>
          <w:sz w:val="20"/>
          <w:lang w:val="ru-RU"/>
        </w:rPr>
        <w:t>-В</w:t>
      </w:r>
      <w:del w:id="145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74021D06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Проект изменения части внешнего вида фасада здания (при необходимости, по требованию надзорных органов);</w:t>
      </w:r>
    </w:p>
    <w:p w14:paraId="7ADF91CA" w14:textId="77777777" w:rsidR="00A44A85" w:rsidRDefault="00097153" w:rsidP="00097153">
      <w:pPr>
        <w:pStyle w:val="ReportText"/>
        <w:numPr>
          <w:ilvl w:val="0"/>
          <w:numId w:val="18"/>
        </w:numPr>
        <w:jc w:val="both"/>
        <w:rPr>
          <w:ins w:id="146" w:author="Administrator" w:date="2024-10-01T15:38:00Z"/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Электроснабжение и электроосвещение (</w:t>
      </w:r>
      <w:del w:id="147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«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ЭОМ</w:t>
      </w:r>
      <w:del w:id="148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</w:t>
      </w:r>
      <w:ins w:id="149" w:author="Administrator" w:date="2024-10-01T15:38:00Z">
        <w:r w:rsidR="00A44A85"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128516C0" w14:textId="24115831" w:rsidR="00A44A85" w:rsidRDefault="00A44A85" w:rsidP="00097153">
      <w:pPr>
        <w:pStyle w:val="ReportText"/>
        <w:numPr>
          <w:ilvl w:val="0"/>
          <w:numId w:val="18"/>
        </w:numPr>
        <w:jc w:val="both"/>
        <w:rPr>
          <w:ins w:id="150" w:author="Administrator" w:date="2024-10-01T15:39:00Z"/>
          <w:rFonts w:ascii="Arial" w:hAnsi="Arial" w:cs="Arial"/>
          <w:color w:val="000000"/>
          <w:sz w:val="20"/>
          <w:lang w:val="ru-RU"/>
        </w:rPr>
      </w:pPr>
      <w:ins w:id="151" w:author="Administrator" w:date="2024-10-01T15:38:00Z">
        <w:r>
          <w:rPr>
            <w:rFonts w:ascii="Arial" w:hAnsi="Arial" w:cs="Arial"/>
            <w:color w:val="000000"/>
            <w:sz w:val="20"/>
            <w:lang w:val="ru-RU"/>
          </w:rPr>
          <w:t>Автоматическая установка пожаротушения (АУПТ)</w:t>
        </w:r>
      </w:ins>
      <w:ins w:id="152" w:author="Administrator" w:date="2024-10-02T09:13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ins w:id="153" w:author="Administrator" w:date="2024-10-01T15:39:00Z">
        <w:r w:rsidRPr="00166BF6">
          <w:rPr>
            <w:rFonts w:ascii="Arial" w:hAnsi="Arial" w:cs="Arial"/>
            <w:color w:val="000000"/>
            <w:sz w:val="20"/>
            <w:lang w:val="ru-RU"/>
            <w:rPrChange w:id="154" w:author="Administrator" w:date="2024-10-02T09:13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6EC3740" w14:textId="44385963" w:rsidR="00A073D3" w:rsidRDefault="00A44A85" w:rsidP="00097153">
      <w:pPr>
        <w:pStyle w:val="ReportText"/>
        <w:numPr>
          <w:ilvl w:val="0"/>
          <w:numId w:val="18"/>
        </w:numPr>
        <w:jc w:val="both"/>
        <w:rPr>
          <w:ins w:id="155" w:author="Administrator" w:date="2024-10-01T15:40:00Z"/>
          <w:rFonts w:ascii="Arial" w:hAnsi="Arial" w:cs="Arial"/>
          <w:color w:val="000000"/>
          <w:sz w:val="20"/>
          <w:lang w:val="ru-RU"/>
        </w:rPr>
      </w:pPr>
      <w:ins w:id="156" w:author="Administrator" w:date="2024-10-01T15:39:00Z">
        <w:r>
          <w:rPr>
            <w:rFonts w:ascii="Arial" w:hAnsi="Arial" w:cs="Arial"/>
            <w:color w:val="000000"/>
            <w:sz w:val="20"/>
            <w:lang w:val="ru-RU"/>
          </w:rPr>
          <w:t>Внутренний противопожарный водопровод (ВПВ)</w:t>
        </w:r>
      </w:ins>
      <w:ins w:id="157" w:author="Administrator" w:date="2024-10-02T09:13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ins w:id="158" w:author="Administrator" w:date="2024-10-01T15:40:00Z">
        <w:r w:rsidR="00A073D3" w:rsidRPr="00166BF6">
          <w:rPr>
            <w:rFonts w:ascii="Arial" w:hAnsi="Arial" w:cs="Arial"/>
            <w:color w:val="000000"/>
            <w:sz w:val="20"/>
            <w:lang w:val="ru-RU"/>
            <w:rPrChange w:id="159" w:author="Administrator" w:date="2024-10-02T09:1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10206A11" w14:textId="7E7C69D0" w:rsidR="00097153" w:rsidRPr="00A50317" w:rsidRDefault="00A073D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60" w:author="Administrator" w:date="2024-10-01T15:40:00Z">
        <w:r>
          <w:rPr>
            <w:rFonts w:ascii="Arial" w:hAnsi="Arial" w:cs="Arial"/>
            <w:color w:val="000000"/>
            <w:sz w:val="20"/>
            <w:lang w:val="ru-RU"/>
          </w:rPr>
          <w:t>Система дымоудаления (СДУ)</w:t>
        </w:r>
      </w:ins>
      <w:ins w:id="161" w:author="Administrator" w:date="2024-10-02T09:14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r w:rsidR="00097153" w:rsidRPr="00A50317">
        <w:rPr>
          <w:rFonts w:ascii="Arial" w:hAnsi="Arial" w:cs="Arial"/>
          <w:color w:val="000000"/>
          <w:sz w:val="20"/>
          <w:lang w:val="ru-RU"/>
        </w:rPr>
        <w:t>.</w:t>
      </w:r>
    </w:p>
    <w:p w14:paraId="4691BD75" w14:textId="77777777" w:rsidR="00097153" w:rsidRPr="00A50317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с</w:t>
      </w:r>
      <w:r w:rsidRPr="00A50317">
        <w:rPr>
          <w:rFonts w:ascii="Arial" w:hAnsi="Arial" w:cs="Arial"/>
          <w:color w:val="000000"/>
          <w:sz w:val="20"/>
          <w:lang w:val="ru-RU"/>
        </w:rPr>
        <w:t>огласовать проектную документацию и получить положительное заключение в уполномоченных органах, включая, но не ограничиваясь:</w:t>
      </w:r>
    </w:p>
    <w:p w14:paraId="601DFC95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Федеральная служба по надзору в сфере защиты прав потребителей и благополучия человека;</w:t>
      </w:r>
    </w:p>
    <w:p w14:paraId="796FBA1D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lastRenderedPageBreak/>
        <w:t>Госпожнадзор МЧС России;</w:t>
      </w:r>
    </w:p>
    <w:p w14:paraId="4E43F082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 xml:space="preserve">Управление комплексного благоустройства по </w:t>
      </w:r>
      <w:r>
        <w:rPr>
          <w:rFonts w:ascii="Arial" w:hAnsi="Arial" w:cs="Arial"/>
          <w:color w:val="000000"/>
          <w:sz w:val="20"/>
          <w:lang w:val="ru-RU"/>
        </w:rPr>
        <w:t xml:space="preserve">городу </w:t>
      </w:r>
      <w:r w:rsidRPr="00A50317">
        <w:rPr>
          <w:rFonts w:ascii="Arial" w:hAnsi="Arial" w:cs="Arial"/>
          <w:color w:val="000000"/>
          <w:sz w:val="20"/>
          <w:lang w:val="ru-RU"/>
        </w:rPr>
        <w:t>(при необходимости);</w:t>
      </w:r>
    </w:p>
    <w:p w14:paraId="1F6E7C60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proofErr w:type="spellStart"/>
      <w:r w:rsidRPr="00A50317">
        <w:rPr>
          <w:rFonts w:ascii="Arial" w:hAnsi="Arial" w:cs="Arial"/>
          <w:color w:val="000000"/>
          <w:sz w:val="20"/>
          <w:lang w:val="ru-RU"/>
        </w:rPr>
        <w:t>ГлавАПУ</w:t>
      </w:r>
      <w:proofErr w:type="spellEnd"/>
      <w:r w:rsidRPr="00A50317">
        <w:rPr>
          <w:rFonts w:ascii="Arial" w:hAnsi="Arial" w:cs="Arial"/>
          <w:color w:val="000000"/>
          <w:sz w:val="20"/>
          <w:lang w:val="ru-RU"/>
        </w:rPr>
        <w:t>;</w:t>
      </w:r>
    </w:p>
    <w:p w14:paraId="6CA63DD9" w14:textId="6A17B097" w:rsidR="00097153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В иных органах и учреждениях, установленных нормативными документами данного региона.</w:t>
      </w:r>
    </w:p>
    <w:p w14:paraId="29DE7C87" w14:textId="7695833C" w:rsidR="00FF3038" w:rsidDel="00A073D3" w:rsidRDefault="00FF3038" w:rsidP="00FF3038">
      <w:pPr>
        <w:pStyle w:val="ReportText"/>
        <w:ind w:left="720"/>
        <w:jc w:val="both"/>
        <w:rPr>
          <w:del w:id="162" w:author="Administrator" w:date="2024-10-01T15:41:00Z"/>
          <w:rFonts w:ascii="Arial" w:hAnsi="Arial" w:cs="Arial"/>
          <w:color w:val="000000"/>
          <w:sz w:val="20"/>
          <w:lang w:val="ru-RU"/>
        </w:rPr>
      </w:pPr>
    </w:p>
    <w:p w14:paraId="04802E9D" w14:textId="26A2B926" w:rsidR="00FF3038" w:rsidDel="00A073D3" w:rsidRDefault="00FF3038" w:rsidP="00FF3038">
      <w:pPr>
        <w:pStyle w:val="ReportText"/>
        <w:ind w:left="720"/>
        <w:jc w:val="both"/>
        <w:rPr>
          <w:del w:id="163" w:author="Administrator" w:date="2024-10-01T15:41:00Z"/>
          <w:rFonts w:ascii="Arial" w:hAnsi="Arial" w:cs="Arial"/>
          <w:color w:val="000000"/>
          <w:sz w:val="20"/>
          <w:lang w:val="ru-RU"/>
        </w:rPr>
      </w:pPr>
    </w:p>
    <w:p w14:paraId="1F2708CF" w14:textId="77777777" w:rsidR="001D53EC" w:rsidRPr="001D53EC" w:rsidRDefault="001D53E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  <w:pPrChange w:id="164" w:author="Administrator" w:date="2024-10-01T15:41:00Z">
          <w:pPr>
            <w:pStyle w:val="ReportText"/>
            <w:numPr>
              <w:numId w:val="18"/>
            </w:numPr>
            <w:tabs>
              <w:tab w:val="num" w:pos="720"/>
            </w:tabs>
            <w:ind w:left="720" w:hanging="360"/>
            <w:jc w:val="both"/>
          </w:pPr>
        </w:pPrChange>
      </w:pPr>
      <w:r w:rsidRPr="001D53EC">
        <w:rPr>
          <w:rFonts w:ascii="Arial" w:hAnsi="Arial" w:cs="Arial"/>
          <w:color w:val="000000"/>
          <w:sz w:val="20"/>
          <w:lang w:val="ru-RU"/>
        </w:rPr>
        <w:t>Несущая (полезная) способность перекрытий должна удовлетворять следующим требованиям:</w:t>
      </w:r>
    </w:p>
    <w:p w14:paraId="3789AA7E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серверные 1 000 кг/</w:t>
      </w:r>
      <w:proofErr w:type="spellStart"/>
      <w:r w:rsidRPr="001D53EC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1D53EC">
        <w:rPr>
          <w:rFonts w:ascii="Arial" w:hAnsi="Arial" w:cs="Arial"/>
          <w:color w:val="000000"/>
          <w:sz w:val="20"/>
          <w:lang w:val="ru-RU"/>
        </w:rPr>
        <w:t>.;</w:t>
      </w:r>
    </w:p>
    <w:p w14:paraId="375E6D94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</w:t>
      </w:r>
      <w:proofErr w:type="gramStart"/>
      <w:r w:rsidRPr="001D53EC">
        <w:rPr>
          <w:rFonts w:ascii="Arial" w:hAnsi="Arial" w:cs="Arial"/>
          <w:color w:val="000000"/>
          <w:sz w:val="20"/>
          <w:lang w:val="ru-RU"/>
        </w:rPr>
        <w:t>коммутационные  800</w:t>
      </w:r>
      <w:proofErr w:type="gramEnd"/>
      <w:r w:rsidRPr="001D53EC">
        <w:rPr>
          <w:rFonts w:ascii="Arial" w:hAnsi="Arial" w:cs="Arial"/>
          <w:color w:val="000000"/>
          <w:sz w:val="20"/>
          <w:lang w:val="ru-RU"/>
        </w:rPr>
        <w:t xml:space="preserve"> кг/</w:t>
      </w:r>
      <w:proofErr w:type="spellStart"/>
      <w:r w:rsidRPr="001D53EC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1D53EC">
        <w:rPr>
          <w:rFonts w:ascii="Arial" w:hAnsi="Arial" w:cs="Arial"/>
          <w:color w:val="000000"/>
          <w:sz w:val="20"/>
          <w:lang w:val="ru-RU"/>
        </w:rPr>
        <w:t>.;</w:t>
      </w:r>
    </w:p>
    <w:p w14:paraId="3C9E9D62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помещение </w:t>
      </w:r>
      <w:proofErr w:type="gramStart"/>
      <w:r w:rsidRPr="001D53EC">
        <w:rPr>
          <w:rFonts w:ascii="Arial" w:hAnsi="Arial" w:cs="Arial"/>
          <w:color w:val="000000"/>
          <w:sz w:val="20"/>
          <w:lang w:val="ru-RU"/>
        </w:rPr>
        <w:t>ИБП  1</w:t>
      </w:r>
      <w:proofErr w:type="gramEnd"/>
      <w:r w:rsidRPr="001D53EC">
        <w:rPr>
          <w:rFonts w:ascii="Arial" w:hAnsi="Arial" w:cs="Arial"/>
          <w:color w:val="000000"/>
          <w:sz w:val="20"/>
          <w:lang w:val="ru-RU"/>
        </w:rPr>
        <w:t xml:space="preserve"> 500 кг/</w:t>
      </w:r>
      <w:proofErr w:type="spellStart"/>
      <w:r w:rsidRPr="001D53EC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1D53EC">
        <w:rPr>
          <w:rFonts w:ascii="Arial" w:hAnsi="Arial" w:cs="Arial"/>
          <w:color w:val="000000"/>
          <w:sz w:val="20"/>
          <w:lang w:val="ru-RU"/>
        </w:rPr>
        <w:t>.;</w:t>
      </w:r>
    </w:p>
    <w:p w14:paraId="2C08918B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офисные </w:t>
      </w:r>
      <w:proofErr w:type="gramStart"/>
      <w:r w:rsidRPr="001D53EC">
        <w:rPr>
          <w:rFonts w:ascii="Arial" w:hAnsi="Arial" w:cs="Arial"/>
          <w:color w:val="000000"/>
          <w:sz w:val="20"/>
          <w:lang w:val="ru-RU"/>
        </w:rPr>
        <w:t>помещения  400</w:t>
      </w:r>
      <w:proofErr w:type="gramEnd"/>
      <w:r w:rsidRPr="001D53EC">
        <w:rPr>
          <w:rFonts w:ascii="Arial" w:hAnsi="Arial" w:cs="Arial"/>
          <w:color w:val="000000"/>
          <w:sz w:val="20"/>
          <w:lang w:val="ru-RU"/>
        </w:rPr>
        <w:t xml:space="preserve"> кг/</w:t>
      </w:r>
      <w:proofErr w:type="spellStart"/>
      <w:r w:rsidRPr="001D53EC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1D53EC">
        <w:rPr>
          <w:rFonts w:ascii="Arial" w:hAnsi="Arial" w:cs="Arial"/>
          <w:color w:val="000000"/>
          <w:sz w:val="20"/>
          <w:lang w:val="ru-RU"/>
        </w:rPr>
        <w:t>.;</w:t>
      </w:r>
    </w:p>
    <w:p w14:paraId="5FC44C46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склады/</w:t>
      </w:r>
      <w:proofErr w:type="gramStart"/>
      <w:r w:rsidRPr="001D53EC">
        <w:rPr>
          <w:rFonts w:ascii="Arial" w:hAnsi="Arial" w:cs="Arial"/>
          <w:color w:val="000000"/>
          <w:sz w:val="20"/>
          <w:lang w:val="ru-RU"/>
        </w:rPr>
        <w:t>архивы  800</w:t>
      </w:r>
      <w:proofErr w:type="gramEnd"/>
      <w:r w:rsidRPr="001D53EC">
        <w:rPr>
          <w:rFonts w:ascii="Arial" w:hAnsi="Arial" w:cs="Arial"/>
          <w:color w:val="000000"/>
          <w:sz w:val="20"/>
          <w:lang w:val="ru-RU"/>
        </w:rPr>
        <w:t xml:space="preserve"> кг/</w:t>
      </w:r>
      <w:proofErr w:type="spellStart"/>
      <w:r w:rsidRPr="001D53EC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1D53EC">
        <w:rPr>
          <w:rFonts w:ascii="Arial" w:hAnsi="Arial" w:cs="Arial"/>
          <w:color w:val="000000"/>
          <w:sz w:val="20"/>
          <w:lang w:val="ru-RU"/>
        </w:rPr>
        <w:t>.;</w:t>
      </w:r>
    </w:p>
    <w:p w14:paraId="08AEFDEA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кассовый узел 1 200 кг/</w:t>
      </w:r>
      <w:proofErr w:type="spellStart"/>
      <w:r w:rsidRPr="001D53EC">
        <w:rPr>
          <w:rFonts w:ascii="Arial" w:hAnsi="Arial" w:cs="Arial"/>
          <w:color w:val="000000"/>
          <w:sz w:val="20"/>
          <w:lang w:val="ru-RU"/>
        </w:rPr>
        <w:t>кв.м</w:t>
      </w:r>
      <w:proofErr w:type="spellEnd"/>
      <w:r w:rsidRPr="001D53EC">
        <w:rPr>
          <w:rFonts w:ascii="Arial" w:hAnsi="Arial" w:cs="Arial"/>
          <w:color w:val="000000"/>
          <w:sz w:val="20"/>
          <w:lang w:val="ru-RU"/>
        </w:rPr>
        <w:t>.</w:t>
      </w:r>
    </w:p>
    <w:p w14:paraId="6AE18DD9" w14:textId="3C4F9D60" w:rsidR="001D53EC" w:rsidRPr="00A50317" w:rsidRDefault="001D53EC" w:rsidP="001D53E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При невозможности обеспечить в здании вышеуказанную несущую способность перекрытий, необходимо предложить и </w:t>
      </w:r>
      <w:proofErr w:type="gramStart"/>
      <w:r w:rsidRPr="001D53EC">
        <w:rPr>
          <w:rFonts w:ascii="Arial" w:hAnsi="Arial" w:cs="Arial"/>
          <w:color w:val="000000"/>
          <w:sz w:val="20"/>
          <w:lang w:val="ru-RU"/>
        </w:rPr>
        <w:t>запроектировать  мероприятия</w:t>
      </w:r>
      <w:proofErr w:type="gramEnd"/>
      <w:r w:rsidRPr="001D53EC">
        <w:rPr>
          <w:rFonts w:ascii="Arial" w:hAnsi="Arial" w:cs="Arial"/>
          <w:color w:val="000000"/>
          <w:sz w:val="20"/>
          <w:lang w:val="ru-RU"/>
        </w:rPr>
        <w:t xml:space="preserve"> по техническому укреплению перекрытий</w:t>
      </w:r>
    </w:p>
    <w:p w14:paraId="409F98E8" w14:textId="73924B19" w:rsidR="00A50317" w:rsidRDefault="00097153" w:rsidP="00A5031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заказать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и получить техническую документацию </w:t>
      </w:r>
      <w:r w:rsidR="002A31E8">
        <w:rPr>
          <w:rFonts w:ascii="Arial" w:hAnsi="Arial" w:cs="Arial"/>
          <w:color w:val="000000"/>
          <w:sz w:val="20"/>
          <w:lang w:val="ru-RU"/>
        </w:rPr>
        <w:t>БТИ</w:t>
      </w:r>
      <w:r w:rsidR="002A31E8" w:rsidRPr="00A50317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A50317">
        <w:rPr>
          <w:rFonts w:ascii="Arial" w:hAnsi="Arial" w:cs="Arial"/>
          <w:color w:val="000000"/>
          <w:sz w:val="20"/>
          <w:lang w:val="ru-RU"/>
        </w:rPr>
        <w:t>с учетом внесенных изменений на основании согласованной проектной документации в указанных выше надзорных органах.</w:t>
      </w:r>
    </w:p>
    <w:p w14:paraId="4854CA4E" w14:textId="158D4AE4" w:rsidR="0024183C" w:rsidRP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>Состав проектной документации должен удовлетворять перечню, приведённому для каждого раздела индивидуально.</w:t>
      </w:r>
      <w:ins w:id="165" w:author="Administrator" w:date="2024-10-02T09:15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  <w:r w:rsidRPr="0024183C">
        <w:rPr>
          <w:rFonts w:ascii="Arial" w:hAnsi="Arial" w:cs="Arial"/>
          <w:color w:val="000000"/>
          <w:sz w:val="20"/>
          <w:lang w:val="ru-RU"/>
        </w:rPr>
        <w:t xml:space="preserve"> </w:t>
      </w:r>
      <w:ins w:id="166" w:author="Administrator" w:date="2024-10-02T09:15:00Z">
        <w:r w:rsidR="00166BF6" w:rsidRPr="00166BF6">
          <w:rPr>
            <w:rFonts w:ascii="Arial" w:hAnsi="Arial" w:cs="Arial"/>
            <w:color w:val="000000"/>
            <w:sz w:val="20"/>
            <w:lang w:val="ru-RU"/>
            <w:rPrChange w:id="167" w:author="Administrator" w:date="2024-10-02T09:15:00Z">
              <w:rPr>
                <w:sz w:val="24"/>
                <w:szCs w:val="24"/>
                <w:lang w:val="ru-RU" w:eastAsia="ru-RU"/>
              </w:rPr>
            </w:rPrChange>
          </w:rPr>
          <w:t>Все разделы должны содержать: титульный лист, допуск СРО, ведомость чертежей; пояснительную записку с необходимыми расчетами; планы этажей со всеми схемами прокладки коммуникаций, расстановкой оборудования; аксонометрические</w:t>
        </w:r>
        <w:r w:rsidR="00166BF6" w:rsidRPr="00166BF6">
          <w:rPr>
            <w:rFonts w:ascii="Arial" w:hAnsi="Arial" w:cs="Arial"/>
            <w:color w:val="000000"/>
            <w:sz w:val="20"/>
            <w:lang w:val="ru-RU"/>
            <w:rPrChange w:id="168" w:author="Administrator" w:date="2024-10-02T09:15:00Z">
              <w:rPr>
                <w:sz w:val="20"/>
                <w:lang w:val="ru-RU" w:eastAsia="ru-RU"/>
              </w:rPr>
            </w:rPrChange>
          </w:rPr>
          <w:t xml:space="preserve"> </w:t>
        </w:r>
        <w:r w:rsidR="00166BF6" w:rsidRPr="00166BF6">
          <w:rPr>
            <w:rFonts w:ascii="Arial" w:hAnsi="Arial" w:cs="Arial"/>
            <w:color w:val="000000"/>
            <w:sz w:val="20"/>
            <w:lang w:val="ru-RU"/>
            <w:rPrChange w:id="169" w:author="Administrator" w:date="2024-10-02T09:15:00Z">
              <w:rPr>
                <w:sz w:val="24"/>
                <w:szCs w:val="24"/>
                <w:lang w:val="ru-RU" w:eastAsia="ru-RU"/>
              </w:rPr>
            </w:rPrChange>
          </w:rPr>
          <w:t xml:space="preserve">схемы, спецификации оборудования и ведомость всех объемов и т.д. </w:t>
        </w:r>
      </w:ins>
      <w:r w:rsidRPr="0024183C">
        <w:rPr>
          <w:rFonts w:ascii="Arial" w:hAnsi="Arial" w:cs="Arial"/>
          <w:color w:val="000000"/>
          <w:sz w:val="20"/>
          <w:lang w:val="ru-RU"/>
        </w:rPr>
        <w:t xml:space="preserve">Уменьшение состава проектной документации не допускается. </w:t>
      </w:r>
    </w:p>
    <w:p w14:paraId="77E1FF0E" w14:textId="136DA72A" w:rsidR="0024183C" w:rsidRP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 xml:space="preserve">Вся проектная документация должна быть согласованна с </w:t>
      </w:r>
      <w:r>
        <w:rPr>
          <w:rFonts w:ascii="Arial" w:hAnsi="Arial" w:cs="Arial"/>
          <w:color w:val="000000"/>
          <w:sz w:val="20"/>
          <w:lang w:val="ru-RU"/>
        </w:rPr>
        <w:t>Собственником Здания</w:t>
      </w:r>
      <w:r w:rsidRPr="0024183C">
        <w:rPr>
          <w:rFonts w:ascii="Arial" w:hAnsi="Arial" w:cs="Arial"/>
          <w:color w:val="000000"/>
          <w:sz w:val="20"/>
          <w:lang w:val="ru-RU"/>
        </w:rPr>
        <w:t xml:space="preserve"> и Заказчиком до начала производства работ. </w:t>
      </w:r>
    </w:p>
    <w:p w14:paraId="4E57E269" w14:textId="30FCA79E" w:rsid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>Проектная документация должна быть передана в 4-х печатных экземплярах и электронном виде. Разделы передаваемой в электронном виде проектной документации должны быть каталогизированы по папкам и иметь в своём составе подпапки с рабочими файлами программ (</w:t>
      </w:r>
      <w:proofErr w:type="spellStart"/>
      <w:r w:rsidRPr="0024183C">
        <w:rPr>
          <w:rFonts w:ascii="Arial" w:hAnsi="Arial" w:cs="Arial"/>
          <w:color w:val="000000"/>
          <w:sz w:val="20"/>
          <w:lang w:val="ru-RU"/>
        </w:rPr>
        <w:t>dwg</w:t>
      </w:r>
      <w:proofErr w:type="spellEnd"/>
      <w:r w:rsidRPr="0024183C">
        <w:rPr>
          <w:rFonts w:ascii="Arial" w:hAnsi="Arial" w:cs="Arial"/>
          <w:color w:val="000000"/>
          <w:sz w:val="20"/>
          <w:lang w:val="ru-RU"/>
        </w:rPr>
        <w:t xml:space="preserve">, </w:t>
      </w:r>
      <w:proofErr w:type="spellStart"/>
      <w:r w:rsidRPr="0024183C">
        <w:rPr>
          <w:rFonts w:ascii="Arial" w:hAnsi="Arial" w:cs="Arial"/>
          <w:color w:val="000000"/>
          <w:sz w:val="20"/>
          <w:lang w:val="ru-RU"/>
        </w:rPr>
        <w:t>xlsx</w:t>
      </w:r>
      <w:proofErr w:type="spellEnd"/>
      <w:r w:rsidRPr="0024183C">
        <w:rPr>
          <w:rFonts w:ascii="Arial" w:hAnsi="Arial" w:cs="Arial"/>
          <w:color w:val="000000"/>
          <w:sz w:val="20"/>
          <w:lang w:val="ru-RU"/>
        </w:rPr>
        <w:t xml:space="preserve">, </w:t>
      </w:r>
      <w:proofErr w:type="spellStart"/>
      <w:r w:rsidRPr="0024183C">
        <w:rPr>
          <w:rFonts w:ascii="Arial" w:hAnsi="Arial" w:cs="Arial"/>
          <w:color w:val="000000"/>
          <w:sz w:val="20"/>
          <w:lang w:val="ru-RU"/>
        </w:rPr>
        <w:t>docx</w:t>
      </w:r>
      <w:proofErr w:type="spellEnd"/>
      <w:r w:rsidRPr="0024183C">
        <w:rPr>
          <w:rFonts w:ascii="Arial" w:hAnsi="Arial" w:cs="Arial"/>
          <w:color w:val="000000"/>
          <w:sz w:val="20"/>
          <w:lang w:val="ru-RU"/>
        </w:rPr>
        <w:t xml:space="preserve"> и т.д.) и </w:t>
      </w:r>
      <w:proofErr w:type="spellStart"/>
      <w:r w:rsidRPr="0024183C">
        <w:rPr>
          <w:rFonts w:ascii="Arial" w:hAnsi="Arial" w:cs="Arial"/>
          <w:color w:val="000000"/>
          <w:sz w:val="20"/>
          <w:lang w:val="ru-RU"/>
        </w:rPr>
        <w:t>pdf</w:t>
      </w:r>
      <w:proofErr w:type="spellEnd"/>
      <w:r w:rsidRPr="0024183C">
        <w:rPr>
          <w:rFonts w:ascii="Arial" w:hAnsi="Arial" w:cs="Arial"/>
          <w:color w:val="000000"/>
          <w:sz w:val="20"/>
          <w:lang w:val="ru-RU"/>
        </w:rPr>
        <w:t xml:space="preserve"> (сшитом и представленном полистно).</w:t>
      </w:r>
    </w:p>
    <w:p w14:paraId="78692CA8" w14:textId="7311CF3D" w:rsidR="00653692" w:rsidRPr="00C75E60" w:rsidDel="00A073D3" w:rsidRDefault="00653692" w:rsidP="00653692">
      <w:pPr>
        <w:pStyle w:val="ReportLevel1"/>
        <w:numPr>
          <w:ilvl w:val="0"/>
          <w:numId w:val="48"/>
        </w:numPr>
        <w:jc w:val="both"/>
        <w:rPr>
          <w:del w:id="170" w:author="Administrator" w:date="2024-10-01T15:43:00Z"/>
          <w:bCs/>
          <w:color w:val="000000"/>
          <w:sz w:val="20"/>
          <w:lang w:val="ru-RU"/>
        </w:rPr>
      </w:pPr>
      <w:commentRangeStart w:id="171"/>
      <w:del w:id="172" w:author="Administrator" w:date="2024-10-01T15:43:00Z">
        <w:r w:rsidDel="00A073D3">
          <w:rPr>
            <w:bCs/>
            <w:color w:val="000000"/>
            <w:sz w:val="20"/>
            <w:lang w:val="ru-RU"/>
          </w:rPr>
          <w:lastRenderedPageBreak/>
          <w:delText>писок приложений</w:delText>
        </w:r>
      </w:del>
    </w:p>
    <w:p w14:paraId="75E31D9E" w14:textId="254F8F6B" w:rsidR="00653692" w:rsidDel="00A073D3" w:rsidRDefault="00653692" w:rsidP="00653692">
      <w:pPr>
        <w:pStyle w:val="ReportText"/>
        <w:jc w:val="both"/>
        <w:rPr>
          <w:del w:id="173" w:author="Administrator" w:date="2024-10-01T15:43:00Z"/>
          <w:rFonts w:ascii="Arial" w:hAnsi="Arial" w:cs="Arial"/>
          <w:color w:val="000000"/>
          <w:sz w:val="20"/>
          <w:lang w:val="ru-RU"/>
        </w:rPr>
      </w:pPr>
      <w:del w:id="174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1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Ведомость отделки помещений»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4F42884" w14:textId="5814B292" w:rsidR="00653692" w:rsidRPr="00097153" w:rsidDel="00A073D3" w:rsidRDefault="00653692" w:rsidP="00653692">
      <w:pPr>
        <w:pStyle w:val="ReportText"/>
        <w:jc w:val="both"/>
        <w:rPr>
          <w:del w:id="175" w:author="Administrator" w:date="2024-10-01T15:43:00Z"/>
          <w:rFonts w:ascii="Arial" w:hAnsi="Arial" w:cs="Arial"/>
          <w:color w:val="000000"/>
          <w:sz w:val="20"/>
          <w:lang w:val="ru-RU"/>
        </w:rPr>
      </w:pPr>
      <w:del w:id="176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2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общестроительным и отделочным работам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».</w:delText>
        </w:r>
      </w:del>
    </w:p>
    <w:p w14:paraId="45C31C01" w14:textId="28E4E4B6" w:rsidR="00653692" w:rsidRPr="00097153" w:rsidDel="00A073D3" w:rsidRDefault="00653692" w:rsidP="00653692">
      <w:pPr>
        <w:pStyle w:val="ReportText"/>
        <w:jc w:val="both"/>
        <w:rPr>
          <w:del w:id="177" w:author="Administrator" w:date="2024-10-01T15:43:00Z"/>
          <w:rFonts w:ascii="Arial" w:hAnsi="Arial" w:cs="Arial"/>
          <w:color w:val="000000"/>
          <w:sz w:val="20"/>
          <w:lang w:val="ru-RU"/>
        </w:rPr>
      </w:pPr>
      <w:del w:id="178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3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инженерным системам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69163A36" w14:textId="5BFCB2B5" w:rsidR="00653692" w:rsidRPr="00097153" w:rsidDel="00A073D3" w:rsidRDefault="00653692" w:rsidP="00653692">
      <w:pPr>
        <w:pStyle w:val="ReportText"/>
        <w:jc w:val="both"/>
        <w:rPr>
          <w:del w:id="179" w:author="Administrator" w:date="2024-10-01T15:43:00Z"/>
          <w:rFonts w:ascii="Arial" w:hAnsi="Arial" w:cs="Arial"/>
          <w:color w:val="000000"/>
          <w:sz w:val="20"/>
          <w:lang w:val="ru-RU"/>
        </w:rPr>
      </w:pPr>
      <w:del w:id="180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4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рекомендуемых производителей оборудования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14C42062" w14:textId="77244703" w:rsidR="00653692" w:rsidDel="00A073D3" w:rsidRDefault="00653692" w:rsidP="00653692">
      <w:pPr>
        <w:pStyle w:val="ReportText"/>
        <w:jc w:val="both"/>
        <w:rPr>
          <w:del w:id="181" w:author="Administrator" w:date="2024-10-01T15:43:00Z"/>
          <w:rFonts w:ascii="Arial" w:hAnsi="Arial" w:cs="Arial"/>
          <w:color w:val="000000"/>
          <w:sz w:val="20"/>
          <w:lang w:val="ru-RU"/>
        </w:rPr>
      </w:pPr>
      <w:del w:id="182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5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организации строительных работ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431AFF42" w14:textId="04933DF2" w:rsidR="00653692" w:rsidDel="00A073D3" w:rsidRDefault="00653692" w:rsidP="00653692">
      <w:pPr>
        <w:pStyle w:val="ReportText"/>
        <w:jc w:val="both"/>
        <w:rPr>
          <w:del w:id="183" w:author="Administrator" w:date="2024-10-01T15:43:00Z"/>
          <w:rFonts w:ascii="Arial" w:hAnsi="Arial" w:cs="Arial"/>
          <w:color w:val="000000"/>
          <w:sz w:val="20"/>
          <w:lang w:val="ru-RU"/>
        </w:rPr>
      </w:pPr>
      <w:del w:id="184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6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</w:delText>
        </w:r>
        <w:r w:rsidRPr="00D66558" w:rsidDel="00A073D3">
          <w:rPr>
            <w:rFonts w:ascii="Arial" w:hAnsi="Arial" w:cs="Arial"/>
            <w:color w:val="000000"/>
            <w:sz w:val="20"/>
            <w:lang w:val="ru-RU"/>
          </w:rPr>
          <w:delText>ребования пожарной безопасности при производстве ремонтно-строительных и пожароопасных работ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7DBF4E88" w14:textId="15973426" w:rsidR="00653692" w:rsidRPr="00097153" w:rsidDel="00A073D3" w:rsidRDefault="00653692" w:rsidP="00653692">
      <w:pPr>
        <w:pStyle w:val="ReportText"/>
        <w:jc w:val="both"/>
        <w:rPr>
          <w:del w:id="185" w:author="Administrator" w:date="2024-10-01T15:43:00Z"/>
          <w:rFonts w:ascii="Arial" w:hAnsi="Arial" w:cs="Arial"/>
          <w:color w:val="000000"/>
          <w:sz w:val="20"/>
          <w:lang w:val="ru-RU"/>
        </w:rPr>
      </w:pPr>
      <w:del w:id="186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7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документов для передачи в ОТЗБ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F34A328" w14:textId="65FF5F16" w:rsidR="00653692" w:rsidDel="00A073D3" w:rsidRDefault="00653692" w:rsidP="00653692">
      <w:pPr>
        <w:pStyle w:val="ReportText"/>
        <w:jc w:val="both"/>
        <w:rPr>
          <w:del w:id="187" w:author="Administrator" w:date="2024-10-01T15:43:00Z"/>
          <w:rFonts w:ascii="Arial" w:hAnsi="Arial" w:cs="Arial"/>
          <w:color w:val="000000"/>
          <w:sz w:val="20"/>
          <w:lang w:val="ru-RU"/>
        </w:rPr>
      </w:pPr>
      <w:del w:id="188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8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документов для передачи в УЭиО»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1163F0CD" w14:textId="5CBD5A24" w:rsidR="00653692" w:rsidDel="00A073D3" w:rsidRDefault="00653692" w:rsidP="00653692">
      <w:pPr>
        <w:pStyle w:val="ReportText"/>
        <w:jc w:val="both"/>
        <w:rPr>
          <w:del w:id="189" w:author="Administrator" w:date="2024-10-01T15:43:00Z"/>
          <w:rFonts w:ascii="Arial" w:hAnsi="Arial" w:cs="Arial"/>
          <w:color w:val="000000"/>
          <w:sz w:val="20"/>
          <w:lang w:val="ru-RU"/>
        </w:rPr>
      </w:pPr>
      <w:del w:id="190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9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«</w:delText>
        </w:r>
        <w:r w:rsidRPr="00F25399" w:rsidDel="00A073D3">
          <w:rPr>
            <w:rFonts w:ascii="Arial" w:hAnsi="Arial" w:cs="Arial"/>
            <w:color w:val="000000"/>
            <w:sz w:val="20"/>
            <w:lang w:val="ru-RU"/>
          </w:rPr>
          <w:delText>Альбом типовых узлов и конструктивных решений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».</w:delText>
        </w:r>
      </w:del>
      <w:commentRangeEnd w:id="171"/>
      <w:r w:rsidR="0036623E">
        <w:rPr>
          <w:rStyle w:val="ad"/>
          <w:rFonts w:eastAsia="MS Mincho"/>
          <w:lang w:val="en-US"/>
        </w:rPr>
        <w:commentReference w:id="171"/>
      </w:r>
    </w:p>
    <w:p w14:paraId="4219B5F3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F65FE12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6D0EDBA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83CD5B6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0DF5221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25E7981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D682892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FE959A8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6215C2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8D9CB2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653F987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E987FC3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B6A663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BE0D227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7B72B58" w14:textId="77777777" w:rsidR="00653692" w:rsidRDefault="00653692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5B9C57C" w14:textId="2C877CF6" w:rsidR="00097153" w:rsidRPr="00C75E60" w:rsidRDefault="00681A01" w:rsidP="00681A01">
      <w:pPr>
        <w:pStyle w:val="ReportLevel1"/>
        <w:numPr>
          <w:ilvl w:val="0"/>
          <w:numId w:val="0"/>
        </w:numPr>
        <w:ind w:left="390"/>
        <w:jc w:val="both"/>
        <w:rPr>
          <w:bCs/>
          <w:color w:val="000000"/>
          <w:sz w:val="20"/>
          <w:lang w:val="ru-RU"/>
        </w:rPr>
      </w:pPr>
      <w:bookmarkStart w:id="191" w:name="_Toc77855112"/>
      <w:r>
        <w:rPr>
          <w:bCs/>
          <w:color w:val="000000"/>
          <w:sz w:val="20"/>
          <w:lang w:val="ru-RU"/>
        </w:rPr>
        <w:lastRenderedPageBreak/>
        <w:t>5</w:t>
      </w:r>
      <w:ins w:id="192" w:author="ALI" w:date="2026-08-19T10:57:00Z">
        <w:r w:rsidR="008744D0">
          <w:rPr>
            <w:bCs/>
            <w:color w:val="000000"/>
            <w:sz w:val="20"/>
            <w:lang w:val="ru-RU"/>
          </w:rPr>
          <w:t xml:space="preserve"> </w:t>
        </w:r>
      </w:ins>
      <w:r w:rsidR="003D29C4">
        <w:rPr>
          <w:bCs/>
          <w:color w:val="000000"/>
          <w:sz w:val="20"/>
          <w:lang w:val="ru-RU"/>
        </w:rPr>
        <w:t>Список приложений</w:t>
      </w:r>
      <w:bookmarkEnd w:id="191"/>
    </w:p>
    <w:p w14:paraId="03E8B2A3" w14:textId="43C6C1D9" w:rsidR="00055960" w:rsidRDefault="00055960" w:rsidP="00055960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>
        <w:rPr>
          <w:rFonts w:ascii="Arial" w:hAnsi="Arial" w:cs="Arial"/>
          <w:b/>
          <w:bCs/>
          <w:color w:val="000000"/>
          <w:sz w:val="20"/>
          <w:lang w:val="ru-RU"/>
        </w:rPr>
        <w:t>1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Ведомость отделки помещений»</w:t>
      </w:r>
      <w:r w:rsidRPr="00097153">
        <w:rPr>
          <w:rFonts w:ascii="Arial" w:hAnsi="Arial" w:cs="Arial"/>
          <w:color w:val="000000"/>
          <w:sz w:val="20"/>
          <w:lang w:val="ru-RU"/>
        </w:rPr>
        <w:t>.</w:t>
      </w:r>
    </w:p>
    <w:p w14:paraId="02DA11A6" w14:textId="4107EC1F" w:rsidR="00097153" w:rsidRP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2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Требования к общестроительным и отделочным работам</w:t>
      </w:r>
      <w:r w:rsidRPr="00097153">
        <w:rPr>
          <w:rFonts w:ascii="Arial" w:hAnsi="Arial" w:cs="Arial"/>
          <w:color w:val="000000"/>
          <w:sz w:val="20"/>
          <w:lang w:val="ru-RU"/>
        </w:rPr>
        <w:t>».</w:t>
      </w:r>
    </w:p>
    <w:p w14:paraId="7B0D2DE5" w14:textId="052A6C96" w:rsidR="00D66558" w:rsidRPr="00097153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3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Требования к инженерным системам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51F39687" w14:textId="25C308F9" w:rsidR="00D66558" w:rsidRPr="00097153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4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Список рекомендуемых производителей оборудования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49187716" w14:textId="051EB2C2" w:rsidR="00D66558" w:rsidRDefault="00D66558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5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Требования к организации строительных работ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3A9F4FA5" w14:textId="27A44663" w:rsidR="00D66558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6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</w:t>
      </w:r>
      <w:r w:rsidRPr="00D66558">
        <w:rPr>
          <w:rFonts w:ascii="Arial" w:hAnsi="Arial" w:cs="Arial"/>
          <w:color w:val="000000"/>
          <w:sz w:val="20"/>
          <w:lang w:val="ru-RU"/>
        </w:rPr>
        <w:t>ребования пожарной безопасности при производстве ремонтно-строительных и пожароопасных работ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75761531" w14:textId="2D14B09A" w:rsidR="00097153" w:rsidRP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7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Список документов для передачи в ОТЗБ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 w:rsidR="00D66558">
        <w:rPr>
          <w:rFonts w:ascii="Arial" w:hAnsi="Arial" w:cs="Arial"/>
          <w:color w:val="000000"/>
          <w:sz w:val="20"/>
          <w:lang w:val="ru-RU"/>
        </w:rPr>
        <w:t>.</w:t>
      </w:r>
    </w:p>
    <w:p w14:paraId="66A04A90" w14:textId="46244A3F" w:rsidR="000907A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8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 xml:space="preserve">Список документов для передачи в </w:t>
      </w:r>
      <w:proofErr w:type="spellStart"/>
      <w:r w:rsidR="00D66558">
        <w:rPr>
          <w:rFonts w:ascii="Arial" w:hAnsi="Arial" w:cs="Arial"/>
          <w:color w:val="000000"/>
          <w:sz w:val="20"/>
          <w:lang w:val="ru-RU"/>
        </w:rPr>
        <w:t>УЭиО</w:t>
      </w:r>
      <w:proofErr w:type="spellEnd"/>
      <w:r w:rsidR="00D66558">
        <w:rPr>
          <w:rFonts w:ascii="Arial" w:hAnsi="Arial" w:cs="Arial"/>
          <w:color w:val="000000"/>
          <w:sz w:val="20"/>
          <w:lang w:val="ru-RU"/>
        </w:rPr>
        <w:t>»</w:t>
      </w:r>
      <w:r w:rsidRPr="00097153">
        <w:rPr>
          <w:rFonts w:ascii="Arial" w:hAnsi="Arial" w:cs="Arial"/>
          <w:color w:val="000000"/>
          <w:sz w:val="20"/>
          <w:lang w:val="ru-RU"/>
        </w:rPr>
        <w:t>.</w:t>
      </w:r>
    </w:p>
    <w:p w14:paraId="363ED8FE" w14:textId="492793F9" w:rsidR="00F25399" w:rsidRDefault="00F25399" w:rsidP="00F25399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481220">
        <w:rPr>
          <w:rFonts w:ascii="Arial" w:hAnsi="Arial" w:cs="Arial"/>
          <w:b/>
          <w:bCs/>
          <w:color w:val="000000"/>
          <w:sz w:val="20"/>
          <w:lang w:val="ru-RU"/>
        </w:rPr>
        <w:t>9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lang w:val="ru-RU"/>
        </w:rPr>
        <w:t>«</w:t>
      </w:r>
      <w:r w:rsidRPr="00F25399">
        <w:rPr>
          <w:rFonts w:ascii="Arial" w:hAnsi="Arial" w:cs="Arial"/>
          <w:color w:val="000000"/>
          <w:sz w:val="20"/>
          <w:lang w:val="ru-RU"/>
        </w:rPr>
        <w:t>Альбом типовых узлов и конструктивных решений</w:t>
      </w:r>
      <w:r>
        <w:rPr>
          <w:rFonts w:ascii="Arial" w:hAnsi="Arial" w:cs="Arial"/>
          <w:color w:val="000000"/>
          <w:sz w:val="20"/>
          <w:lang w:val="ru-RU"/>
        </w:rPr>
        <w:t>».</w:t>
      </w:r>
    </w:p>
    <w:p w14:paraId="241756BA" w14:textId="77777777" w:rsidR="000907A4" w:rsidRDefault="000907A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E66D7DE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A741F43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3E02F59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A85334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30D5C14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292159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953807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3749666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ABA84DF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5088333B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4223E92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0C71C3E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19328A6" w14:textId="77777777" w:rsidR="00097153" w:rsidRDefault="00097153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58B5600" w14:textId="77777777" w:rsidR="00097153" w:rsidRDefault="00097153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1"/>
        <w:gridCol w:w="4962"/>
      </w:tblGrid>
      <w:tr w:rsidR="00097153" w:rsidRPr="001E07F2" w14:paraId="2E6C2738" w14:textId="77777777" w:rsidTr="00FE5F79">
        <w:trPr>
          <w:trHeight w:val="345"/>
        </w:trPr>
        <w:tc>
          <w:tcPr>
            <w:tcW w:w="5211" w:type="dxa"/>
            <w:shd w:val="clear" w:color="auto" w:fill="auto"/>
          </w:tcPr>
          <w:p w14:paraId="3D6F2062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lang w:eastAsia="ru-RU"/>
              </w:rPr>
              <w:t>ОТ ЗАКАЗЧИКА:</w:t>
            </w:r>
          </w:p>
        </w:tc>
        <w:tc>
          <w:tcPr>
            <w:tcW w:w="4962" w:type="dxa"/>
            <w:shd w:val="clear" w:color="auto" w:fill="auto"/>
          </w:tcPr>
          <w:p w14:paraId="6B3A1608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lang w:eastAsia="ru-RU"/>
              </w:rPr>
              <w:t>ОТ ПОДРЯДЧИКА:</w:t>
            </w:r>
          </w:p>
        </w:tc>
      </w:tr>
      <w:tr w:rsidR="00097153" w:rsidRPr="001E07F2" w14:paraId="7A873383" w14:textId="77777777" w:rsidTr="00FE5F79">
        <w:trPr>
          <w:trHeight w:val="1034"/>
        </w:trPr>
        <w:tc>
          <w:tcPr>
            <w:tcW w:w="5211" w:type="dxa"/>
            <w:shd w:val="clear" w:color="auto" w:fill="auto"/>
          </w:tcPr>
          <w:p w14:paraId="062961FE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097153">
              <w:rPr>
                <w:rFonts w:ascii="Arial" w:hAnsi="Arial" w:cs="Arial"/>
                <w:lang w:val="ru-RU" w:eastAsia="ru-RU"/>
              </w:rPr>
              <w:t xml:space="preserve">АО «АЛЬФА-БАНК» </w:t>
            </w:r>
          </w:p>
          <w:p w14:paraId="7CA10E28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ru-RU" w:eastAsia="ru-RU"/>
              </w:rPr>
            </w:pPr>
            <w:r w:rsidRPr="00097153">
              <w:rPr>
                <w:rFonts w:ascii="Arial" w:hAnsi="Arial" w:cs="Arial"/>
                <w:lang w:val="ru-RU" w:eastAsia="ru-RU"/>
              </w:rPr>
              <w:t xml:space="preserve">Директор поддержки и развития инфраструктуры Бизнеса «Блока Председателя </w:t>
            </w:r>
            <w:proofErr w:type="gramStart"/>
            <w:r w:rsidRPr="00097153">
              <w:rPr>
                <w:rFonts w:ascii="Arial" w:hAnsi="Arial" w:cs="Arial"/>
                <w:lang w:val="ru-RU" w:eastAsia="ru-RU"/>
              </w:rPr>
              <w:t xml:space="preserve">Правления»   </w:t>
            </w:r>
            <w:proofErr w:type="gramEnd"/>
          </w:p>
        </w:tc>
        <w:tc>
          <w:tcPr>
            <w:tcW w:w="4962" w:type="dxa"/>
            <w:shd w:val="clear" w:color="auto" w:fill="auto"/>
          </w:tcPr>
          <w:p w14:paraId="49A92046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proofErr w:type="spellStart"/>
            <w:r w:rsidRPr="00097153">
              <w:rPr>
                <w:rFonts w:ascii="Arial" w:hAnsi="Arial" w:cs="Arial"/>
                <w:lang w:eastAsia="ru-RU"/>
              </w:rPr>
              <w:t>Генеральный</w:t>
            </w:r>
            <w:proofErr w:type="spellEnd"/>
            <w:r w:rsidRPr="00097153">
              <w:rPr>
                <w:rFonts w:ascii="Arial" w:hAnsi="Arial" w:cs="Arial"/>
                <w:lang w:eastAsia="ru-RU"/>
              </w:rPr>
              <w:t xml:space="preserve"> </w:t>
            </w:r>
            <w:proofErr w:type="spellStart"/>
            <w:r w:rsidRPr="00097153">
              <w:rPr>
                <w:rFonts w:ascii="Arial" w:hAnsi="Arial" w:cs="Arial"/>
                <w:lang w:eastAsia="ru-RU"/>
              </w:rPr>
              <w:t>директор</w:t>
            </w:r>
            <w:proofErr w:type="spellEnd"/>
          </w:p>
          <w:p w14:paraId="7847EE20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lang w:eastAsia="ru-RU"/>
              </w:rPr>
              <w:t>ООО «»</w:t>
            </w:r>
          </w:p>
        </w:tc>
      </w:tr>
      <w:tr w:rsidR="00097153" w:rsidRPr="001E07F2" w14:paraId="3203FB58" w14:textId="77777777" w:rsidTr="00FE5F79">
        <w:trPr>
          <w:trHeight w:val="780"/>
        </w:trPr>
        <w:tc>
          <w:tcPr>
            <w:tcW w:w="5211" w:type="dxa"/>
            <w:shd w:val="clear" w:color="auto" w:fill="auto"/>
            <w:vAlign w:val="bottom"/>
          </w:tcPr>
          <w:p w14:paraId="2FD02C64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</w:p>
          <w:p w14:paraId="6043BF49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</w:p>
          <w:p w14:paraId="220E2DE3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bCs/>
                <w:lang w:eastAsia="ru-RU"/>
              </w:rPr>
              <w:t>_______________________</w:t>
            </w:r>
            <w:r w:rsidRPr="00097153">
              <w:rPr>
                <w:rFonts w:ascii="Arial" w:hAnsi="Arial" w:cs="Arial"/>
                <w:lang w:eastAsia="ru-RU"/>
              </w:rPr>
              <w:t xml:space="preserve"> </w:t>
            </w:r>
            <w:proofErr w:type="spellStart"/>
            <w:r w:rsidRPr="00097153">
              <w:rPr>
                <w:rFonts w:ascii="Arial" w:hAnsi="Arial" w:cs="Arial"/>
                <w:lang w:eastAsia="ru-RU"/>
              </w:rPr>
              <w:t>Дьяченко</w:t>
            </w:r>
            <w:proofErr w:type="spellEnd"/>
            <w:r w:rsidRPr="00097153">
              <w:rPr>
                <w:rFonts w:ascii="Arial" w:hAnsi="Arial" w:cs="Arial"/>
                <w:lang w:eastAsia="ru-RU"/>
              </w:rPr>
              <w:t xml:space="preserve"> П.К.</w:t>
            </w:r>
          </w:p>
        </w:tc>
        <w:tc>
          <w:tcPr>
            <w:tcW w:w="4962" w:type="dxa"/>
            <w:shd w:val="clear" w:color="auto" w:fill="auto"/>
            <w:vAlign w:val="bottom"/>
          </w:tcPr>
          <w:p w14:paraId="15031331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</w:p>
        </w:tc>
      </w:tr>
    </w:tbl>
    <w:p w14:paraId="7CA9C560" w14:textId="6CC00EFF" w:rsidR="00EF7ABF" w:rsidRDefault="00EF7ABF" w:rsidP="003D29C4">
      <w:pPr>
        <w:pStyle w:val="Default"/>
        <w:jc w:val="both"/>
        <w:rPr>
          <w:b/>
          <w:color w:val="auto"/>
          <w:sz w:val="20"/>
          <w:szCs w:val="20"/>
        </w:rPr>
        <w:sectPr w:rsidR="00EF7ABF" w:rsidSect="00EF7ABF"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1906" w:h="16838" w:code="9"/>
          <w:pgMar w:top="1418" w:right="758" w:bottom="426" w:left="1418" w:header="720" w:footer="580" w:gutter="0"/>
          <w:cols w:space="720"/>
          <w:noEndnote/>
          <w:titlePg/>
          <w:docGrid w:linePitch="272"/>
        </w:sectPr>
      </w:pPr>
    </w:p>
    <w:p w14:paraId="0EC4594D" w14:textId="77777777" w:rsidR="00EF7ABF" w:rsidRPr="00310ECC" w:rsidRDefault="00EF7ABF" w:rsidP="00EF7ABF">
      <w:pPr>
        <w:jc w:val="center"/>
        <w:rPr>
          <w:rFonts w:ascii="Arial" w:hAnsi="Arial" w:cs="Arial"/>
          <w:b/>
          <w:sz w:val="24"/>
          <w:szCs w:val="24"/>
        </w:rPr>
      </w:pPr>
      <w:r w:rsidRPr="00310ECC">
        <w:rPr>
          <w:rFonts w:ascii="Arial" w:hAnsi="Arial" w:cs="Arial"/>
          <w:b/>
          <w:sz w:val="24"/>
          <w:szCs w:val="24"/>
        </w:rPr>
        <w:lastRenderedPageBreak/>
        <w:t>ВЕДОМОСТЬ ОТДЕЛКИ ПОМЕЩЕНИЙ</w:t>
      </w:r>
    </w:p>
    <w:p w14:paraId="1DA2AAC4" w14:textId="77777777" w:rsidR="00EF7ABF" w:rsidRPr="00781CE8" w:rsidRDefault="00EF7ABF" w:rsidP="00EF7ABF">
      <w:pPr>
        <w:jc w:val="center"/>
        <w:rPr>
          <w:b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0"/>
        <w:gridCol w:w="4171"/>
        <w:gridCol w:w="5619"/>
        <w:gridCol w:w="1966"/>
      </w:tblGrid>
      <w:tr w:rsidR="00EF7ABF" w:rsidRPr="00781CE8" w14:paraId="33381C7E" w14:textId="77777777" w:rsidTr="00C568D5">
        <w:tc>
          <w:tcPr>
            <w:tcW w:w="2530" w:type="dxa"/>
            <w:vAlign w:val="center"/>
          </w:tcPr>
          <w:p w14:paraId="047DDD7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Конструктивный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  <w:i/>
              </w:rPr>
              <w:t>элемент</w:t>
            </w:r>
            <w:proofErr w:type="spellEnd"/>
          </w:p>
        </w:tc>
        <w:tc>
          <w:tcPr>
            <w:tcW w:w="4246" w:type="dxa"/>
            <w:vAlign w:val="center"/>
          </w:tcPr>
          <w:p w14:paraId="6BA6A9A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Материал</w:t>
            </w:r>
            <w:proofErr w:type="spellEnd"/>
          </w:p>
        </w:tc>
        <w:tc>
          <w:tcPr>
            <w:tcW w:w="5753" w:type="dxa"/>
            <w:vAlign w:val="center"/>
          </w:tcPr>
          <w:p w14:paraId="73C899A4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Характеристика</w:t>
            </w:r>
            <w:proofErr w:type="spellEnd"/>
          </w:p>
        </w:tc>
        <w:tc>
          <w:tcPr>
            <w:tcW w:w="1973" w:type="dxa"/>
            <w:vAlign w:val="center"/>
          </w:tcPr>
          <w:p w14:paraId="71BB22E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Примечание</w:t>
            </w:r>
            <w:proofErr w:type="spellEnd"/>
          </w:p>
        </w:tc>
      </w:tr>
      <w:tr w:rsidR="00EF7ABF" w:rsidRPr="00781CE8" w14:paraId="30922174" w14:textId="77777777" w:rsidTr="00C568D5">
        <w:tc>
          <w:tcPr>
            <w:tcW w:w="14502" w:type="dxa"/>
            <w:gridSpan w:val="4"/>
            <w:vAlign w:val="center"/>
          </w:tcPr>
          <w:p w14:paraId="0AA9D662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ФАСАД</w:t>
            </w:r>
          </w:p>
        </w:tc>
      </w:tr>
      <w:tr w:rsidR="00EF7ABF" w:rsidRPr="00781CE8" w14:paraId="33F2796D" w14:textId="77777777" w:rsidTr="00C568D5">
        <w:tc>
          <w:tcPr>
            <w:tcW w:w="2530" w:type="dxa"/>
            <w:vAlign w:val="center"/>
          </w:tcPr>
          <w:p w14:paraId="711A2D4A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</w:tc>
        <w:tc>
          <w:tcPr>
            <w:tcW w:w="4246" w:type="dxa"/>
          </w:tcPr>
          <w:p w14:paraId="14485B0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6D9122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восстановление существующего фасада </w:t>
            </w:r>
          </w:p>
          <w:p w14:paraId="409A509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Отделка фасада композитными материалами</w:t>
            </w:r>
          </w:p>
        </w:tc>
        <w:tc>
          <w:tcPr>
            <w:tcW w:w="5753" w:type="dxa"/>
          </w:tcPr>
          <w:p w14:paraId="7B1366D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25CE46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 соответствии с действующим вариантом отделки фасада </w:t>
            </w:r>
          </w:p>
          <w:p w14:paraId="30B21F6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"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Алюкобонд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" с подсистемой крепления цвет черно-серый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7021</w:t>
            </w:r>
          </w:p>
          <w:p w14:paraId="3C6B74C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16CDA22" w14:textId="1F763AAB" w:rsidR="00EF7ABF" w:rsidRPr="00160240" w:rsidRDefault="00EF7ABF">
            <w:pPr>
              <w:rPr>
                <w:rFonts w:ascii="Arial" w:hAnsi="Arial" w:cs="Arial"/>
                <w:lang w:val="ru-RU"/>
              </w:rPr>
              <w:pPrChange w:id="193" w:author="ALI" w:date="2026-08-19T10:59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 w:rsidR="00160240">
              <w:rPr>
                <w:rFonts w:ascii="Arial" w:hAnsi="Arial" w:cs="Arial"/>
                <w:lang w:val="ru-RU"/>
              </w:rPr>
              <w:t>9</w:t>
            </w:r>
          </w:p>
          <w:p w14:paraId="47F8EEEB" w14:textId="16FA73A2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ins w:id="194" w:author="Administrator" w:date="2024-10-01T15:51:00Z">
              <w:r w:rsidR="0080201A">
                <w:rPr>
                  <w:rFonts w:ascii="Arial" w:hAnsi="Arial" w:cs="Arial"/>
                  <w:lang w:val="ru-RU"/>
                </w:rPr>
                <w:t xml:space="preserve"> 4</w:t>
              </w:r>
            </w:ins>
            <w:del w:id="195" w:author="Administrator" w:date="2024-10-01T15:51:00Z">
              <w:r w:rsidRPr="00113458" w:rsidDel="0080201A">
                <w:rPr>
                  <w:rFonts w:ascii="Arial" w:hAnsi="Arial" w:cs="Arial"/>
                </w:rPr>
                <w:delText>1</w:delText>
              </w:r>
            </w:del>
          </w:p>
        </w:tc>
      </w:tr>
      <w:tr w:rsidR="00EF7ABF" w:rsidRPr="0086375D" w14:paraId="31D311A2" w14:textId="77777777" w:rsidTr="00C568D5">
        <w:tc>
          <w:tcPr>
            <w:tcW w:w="2530" w:type="dxa"/>
            <w:vAlign w:val="center"/>
          </w:tcPr>
          <w:p w14:paraId="7829178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Витражи</w:t>
            </w:r>
            <w:proofErr w:type="spellEnd"/>
            <w:r w:rsidRPr="00113458">
              <w:rPr>
                <w:rFonts w:ascii="Arial" w:hAnsi="Arial" w:cs="Arial"/>
                <w:b/>
              </w:rPr>
              <w:t>/</w:t>
            </w:r>
            <w:proofErr w:type="spellStart"/>
            <w:r w:rsidRPr="00113458">
              <w:rPr>
                <w:rFonts w:ascii="Arial" w:hAnsi="Arial" w:cs="Arial"/>
                <w:b/>
              </w:rPr>
              <w:t>окна</w:t>
            </w:r>
            <w:proofErr w:type="spellEnd"/>
          </w:p>
        </w:tc>
        <w:tc>
          <w:tcPr>
            <w:tcW w:w="4246" w:type="dxa"/>
          </w:tcPr>
          <w:p w14:paraId="5B79449A" w14:textId="77777777" w:rsidR="00EF7ABF" w:rsidRPr="00EE0B6B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5649B3C4" w14:textId="2316C96E" w:rsidR="00EF7ABF" w:rsidRPr="007B5483" w:rsidRDefault="00EF7ABF" w:rsidP="00EF7ABF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 xml:space="preserve">Алюминиевый </w:t>
            </w:r>
            <w:ins w:id="196" w:author="Administrator" w:date="2024-10-01T16:14:00Z">
              <w:r w:rsidR="00466F11">
                <w:rPr>
                  <w:rFonts w:ascii="Arial" w:hAnsi="Arial" w:cs="Arial"/>
                  <w:lang w:val="ru-RU"/>
                </w:rPr>
                <w:t xml:space="preserve">теплый </w:t>
              </w:r>
            </w:ins>
            <w:r w:rsidRPr="007B5483">
              <w:rPr>
                <w:rFonts w:ascii="Arial" w:hAnsi="Arial" w:cs="Arial"/>
                <w:lang w:val="ru-RU"/>
              </w:rPr>
              <w:t>профиль с полимерным покрытием. Заполнение двухкамерный стеклопакет, усиленный пленкой класса защиты А3</w:t>
            </w:r>
          </w:p>
          <w:p w14:paraId="64824EA7" w14:textId="77777777" w:rsidR="00EF7ABF" w:rsidRPr="00EE0B6B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</w:tc>
        <w:tc>
          <w:tcPr>
            <w:tcW w:w="5753" w:type="dxa"/>
          </w:tcPr>
          <w:p w14:paraId="76103E7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8389D30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Цвет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профиля</w:t>
            </w:r>
            <w:proofErr w:type="spellEnd"/>
            <w:r w:rsidRPr="00113458">
              <w:rPr>
                <w:rFonts w:ascii="Arial" w:hAnsi="Arial" w:cs="Arial"/>
              </w:rPr>
              <w:t xml:space="preserve"> RAL 7021</w:t>
            </w:r>
          </w:p>
        </w:tc>
        <w:tc>
          <w:tcPr>
            <w:tcW w:w="1973" w:type="dxa"/>
          </w:tcPr>
          <w:p w14:paraId="385F2868" w14:textId="07DF32E5" w:rsidR="00A073D3" w:rsidRPr="00A073D3" w:rsidRDefault="00A073D3" w:rsidP="00A073D3">
            <w:pPr>
              <w:tabs>
                <w:tab w:val="left" w:pos="0"/>
                <w:tab w:val="left" w:pos="142"/>
              </w:tabs>
              <w:jc w:val="both"/>
              <w:rPr>
                <w:ins w:id="197" w:author="Administrator" w:date="2024-10-01T15:47:00Z"/>
                <w:rFonts w:ascii="Arial" w:hAnsi="Arial" w:cs="Arial"/>
                <w:lang w:val="ru-RU"/>
                <w:rPrChange w:id="198" w:author="Administrator" w:date="2024-10-01T15:47:00Z">
                  <w:rPr>
                    <w:ins w:id="199" w:author="Administrator" w:date="2024-10-01T15:47:00Z"/>
                    <w:sz w:val="24"/>
                    <w:szCs w:val="24"/>
                    <w:lang w:val="ru-RU" w:eastAsia="ru-RU"/>
                  </w:rPr>
                </w:rPrChange>
              </w:rPr>
            </w:pPr>
            <w:ins w:id="200" w:author="Administrator" w:date="2024-10-01T15:47:00Z">
              <w:r w:rsidRPr="00A073D3">
                <w:rPr>
                  <w:rFonts w:ascii="Arial" w:hAnsi="Arial" w:cs="Arial"/>
                  <w:lang w:val="ru-RU"/>
                </w:rPr>
                <w:t>При разработке</w:t>
              </w:r>
              <w:r w:rsidRPr="00A073D3">
                <w:rPr>
                  <w:rFonts w:ascii="Arial" w:hAnsi="Arial" w:cs="Arial"/>
                  <w:lang w:val="ru-RU"/>
                  <w:rPrChange w:id="201" w:author="Administrator" w:date="2024-10-01T15:47:00Z">
                    <w:rPr>
                      <w:sz w:val="24"/>
                      <w:szCs w:val="24"/>
                      <w:lang w:val="ru-RU" w:eastAsia="ru-RU"/>
                    </w:rPr>
                  </w:rPrChange>
                </w:rPr>
                <w:t xml:space="preserve"> технической документации учесть климатические особенности для определения технических характеристик </w:t>
              </w:r>
            </w:ins>
            <w:ins w:id="202" w:author="Administrator" w:date="2024-10-01T15:48:00Z">
              <w:r>
                <w:rPr>
                  <w:rFonts w:ascii="Arial" w:hAnsi="Arial" w:cs="Arial"/>
                  <w:lang w:val="ru-RU"/>
                </w:rPr>
                <w:t>конструкций (</w:t>
              </w:r>
            </w:ins>
            <w:ins w:id="203" w:author="Administrator" w:date="2024-10-01T15:47:00Z">
              <w:r w:rsidRPr="00A073D3">
                <w:rPr>
                  <w:rFonts w:ascii="Arial" w:hAnsi="Arial" w:cs="Arial"/>
                  <w:lang w:val="ru-RU"/>
                  <w:rPrChange w:id="204" w:author="Administrator" w:date="2024-10-01T15:47:00Z">
                    <w:rPr>
                      <w:sz w:val="24"/>
                      <w:szCs w:val="24"/>
                      <w:lang w:val="ru-RU" w:eastAsia="ru-RU"/>
                    </w:rPr>
                  </w:rPrChange>
                </w:rPr>
                <w:t>размер профиля, формула стеклопакетов и т.д.).</w:t>
              </w:r>
            </w:ins>
          </w:p>
          <w:p w14:paraId="5EF32B5A" w14:textId="77777777" w:rsidR="00EF7ABF" w:rsidRPr="00A073D3" w:rsidRDefault="00EF7ABF" w:rsidP="00EF7ABF">
            <w:pPr>
              <w:rPr>
                <w:rFonts w:ascii="Arial" w:hAnsi="Arial" w:cs="Arial"/>
                <w:lang w:val="ru-RU"/>
                <w:rPrChange w:id="205" w:author="Administrator" w:date="2024-10-01T15:47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EF7ABF" w:rsidRPr="00781CE8" w14:paraId="1B199771" w14:textId="77777777" w:rsidTr="00C568D5">
        <w:tc>
          <w:tcPr>
            <w:tcW w:w="14502" w:type="dxa"/>
            <w:gridSpan w:val="4"/>
          </w:tcPr>
          <w:p w14:paraId="095849F3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КРЫЛЬЦО</w:t>
            </w:r>
          </w:p>
        </w:tc>
      </w:tr>
      <w:tr w:rsidR="00EF7ABF" w:rsidRPr="00781CE8" w14:paraId="40161AC9" w14:textId="77777777" w:rsidTr="00C568D5">
        <w:tc>
          <w:tcPr>
            <w:tcW w:w="2530" w:type="dxa"/>
            <w:vAlign w:val="center"/>
          </w:tcPr>
          <w:p w14:paraId="3FD38B50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Облицовка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ступеней</w:t>
            </w:r>
            <w:proofErr w:type="spellEnd"/>
          </w:p>
          <w:p w14:paraId="31945DE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23E3E2C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87ECC8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Базовый вариант:</w:t>
            </w:r>
          </w:p>
          <w:p w14:paraId="3379E6C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существующего крыльца</w:t>
            </w:r>
          </w:p>
          <w:p w14:paraId="669865D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Противоскользящие накладки на ступени</w:t>
            </w:r>
          </w:p>
          <w:p w14:paraId="7F87F6B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Альтернативный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вариант</w:t>
            </w:r>
            <w:proofErr w:type="spellEnd"/>
            <w:r w:rsidRPr="00113458">
              <w:rPr>
                <w:rFonts w:ascii="Arial" w:hAnsi="Arial" w:cs="Arial"/>
              </w:rPr>
              <w:t>:</w:t>
            </w:r>
          </w:p>
          <w:p w14:paraId="1E10D63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Клинкерная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плитка</w:t>
            </w:r>
            <w:proofErr w:type="spellEnd"/>
          </w:p>
          <w:p w14:paraId="06F7196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096764F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745922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3040F9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Цвет – серый.   </w:t>
            </w:r>
          </w:p>
          <w:p w14:paraId="4DD733F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Размер – 300х300 мм.  </w:t>
            </w:r>
          </w:p>
          <w:p w14:paraId="53F1DE0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Противоскользящие накладки на ступени.  </w:t>
            </w:r>
          </w:p>
          <w:p w14:paraId="00DFAC1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Анодированный алюминий/резина. </w:t>
            </w:r>
            <w:proofErr w:type="spellStart"/>
            <w:r w:rsidRPr="00113458">
              <w:rPr>
                <w:rFonts w:ascii="Arial" w:hAnsi="Arial" w:cs="Arial"/>
              </w:rPr>
              <w:t>Цвет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желтый</w:t>
            </w:r>
            <w:proofErr w:type="spellEnd"/>
          </w:p>
          <w:p w14:paraId="1FD9469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6D75179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64CCD4F1" w14:textId="77777777" w:rsidTr="00C568D5">
        <w:tc>
          <w:tcPr>
            <w:tcW w:w="2530" w:type="dxa"/>
            <w:vAlign w:val="center"/>
          </w:tcPr>
          <w:p w14:paraId="2B0E720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643A3F2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2996951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Грязезащитное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покрытие</w:t>
            </w:r>
            <w:proofErr w:type="spellEnd"/>
          </w:p>
          <w:p w14:paraId="10E3455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79E8D3BA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740F89B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32246B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Базовая модель: коврик СИТИТОП</w:t>
            </w:r>
          </w:p>
          <w:p w14:paraId="24FF6DE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Альтернативные вариант:</w:t>
            </w:r>
          </w:p>
          <w:p w14:paraId="7627790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lastRenderedPageBreak/>
              <w:t>модульное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покрытие</w:t>
            </w:r>
            <w:proofErr w:type="spellEnd"/>
            <w:r w:rsidRPr="00113458">
              <w:rPr>
                <w:rFonts w:ascii="Arial" w:hAnsi="Arial" w:cs="Arial"/>
              </w:rPr>
              <w:t xml:space="preserve"> "Орикс-20" </w:t>
            </w:r>
            <w:proofErr w:type="spellStart"/>
            <w:r w:rsidRPr="00113458">
              <w:rPr>
                <w:rFonts w:ascii="Arial" w:hAnsi="Arial" w:cs="Arial"/>
              </w:rPr>
              <w:t>или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635ADA0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2F6B52AD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434F94A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F06DAC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Эффективная преграда для обеспечения сбора грязи с обуви. Устанавливается в приямок по ширине входной двери.</w:t>
            </w:r>
          </w:p>
        </w:tc>
        <w:tc>
          <w:tcPr>
            <w:tcW w:w="1973" w:type="dxa"/>
          </w:tcPr>
          <w:p w14:paraId="25030345" w14:textId="485EB1DB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06" w:author="ALI" w:date="2026-08-19T10:59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lastRenderedPageBreak/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7FA129C8" w14:textId="2CEBAAB3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ins w:id="207" w:author="Administrator" w:date="2024-10-01T17:23:00Z">
              <w:r w:rsidR="009E7E30">
                <w:rPr>
                  <w:rFonts w:ascii="Arial" w:hAnsi="Arial" w:cs="Arial"/>
                  <w:lang w:val="ru-RU"/>
                </w:rPr>
                <w:t>5</w:t>
              </w:r>
            </w:ins>
            <w:del w:id="208" w:author="Administrator" w:date="2024-10-01T17:23:00Z">
              <w:r w:rsidRPr="00113458" w:rsidDel="009E7E30">
                <w:rPr>
                  <w:rFonts w:ascii="Arial" w:hAnsi="Arial" w:cs="Arial"/>
                </w:rPr>
                <w:delText>2</w:delText>
              </w:r>
            </w:del>
          </w:p>
        </w:tc>
      </w:tr>
      <w:tr w:rsidR="00EF7ABF" w:rsidRPr="00781CE8" w14:paraId="48293C86" w14:textId="77777777" w:rsidTr="00C568D5">
        <w:tc>
          <w:tcPr>
            <w:tcW w:w="2530" w:type="dxa"/>
            <w:vAlign w:val="center"/>
          </w:tcPr>
          <w:p w14:paraId="211201F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Поручни</w:t>
            </w:r>
            <w:proofErr w:type="spellEnd"/>
          </w:p>
        </w:tc>
        <w:tc>
          <w:tcPr>
            <w:tcW w:w="4246" w:type="dxa"/>
          </w:tcPr>
          <w:p w14:paraId="4AE2F19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F5C28C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Поручни из нержавеющей стали с тремя леерами</w:t>
            </w:r>
          </w:p>
        </w:tc>
        <w:tc>
          <w:tcPr>
            <w:tcW w:w="5753" w:type="dxa"/>
          </w:tcPr>
          <w:p w14:paraId="0D94D66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1F1CFD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Шлифованная нержавеющая сталь. Стойка – труба 40 мм.  Поручень – труба 60 мм. Поперечные декоративные элементы (прожилина) – 12-16 мм</w:t>
            </w:r>
          </w:p>
          <w:p w14:paraId="54BE205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CEBE29B" w14:textId="3B7785FD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09" w:author="ALI" w:date="2026-08-19T10:59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206119D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3,4</w:t>
            </w:r>
          </w:p>
        </w:tc>
      </w:tr>
      <w:tr w:rsidR="00EF7ABF" w:rsidRPr="00781CE8" w14:paraId="32B3D6F9" w14:textId="77777777" w:rsidTr="00C568D5">
        <w:tc>
          <w:tcPr>
            <w:tcW w:w="2530" w:type="dxa"/>
            <w:vAlign w:val="center"/>
          </w:tcPr>
          <w:p w14:paraId="7103BE56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Пандус</w:t>
            </w:r>
            <w:proofErr w:type="spellEnd"/>
          </w:p>
          <w:p w14:paraId="37A9EB65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0CB848CD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4CDA26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Клинкерная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плитка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</w:p>
          <w:p w14:paraId="2FDC69F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Противоскользящее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покрытие</w:t>
            </w:r>
            <w:proofErr w:type="spellEnd"/>
          </w:p>
          <w:p w14:paraId="35DAF291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2B986E7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1D33B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F96D1E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Плитка аналогична облицовке ступеней/площадки. Противоскользящая абразивная лента,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самоклеющаяся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, 80 гранул на кв. дюйм, фольгированная, формуемая. </w:t>
            </w:r>
            <w:proofErr w:type="spellStart"/>
            <w:r w:rsidRPr="00113458">
              <w:rPr>
                <w:rFonts w:ascii="Arial" w:hAnsi="Arial" w:cs="Arial"/>
              </w:rPr>
              <w:t>Цвет</w:t>
            </w:r>
            <w:proofErr w:type="spellEnd"/>
            <w:r w:rsidRPr="00113458">
              <w:rPr>
                <w:rFonts w:ascii="Arial" w:hAnsi="Arial" w:cs="Arial"/>
              </w:rPr>
              <w:t xml:space="preserve">: </w:t>
            </w:r>
            <w:proofErr w:type="spellStart"/>
            <w:r w:rsidRPr="00113458">
              <w:rPr>
                <w:rFonts w:ascii="Arial" w:hAnsi="Arial" w:cs="Arial"/>
              </w:rPr>
              <w:t>черный</w:t>
            </w:r>
            <w:proofErr w:type="spellEnd"/>
            <w:r w:rsidRPr="00113458">
              <w:rPr>
                <w:rFonts w:ascii="Arial" w:hAnsi="Arial" w:cs="Arial"/>
              </w:rPr>
              <w:t xml:space="preserve">, </w:t>
            </w:r>
            <w:proofErr w:type="spellStart"/>
            <w:r w:rsidRPr="00113458">
              <w:rPr>
                <w:rFonts w:ascii="Arial" w:hAnsi="Arial" w:cs="Arial"/>
              </w:rPr>
              <w:t>желтый</w:t>
            </w:r>
            <w:proofErr w:type="spellEnd"/>
          </w:p>
          <w:p w14:paraId="07FFC8C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7AC6ABA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5CD3DE67" w14:textId="77777777" w:rsidTr="00C568D5">
        <w:tc>
          <w:tcPr>
            <w:tcW w:w="2530" w:type="dxa"/>
            <w:vAlign w:val="center"/>
          </w:tcPr>
          <w:p w14:paraId="384AD604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Подъемник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для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МГН</w:t>
            </w:r>
          </w:p>
        </w:tc>
        <w:tc>
          <w:tcPr>
            <w:tcW w:w="4246" w:type="dxa"/>
          </w:tcPr>
          <w:p w14:paraId="2A011CD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7BC1F3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Базовая модель: БК-420/БК-450 или аналог</w:t>
            </w:r>
          </w:p>
        </w:tc>
        <w:tc>
          <w:tcPr>
            <w:tcW w:w="5753" w:type="dxa"/>
          </w:tcPr>
          <w:p w14:paraId="5706B39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72542B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Высота подъема: 1,5- 2 м. Грузоподъемность: 225кг. </w:t>
            </w:r>
            <w:proofErr w:type="spellStart"/>
            <w:r w:rsidRPr="00113458">
              <w:rPr>
                <w:rFonts w:ascii="Arial" w:hAnsi="Arial" w:cs="Arial"/>
              </w:rPr>
              <w:t>Габариты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платформы</w:t>
            </w:r>
            <w:proofErr w:type="spellEnd"/>
            <w:r w:rsidRPr="00113458">
              <w:rPr>
                <w:rFonts w:ascii="Arial" w:hAnsi="Arial" w:cs="Arial"/>
              </w:rPr>
              <w:t xml:space="preserve">: 800х1275 </w:t>
            </w:r>
            <w:proofErr w:type="spellStart"/>
            <w:r w:rsidRPr="00113458">
              <w:rPr>
                <w:rFonts w:ascii="Arial" w:hAnsi="Arial" w:cs="Arial"/>
              </w:rPr>
              <w:t>мм</w:t>
            </w:r>
            <w:proofErr w:type="spellEnd"/>
            <w:r w:rsidRPr="00113458">
              <w:rPr>
                <w:rFonts w:ascii="Arial" w:hAnsi="Arial" w:cs="Arial"/>
              </w:rPr>
              <w:t>.</w:t>
            </w:r>
          </w:p>
          <w:p w14:paraId="2B7D0E3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779651F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86375D" w14:paraId="6A4F264D" w14:textId="77777777" w:rsidTr="00C568D5">
        <w:tc>
          <w:tcPr>
            <w:tcW w:w="2530" w:type="dxa"/>
            <w:vAlign w:val="center"/>
          </w:tcPr>
          <w:p w14:paraId="4707F58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Козырек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над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входом</w:t>
            </w:r>
            <w:proofErr w:type="spellEnd"/>
          </w:p>
        </w:tc>
        <w:tc>
          <w:tcPr>
            <w:tcW w:w="4246" w:type="dxa"/>
          </w:tcPr>
          <w:p w14:paraId="1763FDC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20BE08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восстановление существующего </w:t>
            </w:r>
          </w:p>
          <w:p w14:paraId="4CB0C8E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 – козырек из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алюкобонда</w:t>
            </w:r>
            <w:proofErr w:type="spellEnd"/>
          </w:p>
          <w:p w14:paraId="3518DC9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5D2E14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61812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490E95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65553F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42826FE9" w14:textId="77777777" w:rsidR="00EF7ABF" w:rsidRPr="00EF7ABF" w:rsidRDefault="009E7E30" w:rsidP="00EF7ABF">
            <w:pPr>
              <w:rPr>
                <w:rFonts w:ascii="Arial" w:hAnsi="Arial" w:cs="Arial"/>
                <w:lang w:val="ru-RU"/>
              </w:rPr>
            </w:pPr>
            <w:commentRangeStart w:id="210"/>
            <w:commentRangeEnd w:id="210"/>
            <w:r>
              <w:rPr>
                <w:rStyle w:val="ad"/>
                <w:rFonts w:eastAsia="MS Mincho"/>
              </w:rPr>
              <w:commentReference w:id="210"/>
            </w:r>
          </w:p>
        </w:tc>
        <w:tc>
          <w:tcPr>
            <w:tcW w:w="1973" w:type="dxa"/>
          </w:tcPr>
          <w:p w14:paraId="210C275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781CE8" w14:paraId="4358B929" w14:textId="77777777" w:rsidTr="00C568D5">
        <w:tc>
          <w:tcPr>
            <w:tcW w:w="14502" w:type="dxa"/>
            <w:gridSpan w:val="4"/>
          </w:tcPr>
          <w:p w14:paraId="797D3A0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ОПЕРАЦИОННЫЙ ЗАЛ </w:t>
            </w:r>
          </w:p>
          <w:p w14:paraId="5428FC02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(ЗОНА 24/7)</w:t>
            </w:r>
          </w:p>
        </w:tc>
      </w:tr>
      <w:tr w:rsidR="00EF7ABF" w:rsidRPr="00781CE8" w14:paraId="2A4D70CD" w14:textId="77777777" w:rsidTr="00C568D5">
        <w:tc>
          <w:tcPr>
            <w:tcW w:w="2530" w:type="dxa"/>
            <w:vAlign w:val="center"/>
          </w:tcPr>
          <w:p w14:paraId="3DC42AF8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Грязезащитное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покрытие</w:t>
            </w:r>
            <w:proofErr w:type="spellEnd"/>
          </w:p>
        </w:tc>
        <w:tc>
          <w:tcPr>
            <w:tcW w:w="4246" w:type="dxa"/>
          </w:tcPr>
          <w:p w14:paraId="29B1341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E28924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Модульный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коврик</w:t>
            </w:r>
            <w:proofErr w:type="spellEnd"/>
            <w:r w:rsidRPr="00113458">
              <w:rPr>
                <w:rFonts w:ascii="Arial" w:hAnsi="Arial" w:cs="Arial"/>
              </w:rPr>
              <w:t xml:space="preserve"> СИТИТОП</w:t>
            </w:r>
          </w:p>
        </w:tc>
        <w:tc>
          <w:tcPr>
            <w:tcW w:w="5753" w:type="dxa"/>
          </w:tcPr>
          <w:p w14:paraId="4580768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C50C10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Эффективная преграда для обеспечения сбора грязи с обуви.</w:t>
            </w:r>
          </w:p>
          <w:p w14:paraId="710955F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Материал: резина + текстиль + скребок </w:t>
            </w:r>
          </w:p>
          <w:p w14:paraId="0E35039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по ширине дверного проема</w:t>
            </w:r>
          </w:p>
          <w:p w14:paraId="22D847C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E463113" w14:textId="626DD0B0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11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45D57DF1" w14:textId="77777777" w:rsidR="00EF7ABF" w:rsidRPr="00113458" w:rsidRDefault="00EF7ABF" w:rsidP="008744D0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2</w:t>
            </w:r>
          </w:p>
        </w:tc>
      </w:tr>
      <w:tr w:rsidR="00EF7ABF" w:rsidRPr="00781CE8" w14:paraId="2A9DC3FC" w14:textId="77777777" w:rsidTr="00C568D5">
        <w:tc>
          <w:tcPr>
            <w:tcW w:w="2530" w:type="dxa"/>
            <w:vAlign w:val="center"/>
          </w:tcPr>
          <w:p w14:paraId="77ED31A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Стены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6197A57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) с заполнением мин. ватой 50 мм.</w:t>
            </w:r>
          </w:p>
          <w:p w14:paraId="11B2D9F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</w:t>
            </w:r>
            <w:proofErr w:type="spellStart"/>
            <w:proofErr w:type="gram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  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чистого пола (при необходимости). </w:t>
            </w:r>
          </w:p>
          <w:p w14:paraId="15607A2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Отделка стен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: От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+ 2,750 до перекрытия: окраска аутентичных стен; шпаклевка (при необходимости).</w:t>
            </w:r>
          </w:p>
          <w:p w14:paraId="313ADE1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ГКЛ,</w:t>
            </w:r>
          </w:p>
          <w:p w14:paraId="3A6713D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шпаклевка, окраска по стеклохолсту </w:t>
            </w:r>
          </w:p>
        </w:tc>
        <w:tc>
          <w:tcPr>
            <w:tcW w:w="5753" w:type="dxa"/>
          </w:tcPr>
          <w:p w14:paraId="1F70DFC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пола: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7047  или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аналог. </w:t>
            </w:r>
          </w:p>
          <w:p w14:paraId="4845590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до перекрытия окраска краской  </w:t>
            </w:r>
          </w:p>
          <w:p w14:paraId="2775B19F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113458">
              <w:rPr>
                <w:rFonts w:ascii="Arial" w:hAnsi="Arial" w:cs="Arial"/>
              </w:rPr>
              <w:t xml:space="preserve"> EURO 7 RAL 3020 </w:t>
            </w:r>
            <w:proofErr w:type="spellStart"/>
            <w:r w:rsidRPr="00113458">
              <w:rPr>
                <w:rFonts w:ascii="Arial" w:hAnsi="Arial" w:cs="Arial"/>
              </w:rPr>
              <w:t>или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  <w:r w:rsidRPr="00113458">
              <w:rPr>
                <w:rFonts w:ascii="Arial" w:hAnsi="Arial" w:cs="Arial"/>
              </w:rPr>
              <w:t xml:space="preserve">. </w:t>
            </w:r>
          </w:p>
          <w:p w14:paraId="692BE43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1008547C" w14:textId="45B338BF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01163167" w14:textId="77777777" w:rsidTr="00C568D5">
        <w:trPr>
          <w:trHeight w:val="806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01745119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Перегородки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6657E88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581331A" w14:textId="07AFD0A1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Трансформируемая перегородка цельностеклянная, закалённое стекло 10 мм. </w:t>
            </w:r>
            <w:r w:rsidRPr="00113458">
              <w:rPr>
                <w:rFonts w:ascii="Arial" w:hAnsi="Arial" w:cs="Arial"/>
              </w:rPr>
              <w:t xml:space="preserve">H=2500 </w:t>
            </w:r>
            <w:proofErr w:type="spellStart"/>
            <w:r w:rsidRPr="00113458">
              <w:rPr>
                <w:rFonts w:ascii="Arial" w:hAnsi="Arial" w:cs="Arial"/>
              </w:rPr>
              <w:t>мм</w:t>
            </w:r>
            <w:proofErr w:type="spellEnd"/>
          </w:p>
        </w:tc>
        <w:tc>
          <w:tcPr>
            <w:tcW w:w="5753" w:type="dxa"/>
            <w:shd w:val="clear" w:color="auto" w:fill="auto"/>
          </w:tcPr>
          <w:p w14:paraId="5892557E" w14:textId="77777777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0E6B5F1" w14:textId="7F0B80B9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  <w:r w:rsidRPr="00FD5A54">
              <w:rPr>
                <w:rFonts w:ascii="Arial" w:hAnsi="Arial" w:cs="Arial"/>
                <w:lang w:val="ru-RU"/>
              </w:rPr>
              <w:t>Перегородка цельностеклянная подвесного типа с системой фиксации полотен в полу либо резьбовым зажимом напольных фиксаторов. Верхний и нижний пояс зажимного профиля высотой не менее 40 мм. Толщина закаленного стекла 10 мм. ГОСТ 3069</w:t>
            </w:r>
            <w:r w:rsidRPr="009E7E30">
              <w:rPr>
                <w:rFonts w:ascii="Arial" w:hAnsi="Arial" w:cs="Arial"/>
                <w:lang w:val="ru-RU"/>
              </w:rPr>
              <w:t>8-2014. Наличие замков обеспечивающих быструю фиксацию перегородок в положении закрыто/открыто</w:t>
            </w:r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 xml:space="preserve">. Дополнительно на открывающуюся створку устанавливается </w:t>
            </w:r>
            <w:proofErr w:type="gramStart"/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>замок</w:t>
            </w:r>
            <w:r w:rsidR="0072664C" w:rsidRPr="009E7E30">
              <w:rPr>
                <w:rFonts w:ascii="Arial" w:hAnsi="Arial" w:cs="Arial"/>
                <w:shd w:val="clear" w:color="auto" w:fill="D5DCE4"/>
                <w:lang w:val="ru-RU"/>
              </w:rPr>
              <w:t xml:space="preserve"> </w:t>
            </w:r>
            <w:r w:rsidR="00D262F8" w:rsidRPr="009E7E30">
              <w:rPr>
                <w:rFonts w:ascii="Arial" w:hAnsi="Arial" w:cs="Arial"/>
                <w:shd w:val="clear" w:color="auto" w:fill="D5DCE4"/>
                <w:lang w:val="ru-RU"/>
              </w:rPr>
              <w:t xml:space="preserve"> с</w:t>
            </w:r>
            <w:proofErr w:type="gramEnd"/>
            <w:r w:rsidR="00D262F8" w:rsidRPr="009E7E30">
              <w:rPr>
                <w:rFonts w:ascii="Arial" w:hAnsi="Arial" w:cs="Arial"/>
                <w:shd w:val="clear" w:color="auto" w:fill="D5DCE4"/>
                <w:lang w:val="ru-RU"/>
              </w:rPr>
              <w:t xml:space="preserve"> барашком</w:t>
            </w:r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>.</w:t>
            </w:r>
            <w:r w:rsidRPr="009E7E30">
              <w:rPr>
                <w:rFonts w:ascii="Arial" w:hAnsi="Arial" w:cs="Arial"/>
                <w:lang w:val="ru-RU"/>
              </w:rPr>
              <w:t xml:space="preserve"> Оклейка стеклянных полотен перегородки пленкой класса защиты А3</w:t>
            </w:r>
          </w:p>
          <w:p w14:paraId="2DDE98FF" w14:textId="77777777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 w:val="restart"/>
            <w:shd w:val="clear" w:color="auto" w:fill="auto"/>
          </w:tcPr>
          <w:p w14:paraId="4FA03C3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131E2B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1D2ECB6" w14:textId="58E22FEC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12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13CFA304" w14:textId="78555343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 w:rsidR="006E3737">
              <w:rPr>
                <w:rFonts w:ascii="Arial" w:hAnsi="Arial" w:cs="Arial"/>
                <w:lang w:val="ru-RU"/>
              </w:rPr>
              <w:t>2</w:t>
            </w:r>
            <w:r w:rsidRPr="00113458">
              <w:rPr>
                <w:rFonts w:ascii="Arial" w:hAnsi="Arial" w:cs="Arial"/>
              </w:rPr>
              <w:t>7</w:t>
            </w:r>
          </w:p>
          <w:p w14:paraId="1FAD79F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D2CDB5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CE74D9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709810B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4C6102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D67642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279921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CE6747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00ED99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64BE3FF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71A88C7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6A22AC9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4F440F92" w14:textId="7C682C12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697AEDAA" w14:textId="77777777" w:rsidTr="00C568D5">
        <w:trPr>
          <w:trHeight w:val="658"/>
        </w:trPr>
        <w:tc>
          <w:tcPr>
            <w:tcW w:w="2530" w:type="dxa"/>
            <w:vMerge/>
          </w:tcPr>
          <w:p w14:paraId="4B71FC5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4246" w:type="dxa"/>
            <w:shd w:val="clear" w:color="auto" w:fill="auto"/>
          </w:tcPr>
          <w:p w14:paraId="6EEA2065" w14:textId="77777777" w:rsidR="00EF7ABF" w:rsidRPr="00F000A3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26E9ADFE" w14:textId="77777777" w:rsidR="00EF7ABF" w:rsidRPr="00F000A3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 xml:space="preserve">Возводимые перегородки из </w:t>
            </w:r>
            <w:proofErr w:type="gramStart"/>
            <w:r w:rsidRPr="007B5483">
              <w:rPr>
                <w:rFonts w:ascii="Arial" w:hAnsi="Arial" w:cs="Arial"/>
                <w:lang w:val="ru-RU"/>
              </w:rPr>
              <w:t>ГКЛ  с</w:t>
            </w:r>
            <w:proofErr w:type="gramEnd"/>
            <w:r w:rsidRPr="007B5483">
              <w:rPr>
                <w:rFonts w:ascii="Arial" w:hAnsi="Arial" w:cs="Arial"/>
                <w:lang w:val="ru-RU"/>
              </w:rPr>
              <w:t xml:space="preserve"> заполнением мин. ватой 50 мм, усиленные арматурой диаметром 16 мм с ячейкой 150х150 мм</w:t>
            </w:r>
          </w:p>
        </w:tc>
        <w:tc>
          <w:tcPr>
            <w:tcW w:w="5753" w:type="dxa"/>
            <w:shd w:val="clear" w:color="auto" w:fill="auto"/>
          </w:tcPr>
          <w:p w14:paraId="6DC4A0F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B5F3C2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пола: окраска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 xml:space="preserve">краской 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 или аналог. </w:t>
            </w:r>
          </w:p>
          <w:p w14:paraId="7F9489A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до перекрытия окраска краской  </w:t>
            </w:r>
          </w:p>
          <w:p w14:paraId="00719673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113458">
              <w:rPr>
                <w:rFonts w:ascii="Arial" w:hAnsi="Arial" w:cs="Arial"/>
              </w:rPr>
              <w:t xml:space="preserve"> EURO 7 RAL 3020 </w:t>
            </w:r>
            <w:proofErr w:type="spellStart"/>
            <w:r w:rsidRPr="00113458">
              <w:rPr>
                <w:rFonts w:ascii="Arial" w:hAnsi="Arial" w:cs="Arial"/>
              </w:rPr>
              <w:t>или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  <w:r w:rsidRPr="00113458">
              <w:rPr>
                <w:rFonts w:ascii="Arial" w:hAnsi="Arial" w:cs="Arial"/>
              </w:rPr>
              <w:t>.</w:t>
            </w:r>
          </w:p>
          <w:p w14:paraId="20A5780C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vMerge/>
          </w:tcPr>
          <w:p w14:paraId="06FB15A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86375D" w14:paraId="7B49A93F" w14:textId="77777777" w:rsidTr="00C568D5">
        <w:tc>
          <w:tcPr>
            <w:tcW w:w="2530" w:type="dxa"/>
            <w:vAlign w:val="center"/>
          </w:tcPr>
          <w:p w14:paraId="2BFC7F38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10A94B15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49B21FE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17E880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</w:t>
            </w:r>
          </w:p>
          <w:p w14:paraId="7E356DB3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62BE613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3CA4581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7D5484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C4262F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9DABCA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  <w:p w14:paraId="1783106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A1833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D74F78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86375D" w14:paraId="71C4A97C" w14:textId="77777777" w:rsidTr="00C568D5">
        <w:tc>
          <w:tcPr>
            <w:tcW w:w="2530" w:type="dxa"/>
            <w:vAlign w:val="center"/>
          </w:tcPr>
          <w:p w14:paraId="53EECB99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Плинтус</w:t>
            </w:r>
            <w:proofErr w:type="spellEnd"/>
          </w:p>
        </w:tc>
        <w:tc>
          <w:tcPr>
            <w:tcW w:w="4246" w:type="dxa"/>
          </w:tcPr>
          <w:p w14:paraId="0B059436" w14:textId="77777777" w:rsidR="00EF7ABF" w:rsidRPr="00461916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3A98EF8E" w14:textId="7BB49051" w:rsidR="00EF7ABF" w:rsidRPr="00461916" w:rsidRDefault="00461916" w:rsidP="00EF7ABF">
            <w:pPr>
              <w:rPr>
                <w:rFonts w:ascii="Arial" w:hAnsi="Arial" w:cs="Arial"/>
                <w:highlight w:val="yellow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</w:rPr>
              <w:t> </w:t>
            </w:r>
            <w:r w:rsidRPr="00461916">
              <w:rPr>
                <w:rFonts w:ascii="Arial" w:hAnsi="Arial" w:cs="Arial"/>
                <w:lang w:val="ru-RU"/>
              </w:rPr>
              <w:t xml:space="preserve">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182AE11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400A2CA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615F37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CE7556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781CE8" w14:paraId="0040B8F4" w14:textId="77777777" w:rsidTr="00C568D5">
        <w:tc>
          <w:tcPr>
            <w:tcW w:w="2530" w:type="dxa"/>
            <w:shd w:val="clear" w:color="auto" w:fill="auto"/>
            <w:vAlign w:val="center"/>
          </w:tcPr>
          <w:p w14:paraId="20A6DC0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3C54CF0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C97973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7E8FDD2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7023533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163D4EF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490AFA5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шпаклевка, окраска потолочного пространства и коммуникаций </w:t>
            </w:r>
          </w:p>
        </w:tc>
        <w:tc>
          <w:tcPr>
            <w:tcW w:w="5753" w:type="dxa"/>
            <w:shd w:val="clear" w:color="auto" w:fill="auto"/>
          </w:tcPr>
          <w:p w14:paraId="45321C8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E7CD00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Цвет 3020. </w:t>
            </w:r>
          </w:p>
          <w:p w14:paraId="0545F28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Прокладка кабельных трасс, магистральных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фреонопроводов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осуществляется в металлических лотках.</w:t>
            </w:r>
          </w:p>
          <w:p w14:paraId="677668F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44A63EA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38BE3B8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74FD6521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спринклерного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оранжевого цвета и системы аварийного освещения должны быть красного цвета без окрашивания. </w:t>
            </w:r>
            <w:proofErr w:type="spellStart"/>
            <w:r w:rsidRPr="00113458">
              <w:rPr>
                <w:rFonts w:ascii="Arial" w:hAnsi="Arial" w:cs="Arial"/>
              </w:rPr>
              <w:t>Оборудование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систем</w:t>
            </w:r>
            <w:proofErr w:type="spellEnd"/>
            <w:r w:rsidRPr="00113458">
              <w:rPr>
                <w:rFonts w:ascii="Arial" w:hAnsi="Arial" w:cs="Arial"/>
              </w:rPr>
              <w:t xml:space="preserve"> АПС и СОУЭ </w:t>
            </w:r>
            <w:proofErr w:type="spellStart"/>
            <w:r w:rsidRPr="00113458">
              <w:rPr>
                <w:rFonts w:ascii="Arial" w:hAnsi="Arial" w:cs="Arial"/>
              </w:rPr>
              <w:t>применяется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без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окрашивания</w:t>
            </w:r>
            <w:proofErr w:type="spellEnd"/>
          </w:p>
          <w:p w14:paraId="381D95B4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6204F7D3" w14:textId="7048A02A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13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73A446E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29, 34</w:t>
            </w:r>
          </w:p>
        </w:tc>
      </w:tr>
      <w:tr w:rsidR="00EF7ABF" w:rsidRPr="0086375D" w14:paraId="24F756CB" w14:textId="77777777" w:rsidTr="00C568D5">
        <w:tc>
          <w:tcPr>
            <w:tcW w:w="2530" w:type="dxa"/>
            <w:shd w:val="clear" w:color="auto" w:fill="auto"/>
            <w:vAlign w:val="center"/>
          </w:tcPr>
          <w:p w14:paraId="4E04228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FAEB174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3BDA676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Светильники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индивидуальные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на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шинопроводе</w:t>
            </w:r>
            <w:proofErr w:type="spellEnd"/>
          </w:p>
          <w:p w14:paraId="44BE10C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4A9719E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1CAA5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6423B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 xml:space="preserve">-0432 </w:t>
            </w:r>
          </w:p>
          <w:p w14:paraId="65EA034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</w:p>
          <w:p w14:paraId="5D8D13B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Токоподвод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</w:p>
          <w:p w14:paraId="083A013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шинопровода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с потолочной чашкой и кабелем подключения, 3000 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 </w:t>
            </w:r>
          </w:p>
          <w:p w14:paraId="344C60A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spot</w:t>
            </w:r>
            <w:r w:rsidRPr="00EF7ABF">
              <w:rPr>
                <w:rFonts w:ascii="Arial" w:hAnsi="Arial" w:cs="Arial"/>
                <w:lang w:val="ru-RU"/>
              </w:rPr>
              <w:t xml:space="preserve"> 18</w:t>
            </w:r>
            <w:r w:rsidRPr="00113458">
              <w:rPr>
                <w:rFonts w:ascii="Arial" w:hAnsi="Arial" w:cs="Arial"/>
              </w:rPr>
              <w:t>W</w:t>
            </w:r>
            <w:r w:rsidRPr="00EF7ABF">
              <w:rPr>
                <w:rFonts w:ascii="Arial" w:hAnsi="Arial" w:cs="Arial"/>
                <w:lang w:val="ru-RU"/>
              </w:rPr>
              <w:t xml:space="preserve">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CRI</w:t>
            </w:r>
            <w:r w:rsidRPr="00EF7ABF">
              <w:rPr>
                <w:rFonts w:ascii="Arial" w:hAnsi="Arial" w:cs="Arial"/>
                <w:lang w:val="ru-RU"/>
              </w:rPr>
              <w:t>90 50 гр.</w:t>
            </w:r>
          </w:p>
          <w:p w14:paraId="71240AA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Прожектор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Lumileds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аналоги.</w:t>
            </w:r>
          </w:p>
          <w:p w14:paraId="0EB9A6C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51CAC19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8030989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7918710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686F8DCD" w14:textId="77777777" w:rsidTr="00C568D5">
        <w:tc>
          <w:tcPr>
            <w:tcW w:w="2530" w:type="dxa"/>
            <w:shd w:val="clear" w:color="auto" w:fill="auto"/>
            <w:vAlign w:val="center"/>
          </w:tcPr>
          <w:p w14:paraId="3FC96577" w14:textId="77777777" w:rsidR="00C568D5" w:rsidRPr="000474B6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</w:p>
          <w:p w14:paraId="2C46572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23DB3C9C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B0FED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F7E3D3" w14:textId="1D2E6E75" w:rsidR="00C568D5" w:rsidRPr="00C568D5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CEBDE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C303C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3775B7A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A123B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67290EB" w14:textId="77777777" w:rsidTr="00C568D5">
        <w:tc>
          <w:tcPr>
            <w:tcW w:w="2530" w:type="dxa"/>
            <w:shd w:val="clear" w:color="auto" w:fill="auto"/>
            <w:vAlign w:val="center"/>
          </w:tcPr>
          <w:p w14:paraId="1A9FE0E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Дверь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входная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28368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4C5F3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Дверь наружная стеклянная</w:t>
            </w:r>
          </w:p>
          <w:p w14:paraId="3AECEE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«теплом» алюминиевом профиле</w:t>
            </w:r>
          </w:p>
          <w:p w14:paraId="2E88DC4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двустворчатая</w:t>
            </w:r>
            <w:proofErr w:type="spellEnd"/>
          </w:p>
          <w:p w14:paraId="53774F6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32E2A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D2C515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двупольная без порога, остекленная, из «теплого» алюминиевого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профиля,  петли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>, без импоста.</w:t>
            </w:r>
          </w:p>
          <w:p w14:paraId="683934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Профиль окрашен по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7021</w:t>
            </w:r>
          </w:p>
          <w:p w14:paraId="75AB46C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не менее: 1300х2200 мм (в свету не менее 1200мм)</w:t>
            </w:r>
          </w:p>
          <w:p w14:paraId="46C83EBA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>Двери оборудовать двумя врезными замками, без возможности запирания с внутренней стороны.</w:t>
            </w:r>
          </w:p>
          <w:p w14:paraId="0B1B43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>Количество ключей на замок не менее 4 шт.</w:t>
            </w:r>
          </w:p>
          <w:p w14:paraId="2FE66A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Ручка из нержавеющей стали типа «труба» со смещением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креплений  диаметром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32 мм, длиной 1000 мм, цвет «хром». </w:t>
            </w:r>
          </w:p>
          <w:p w14:paraId="3594B61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Оклейка двери и всех стеклянных наружных поверхностей </w:t>
            </w:r>
          </w:p>
          <w:p w14:paraId="25198A6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пленкой</w:t>
            </w:r>
            <w:proofErr w:type="spellEnd"/>
            <w:r w:rsidRPr="00113458">
              <w:rPr>
                <w:rFonts w:ascii="Arial" w:hAnsi="Arial" w:cs="Arial"/>
              </w:rPr>
              <w:t xml:space="preserve"> А1</w:t>
            </w:r>
          </w:p>
          <w:p w14:paraId="5FDEB4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18EA55FF" w14:textId="77777777" w:rsidR="00466F11" w:rsidRPr="00515828" w:rsidRDefault="00466F11" w:rsidP="00466F11">
            <w:pPr>
              <w:tabs>
                <w:tab w:val="left" w:pos="0"/>
                <w:tab w:val="left" w:pos="142"/>
              </w:tabs>
              <w:jc w:val="both"/>
              <w:rPr>
                <w:ins w:id="214" w:author="Administrator" w:date="2024-10-01T16:15:00Z"/>
                <w:rFonts w:ascii="Arial" w:hAnsi="Arial" w:cs="Arial"/>
                <w:lang w:val="ru-RU"/>
              </w:rPr>
            </w:pPr>
            <w:ins w:id="215" w:author="Administrator" w:date="2024-10-01T16:15:00Z">
              <w:r w:rsidRPr="00A073D3">
                <w:rPr>
                  <w:rFonts w:ascii="Arial" w:hAnsi="Arial" w:cs="Arial"/>
                  <w:lang w:val="ru-RU"/>
                </w:rPr>
                <w:t>При разработке</w:t>
              </w:r>
              <w:r w:rsidRPr="00515828">
                <w:rPr>
                  <w:rFonts w:ascii="Arial" w:hAnsi="Arial" w:cs="Arial"/>
                  <w:lang w:val="ru-RU"/>
                </w:rPr>
                <w:t xml:space="preserve"> технической документации учесть климатические особенности для определения технических характеристик </w:t>
              </w:r>
              <w:r>
                <w:rPr>
                  <w:rFonts w:ascii="Arial" w:hAnsi="Arial" w:cs="Arial"/>
                  <w:lang w:val="ru-RU"/>
                </w:rPr>
                <w:t>конструкций (</w:t>
              </w:r>
              <w:r w:rsidRPr="00515828">
                <w:rPr>
                  <w:rFonts w:ascii="Arial" w:hAnsi="Arial" w:cs="Arial"/>
                  <w:lang w:val="ru-RU"/>
                </w:rPr>
                <w:t>размер профиля, формула стеклопакетов и т.д.).</w:t>
              </w:r>
            </w:ins>
          </w:p>
          <w:p w14:paraId="7DB150B8" w14:textId="77777777" w:rsidR="00C568D5" w:rsidRPr="00466F11" w:rsidRDefault="00C568D5" w:rsidP="00C568D5">
            <w:pPr>
              <w:rPr>
                <w:rFonts w:ascii="Arial" w:hAnsi="Arial" w:cs="Arial"/>
                <w:lang w:val="ru-RU"/>
                <w:rPrChange w:id="216" w:author="Administrator" w:date="2024-10-01T16:15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C568D5" w:rsidRPr="0086375D" w14:paraId="5ADE37BF" w14:textId="77777777" w:rsidTr="00C568D5">
        <w:tc>
          <w:tcPr>
            <w:tcW w:w="2530" w:type="dxa"/>
            <w:vAlign w:val="center"/>
          </w:tcPr>
          <w:p w14:paraId="442E3467" w14:textId="77777777" w:rsidR="00C568D5" w:rsidRPr="00466F11" w:rsidRDefault="00C568D5" w:rsidP="00C568D5">
            <w:pPr>
              <w:jc w:val="center"/>
              <w:rPr>
                <w:rFonts w:ascii="Arial" w:hAnsi="Arial" w:cs="Arial"/>
                <w:b/>
                <w:lang w:val="ru-RU"/>
                <w:rPrChange w:id="217" w:author="Administrator" w:date="2024-10-01T16:15:00Z">
                  <w:rPr>
                    <w:rFonts w:ascii="Arial" w:hAnsi="Arial" w:cs="Arial"/>
                    <w:b/>
                  </w:rPr>
                </w:rPrChange>
              </w:rPr>
            </w:pPr>
          </w:p>
          <w:p w14:paraId="3B9D33A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Доводчик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входной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двери</w:t>
            </w:r>
            <w:proofErr w:type="spellEnd"/>
          </w:p>
        </w:tc>
        <w:tc>
          <w:tcPr>
            <w:tcW w:w="4246" w:type="dxa"/>
          </w:tcPr>
          <w:p w14:paraId="18D263A9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A45F8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Dorma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TS</w:t>
            </w:r>
            <w:r w:rsidRPr="00EF7ABF">
              <w:rPr>
                <w:rFonts w:ascii="Arial" w:hAnsi="Arial" w:cs="Arial"/>
                <w:lang w:val="ru-RU"/>
              </w:rPr>
              <w:t>-93 (</w:t>
            </w:r>
            <w:r w:rsidRPr="00113458">
              <w:rPr>
                <w:rFonts w:ascii="Arial" w:hAnsi="Arial" w:cs="Arial"/>
              </w:rPr>
              <w:t>B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G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</w:p>
          <w:p w14:paraId="49574F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Цвет серебристый</w:t>
            </w:r>
          </w:p>
          <w:p w14:paraId="358351F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09EB8A2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1FE0D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Цвет серебристый/светло-серый (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7047)</w:t>
            </w:r>
          </w:p>
        </w:tc>
        <w:tc>
          <w:tcPr>
            <w:tcW w:w="1973" w:type="dxa"/>
          </w:tcPr>
          <w:p w14:paraId="5E00AC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4D1AAE5F" w14:textId="77777777" w:rsidTr="00C568D5">
        <w:tc>
          <w:tcPr>
            <w:tcW w:w="2530" w:type="dxa"/>
            <w:shd w:val="clear" w:color="auto" w:fill="auto"/>
            <w:vAlign w:val="center"/>
          </w:tcPr>
          <w:p w14:paraId="1A0D8251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Перила (опционально. При наличии лестницы при входе)</w:t>
            </w:r>
          </w:p>
        </w:tc>
        <w:tc>
          <w:tcPr>
            <w:tcW w:w="4246" w:type="dxa"/>
            <w:shd w:val="clear" w:color="auto" w:fill="auto"/>
          </w:tcPr>
          <w:p w14:paraId="134D0E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E2F63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Металопрофиль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- нержавеющая сталь</w:t>
            </w:r>
          </w:p>
          <w:p w14:paraId="4B16B6D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</w:t>
            </w:r>
          </w:p>
          <w:p w14:paraId="4171B1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окрашенный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RAL 7021 </w:t>
            </w:r>
            <w:proofErr w:type="spellStart"/>
            <w:r w:rsidRPr="00113458">
              <w:rPr>
                <w:rFonts w:ascii="Arial" w:hAnsi="Arial" w:cs="Arial"/>
              </w:rPr>
              <w:t>матовый</w:t>
            </w:r>
            <w:proofErr w:type="spellEnd"/>
            <w:r w:rsidRPr="00113458">
              <w:rPr>
                <w:rFonts w:ascii="Arial" w:hAnsi="Arial" w:cs="Arial"/>
              </w:rPr>
              <w:t>.</w:t>
            </w:r>
          </w:p>
          <w:p w14:paraId="41B0491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2F19E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6B99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Исполнение в соответствие с требованиями по использованию перил МГН.</w:t>
            </w:r>
          </w:p>
        </w:tc>
        <w:tc>
          <w:tcPr>
            <w:tcW w:w="1973" w:type="dxa"/>
            <w:shd w:val="clear" w:color="auto" w:fill="auto"/>
          </w:tcPr>
          <w:p w14:paraId="7CF48E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0161EAB" w14:textId="77777777" w:rsidTr="00C568D5">
        <w:tc>
          <w:tcPr>
            <w:tcW w:w="2530" w:type="dxa"/>
            <w:shd w:val="clear" w:color="auto" w:fill="auto"/>
            <w:vAlign w:val="center"/>
          </w:tcPr>
          <w:p w14:paraId="13A061E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AD9C5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6C120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FFD43C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  <w:p w14:paraId="421D247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730C016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Кондиционер + пульт</w:t>
            </w:r>
          </w:p>
          <w:p w14:paraId="2E9DC98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применения кассетного кондиционера -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</w:tc>
        <w:tc>
          <w:tcPr>
            <w:tcW w:w="1973" w:type="dxa"/>
            <w:shd w:val="clear" w:color="auto" w:fill="auto"/>
          </w:tcPr>
          <w:p w14:paraId="7648C0B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7AFD016C" w14:textId="77777777" w:rsidTr="00C568D5">
        <w:tc>
          <w:tcPr>
            <w:tcW w:w="2530" w:type="dxa"/>
            <w:shd w:val="clear" w:color="auto" w:fill="auto"/>
            <w:vAlign w:val="center"/>
          </w:tcPr>
          <w:p w14:paraId="4BA37F6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Радиатор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5A5C7BB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9033D1A" w14:textId="679458E0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7C4BE090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F2F78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550E388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D9B6804" w14:textId="4F61EE9A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218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6DF2142D" w14:textId="7D39BC1F" w:rsidR="00C568D5" w:rsidRPr="006E3737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</w:t>
            </w:r>
            <w:r>
              <w:rPr>
                <w:rFonts w:ascii="Arial" w:hAnsi="Arial" w:cs="Arial"/>
                <w:lang w:val="ru-RU"/>
              </w:rPr>
              <w:t>5</w:t>
            </w:r>
          </w:p>
        </w:tc>
      </w:tr>
      <w:tr w:rsidR="00C568D5" w:rsidRPr="00781CE8" w14:paraId="60B9680E" w14:textId="77777777" w:rsidTr="00C568D5">
        <w:tc>
          <w:tcPr>
            <w:tcW w:w="2530" w:type="dxa"/>
            <w:vAlign w:val="center"/>
          </w:tcPr>
          <w:p w14:paraId="572C8E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Тепловая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завеса</w:t>
            </w:r>
            <w:proofErr w:type="spellEnd"/>
          </w:p>
        </w:tc>
        <w:tc>
          <w:tcPr>
            <w:tcW w:w="4246" w:type="dxa"/>
          </w:tcPr>
          <w:p w14:paraId="6370724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BDD9D2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Базовая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модель</w:t>
            </w:r>
            <w:proofErr w:type="spellEnd"/>
            <w:r w:rsidRPr="00113458">
              <w:rPr>
                <w:rFonts w:ascii="Arial" w:hAnsi="Arial" w:cs="Arial"/>
              </w:rPr>
              <w:t>:</w:t>
            </w:r>
          </w:p>
          <w:p w14:paraId="2FE3EA2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Тепломаш</w:t>
            </w:r>
            <w:proofErr w:type="spellEnd"/>
          </w:p>
        </w:tc>
        <w:tc>
          <w:tcPr>
            <w:tcW w:w="5753" w:type="dxa"/>
          </w:tcPr>
          <w:p w14:paraId="559B4238" w14:textId="1BF14D36" w:rsidR="00C568D5" w:rsidRPr="00EF7ABF" w:rsidDel="008734D4" w:rsidRDefault="00C568D5" w:rsidP="00C568D5">
            <w:pPr>
              <w:rPr>
                <w:del w:id="219" w:author="ALI" w:date="2026-08-19T12:09:00Z"/>
                <w:rFonts w:ascii="Arial" w:hAnsi="Arial" w:cs="Arial"/>
                <w:lang w:val="ru-RU"/>
              </w:rPr>
            </w:pPr>
          </w:p>
          <w:p w14:paraId="40484C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Цвет - опционально - белый,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>7021.</w:t>
            </w:r>
          </w:p>
          <w:p w14:paraId="30BC70E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Мощность завесы определяется в соответствии с</w:t>
            </w:r>
          </w:p>
          <w:p w14:paraId="4844F0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климатическим поясом и выделенной эл. мощностью.</w:t>
            </w:r>
          </w:p>
          <w:p w14:paraId="17CAD4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определяется в соответствии с дверным</w:t>
            </w:r>
          </w:p>
          <w:p w14:paraId="5B4E1F4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проемом</w:t>
            </w:r>
            <w:proofErr w:type="spellEnd"/>
            <w:r w:rsidRPr="00113458">
              <w:rPr>
                <w:rFonts w:ascii="Arial" w:hAnsi="Arial" w:cs="Arial"/>
              </w:rPr>
              <w:t>.</w:t>
            </w:r>
          </w:p>
          <w:p w14:paraId="5F12E19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Способ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подвеса</w:t>
            </w:r>
            <w:proofErr w:type="spellEnd"/>
            <w:r w:rsidRPr="00113458">
              <w:rPr>
                <w:rFonts w:ascii="Arial" w:hAnsi="Arial" w:cs="Arial"/>
              </w:rPr>
              <w:t xml:space="preserve"> – </w:t>
            </w:r>
            <w:proofErr w:type="spellStart"/>
            <w:r w:rsidRPr="00113458">
              <w:rPr>
                <w:rFonts w:ascii="Arial" w:hAnsi="Arial" w:cs="Arial"/>
              </w:rPr>
              <w:t>на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шпильках</w:t>
            </w:r>
            <w:proofErr w:type="spellEnd"/>
          </w:p>
          <w:p w14:paraId="72659F9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3FA965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6C4C0C3A" w14:textId="77777777" w:rsidTr="00C568D5">
        <w:tc>
          <w:tcPr>
            <w:tcW w:w="14502" w:type="dxa"/>
            <w:gridSpan w:val="4"/>
            <w:vAlign w:val="center"/>
          </w:tcPr>
          <w:p w14:paraId="43D9CB2F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ОПЕРАЦИОННЫЙ </w:t>
            </w:r>
            <w:proofErr w:type="gramStart"/>
            <w:r w:rsidRPr="00EF7ABF">
              <w:rPr>
                <w:rFonts w:ascii="Arial" w:hAnsi="Arial" w:cs="Arial"/>
                <w:b/>
                <w:lang w:val="ru-RU"/>
              </w:rPr>
              <w:t>ЗАЛ  (</w:t>
            </w:r>
            <w:proofErr w:type="gramEnd"/>
            <w:r w:rsidRPr="00EF7ABF">
              <w:rPr>
                <w:rFonts w:ascii="Arial" w:hAnsi="Arial" w:cs="Arial"/>
                <w:b/>
                <w:lang w:val="ru-RU"/>
              </w:rPr>
              <w:t>ЗОНА УНИВЕРСАЛЬНОГО ОБСЛУЖИВАНИЯ)</w:t>
            </w:r>
          </w:p>
          <w:p w14:paraId="1554ABB5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 xml:space="preserve">Зона приветствия, оборудованная СУО и системой распознавания клиентов, </w:t>
            </w:r>
            <w:proofErr w:type="spellStart"/>
            <w:r w:rsidRPr="00EF7ABF">
              <w:rPr>
                <w:rFonts w:ascii="Arial" w:hAnsi="Arial" w:cs="Arial"/>
                <w:b/>
                <w:i/>
                <w:lang w:val="ru-RU"/>
              </w:rPr>
              <w:t>полуконфиденциального</w:t>
            </w:r>
            <w:proofErr w:type="spellEnd"/>
            <w:r w:rsidRPr="00EF7ABF">
              <w:rPr>
                <w:rFonts w:ascii="Arial" w:hAnsi="Arial" w:cs="Arial"/>
                <w:b/>
                <w:i/>
                <w:lang w:val="ru-RU"/>
              </w:rPr>
              <w:t xml:space="preserve"> обслуживания клиентов</w:t>
            </w:r>
          </w:p>
        </w:tc>
      </w:tr>
      <w:tr w:rsidR="00C568D5" w:rsidRPr="0086375D" w14:paraId="086CF7BC" w14:textId="77777777" w:rsidTr="00C568D5">
        <w:tc>
          <w:tcPr>
            <w:tcW w:w="2530" w:type="dxa"/>
            <w:vAlign w:val="center"/>
          </w:tcPr>
          <w:p w14:paraId="3C7E063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</w:tc>
        <w:tc>
          <w:tcPr>
            <w:tcW w:w="4246" w:type="dxa"/>
          </w:tcPr>
          <w:p w14:paraId="49C1D45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BFBA4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с заполнением мин.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ватой  50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мм.</w:t>
            </w:r>
          </w:p>
          <w:p w14:paraId="6FF524C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</w:t>
            </w:r>
            <w:proofErr w:type="spellStart"/>
            <w:proofErr w:type="gram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  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чистого пола (при необходимости). </w:t>
            </w:r>
          </w:p>
          <w:p w14:paraId="2A918A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2C75ED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4316A83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до перекрытия:</w:t>
            </w:r>
          </w:p>
          <w:p w14:paraId="573FF35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4B6619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ГКЛ, шпаклевка, окраска по стеклохолсту</w:t>
            </w:r>
          </w:p>
          <w:p w14:paraId="26F7DF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0E4DD2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5A880DF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08C63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14E4E8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 цвет 7040 </w:t>
            </w:r>
          </w:p>
          <w:p w14:paraId="2CA55B4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до перекрытия</w:t>
            </w:r>
          </w:p>
          <w:p w14:paraId="5EACC3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аналог-цвет 3020</w:t>
            </w:r>
          </w:p>
        </w:tc>
        <w:tc>
          <w:tcPr>
            <w:tcW w:w="1973" w:type="dxa"/>
          </w:tcPr>
          <w:p w14:paraId="2E07B43F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89AA249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50BCB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7646510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185F393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DE234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FCECB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0129EC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561C76D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32C94F6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05B7EA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16ABF9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D07176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09D750A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39FCAD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3460A9" w14:textId="2AF2EFF8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2632E88" w14:textId="77777777" w:rsidTr="00C568D5">
        <w:tc>
          <w:tcPr>
            <w:tcW w:w="2530" w:type="dxa"/>
            <w:vAlign w:val="center"/>
          </w:tcPr>
          <w:p w14:paraId="57688D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610C865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88B73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DDCDC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502C436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4D22A6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64EA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B8117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7FE42BA3" w14:textId="77777777" w:rsidTr="00C568D5">
        <w:tc>
          <w:tcPr>
            <w:tcW w:w="2530" w:type="dxa"/>
            <w:vAlign w:val="center"/>
          </w:tcPr>
          <w:p w14:paraId="21FCE3A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7DB786F7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8F7522" w14:textId="591160AC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</w:rPr>
              <w:t> </w:t>
            </w:r>
            <w:r w:rsidRPr="00461916">
              <w:rPr>
                <w:rFonts w:ascii="Arial" w:hAnsi="Arial" w:cs="Arial"/>
                <w:lang w:val="ru-RU"/>
              </w:rPr>
              <w:t xml:space="preserve">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248D56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D3642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598EB7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68D25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2884232" w14:textId="77777777" w:rsidTr="00C568D5">
        <w:tc>
          <w:tcPr>
            <w:tcW w:w="2530" w:type="dxa"/>
            <w:shd w:val="clear" w:color="auto" w:fill="auto"/>
            <w:vAlign w:val="center"/>
          </w:tcPr>
          <w:p w14:paraId="6F6AF66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757B1C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0F068F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Восстановление целостности покрытия (заделка швов трещин); Окраска аутентичного потолочного</w:t>
            </w:r>
          </w:p>
          <w:p w14:paraId="09CE3FE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4876C2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0F11C3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3773EB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75287A3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Прокладка кабельных трасс, магистральных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фреонопроводов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осуществляется в металлических лотках.</w:t>
            </w:r>
          </w:p>
          <w:p w14:paraId="2CE5A3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00B06C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0B2D1B1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5C7607D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спринклерного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 - красного цвета должны быть без окрашивания. </w:t>
            </w:r>
            <w:proofErr w:type="spellStart"/>
            <w:r w:rsidRPr="00113458">
              <w:rPr>
                <w:rFonts w:ascii="Arial" w:hAnsi="Arial" w:cs="Arial"/>
              </w:rPr>
              <w:t>Оборудование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систем</w:t>
            </w:r>
            <w:proofErr w:type="spellEnd"/>
            <w:r w:rsidRPr="00113458">
              <w:rPr>
                <w:rFonts w:ascii="Arial" w:hAnsi="Arial" w:cs="Arial"/>
              </w:rPr>
              <w:t xml:space="preserve"> АПС и СОУЭ </w:t>
            </w:r>
            <w:proofErr w:type="spellStart"/>
            <w:r w:rsidRPr="00113458">
              <w:rPr>
                <w:rFonts w:ascii="Arial" w:hAnsi="Arial" w:cs="Arial"/>
              </w:rPr>
              <w:t>применяется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без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окрашивания</w:t>
            </w:r>
            <w:proofErr w:type="spellEnd"/>
          </w:p>
        </w:tc>
        <w:tc>
          <w:tcPr>
            <w:tcW w:w="1973" w:type="dxa"/>
          </w:tcPr>
          <w:p w14:paraId="3716D1ED" w14:textId="3EF610C3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220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lastRenderedPageBreak/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01804F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29, 34</w:t>
            </w:r>
          </w:p>
        </w:tc>
      </w:tr>
      <w:tr w:rsidR="00C568D5" w:rsidRPr="0086375D" w14:paraId="13B69A33" w14:textId="77777777" w:rsidTr="00C568D5">
        <w:tc>
          <w:tcPr>
            <w:tcW w:w="2530" w:type="dxa"/>
            <w:vAlign w:val="center"/>
          </w:tcPr>
          <w:p w14:paraId="306049F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</w:tcPr>
          <w:p w14:paraId="79033B5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C09A68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Светильники индивидуальные на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шинопроводе</w:t>
            </w:r>
            <w:proofErr w:type="spellEnd"/>
          </w:p>
          <w:p w14:paraId="6945962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 xml:space="preserve">Аварийный светильник – </w:t>
            </w:r>
            <w:r w:rsidRPr="006A1F85">
              <w:rPr>
                <w:rFonts w:ascii="Arial" w:hAnsi="Arial" w:cs="Arial"/>
              </w:rPr>
              <w:t>ITECH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2 302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ST</w:t>
            </w:r>
            <w:r w:rsidRPr="006A1F85">
              <w:rPr>
                <w:rFonts w:ascii="Arial" w:hAnsi="Arial" w:cs="Arial"/>
                <w:lang w:val="ru-RU"/>
              </w:rPr>
              <w:t>, 2</w:t>
            </w:r>
            <w:r w:rsidRPr="006A1F85">
              <w:rPr>
                <w:rFonts w:ascii="Arial" w:hAnsi="Arial" w:cs="Arial"/>
              </w:rPr>
              <w:t>W</w:t>
            </w:r>
            <w:r w:rsidRPr="006A1F85">
              <w:rPr>
                <w:rFonts w:ascii="Arial" w:hAnsi="Arial" w:cs="Arial"/>
                <w:lang w:val="ru-RU"/>
              </w:rPr>
              <w:t>/1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, </w:t>
            </w:r>
            <w:r w:rsidRPr="006A1F85">
              <w:rPr>
                <w:rFonts w:ascii="Arial" w:hAnsi="Arial" w:cs="Arial"/>
              </w:rPr>
              <w:t>IP</w:t>
            </w:r>
            <w:r w:rsidRPr="006A1F85">
              <w:rPr>
                <w:rFonts w:ascii="Arial" w:hAnsi="Arial" w:cs="Arial"/>
                <w:lang w:val="ru-RU"/>
              </w:rPr>
              <w:t xml:space="preserve">65, 115 </w:t>
            </w:r>
            <w:proofErr w:type="spellStart"/>
            <w:r w:rsidRPr="006A1F85">
              <w:rPr>
                <w:rFonts w:ascii="Arial" w:hAnsi="Arial" w:cs="Arial"/>
              </w:rPr>
              <w:t>Lm</w:t>
            </w:r>
            <w:proofErr w:type="spellEnd"/>
            <w:r w:rsidRPr="006A1F85">
              <w:rPr>
                <w:rFonts w:ascii="Arial" w:hAnsi="Arial" w:cs="Arial"/>
                <w:lang w:val="ru-RU"/>
              </w:rPr>
              <w:t>, 3 часа, постоянного действия или аналог</w:t>
            </w:r>
          </w:p>
        </w:tc>
        <w:tc>
          <w:tcPr>
            <w:tcW w:w="5753" w:type="dxa"/>
          </w:tcPr>
          <w:p w14:paraId="2D9F2B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44FD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-0432</w:t>
            </w:r>
          </w:p>
          <w:p w14:paraId="47ABD0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</w:p>
          <w:p w14:paraId="255993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Токоподвод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786D73D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шинопровода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с потолочной чашкой и кабелем подключения, 3000 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1A01AA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spot</w:t>
            </w:r>
            <w:r w:rsidRPr="00EF7ABF">
              <w:rPr>
                <w:rFonts w:ascii="Arial" w:hAnsi="Arial" w:cs="Arial"/>
                <w:lang w:val="ru-RU"/>
              </w:rPr>
              <w:t xml:space="preserve"> 18</w:t>
            </w:r>
            <w:r w:rsidRPr="00113458">
              <w:rPr>
                <w:rFonts w:ascii="Arial" w:hAnsi="Arial" w:cs="Arial"/>
              </w:rPr>
              <w:t>W</w:t>
            </w:r>
            <w:r w:rsidRPr="00EF7ABF">
              <w:rPr>
                <w:rFonts w:ascii="Arial" w:hAnsi="Arial" w:cs="Arial"/>
                <w:lang w:val="ru-RU"/>
              </w:rPr>
              <w:t xml:space="preserve">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CRI</w:t>
            </w:r>
            <w:r w:rsidRPr="00EF7ABF">
              <w:rPr>
                <w:rFonts w:ascii="Arial" w:hAnsi="Arial" w:cs="Arial"/>
                <w:lang w:val="ru-RU"/>
              </w:rPr>
              <w:t>90 50 гр.</w:t>
            </w:r>
          </w:p>
          <w:p w14:paraId="4CF09E1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Прожектор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Lumileds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аналоги.</w:t>
            </w:r>
          </w:p>
          <w:p w14:paraId="45EE24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962F0A3" w14:textId="00EDCEAD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2F7F50D4" w14:textId="77777777" w:rsidTr="00C568D5">
        <w:tc>
          <w:tcPr>
            <w:tcW w:w="2530" w:type="dxa"/>
            <w:vAlign w:val="center"/>
          </w:tcPr>
          <w:p w14:paraId="5F46491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Лайтбокс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потолочный</w:t>
            </w:r>
            <w:proofErr w:type="spellEnd"/>
          </w:p>
          <w:p w14:paraId="266F5B9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круглый</w:t>
            </w:r>
            <w:proofErr w:type="spellEnd"/>
          </w:p>
        </w:tc>
        <w:tc>
          <w:tcPr>
            <w:tcW w:w="4246" w:type="dxa"/>
          </w:tcPr>
          <w:p w14:paraId="19196DF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F9CB32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Изготовление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под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заказ</w:t>
            </w:r>
            <w:proofErr w:type="spellEnd"/>
          </w:p>
        </w:tc>
        <w:tc>
          <w:tcPr>
            <w:tcW w:w="5753" w:type="dxa"/>
          </w:tcPr>
          <w:p w14:paraId="3993081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AA11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с возможностью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диммирования</w:t>
            </w:r>
            <w:proofErr w:type="spellEnd"/>
          </w:p>
          <w:p w14:paraId="0F5FF0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 1500/2000мм.,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-114/300 мм. Диаметр и место установки определяется согласно объемно-планировочных решений помещения</w:t>
            </w:r>
          </w:p>
          <w:p w14:paraId="6E94DD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FFAB1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26C028F" w14:textId="77777777" w:rsidTr="00C568D5">
        <w:tc>
          <w:tcPr>
            <w:tcW w:w="2530" w:type="dxa"/>
            <w:shd w:val="clear" w:color="auto" w:fill="auto"/>
            <w:vAlign w:val="center"/>
          </w:tcPr>
          <w:p w14:paraId="424CAF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305BD95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AEF025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59C380" w14:textId="283FA518" w:rsidR="00C568D5" w:rsidRPr="005F3BC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76ADAE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00BB2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клеммами,  суппортом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и рамкой белого цвета</w:t>
            </w:r>
          </w:p>
          <w:p w14:paraId="5BCF72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06D0BD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BA0837F" w14:textId="77777777" w:rsidTr="00C568D5">
        <w:tc>
          <w:tcPr>
            <w:tcW w:w="2530" w:type="dxa"/>
            <w:shd w:val="clear" w:color="auto" w:fill="auto"/>
            <w:vAlign w:val="center"/>
          </w:tcPr>
          <w:p w14:paraId="74AAFE6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5EEF19D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5C0797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1400DB4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</w:tc>
        <w:tc>
          <w:tcPr>
            <w:tcW w:w="5753" w:type="dxa"/>
            <w:shd w:val="clear" w:color="auto" w:fill="auto"/>
          </w:tcPr>
          <w:p w14:paraId="7FE998E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3F9B826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  <w:p w14:paraId="4BE7658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072F461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0DECB121" w14:textId="77777777" w:rsidTr="00C568D5">
        <w:tc>
          <w:tcPr>
            <w:tcW w:w="2530" w:type="dxa"/>
            <w:vAlign w:val="center"/>
          </w:tcPr>
          <w:p w14:paraId="17E180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Радиатор</w:t>
            </w:r>
            <w:proofErr w:type="spellEnd"/>
          </w:p>
        </w:tc>
        <w:tc>
          <w:tcPr>
            <w:tcW w:w="4246" w:type="dxa"/>
          </w:tcPr>
          <w:p w14:paraId="4101B3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613A8E" w14:textId="6F21AC5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72664C">
              <w:rPr>
                <w:rFonts w:ascii="Arial" w:hAnsi="Arial" w:cs="Arial"/>
              </w:rPr>
              <w:t>RIFAR</w:t>
            </w:r>
            <w:r w:rsidRPr="0072664C">
              <w:rPr>
                <w:rFonts w:ascii="Arial" w:hAnsi="Arial" w:cs="Arial"/>
                <w:lang w:val="ru-RU"/>
              </w:rPr>
              <w:t xml:space="preserve"> В500</w:t>
            </w:r>
            <w:r w:rsidRPr="00EF7ABF">
              <w:rPr>
                <w:rFonts w:ascii="Arial" w:hAnsi="Arial" w:cs="Arial"/>
                <w:lang w:val="ru-RU"/>
              </w:rPr>
              <w:t>/ стальной трубчатый радиатор или</w:t>
            </w:r>
          </w:p>
          <w:p w14:paraId="22104C2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напольные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конвекторы</w:t>
            </w:r>
            <w:proofErr w:type="spellEnd"/>
          </w:p>
        </w:tc>
        <w:tc>
          <w:tcPr>
            <w:tcW w:w="5753" w:type="dxa"/>
          </w:tcPr>
          <w:p w14:paraId="664643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09EC6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Биметаллический радиатор (при скрытом размещении) или конвектор; стальной трубчатый радиатор </w:t>
            </w:r>
            <w:r w:rsidRPr="00113458">
              <w:rPr>
                <w:rFonts w:ascii="Arial" w:hAnsi="Arial" w:cs="Arial"/>
              </w:rPr>
              <w:t>KZTO</w:t>
            </w:r>
            <w:r w:rsidRPr="00EF7ABF">
              <w:rPr>
                <w:rFonts w:ascii="Arial" w:hAnsi="Arial" w:cs="Arial"/>
                <w:lang w:val="ru-RU"/>
              </w:rPr>
              <w:t xml:space="preserve"> Гармония А40 2-300 (нижнее</w:t>
            </w:r>
          </w:p>
          <w:p w14:paraId="562831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подключение). Цвет белый – при открытом размещении</w:t>
            </w:r>
          </w:p>
          <w:p w14:paraId="5F0115A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7A8B369" w14:textId="40BCFE53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221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2DF793C5" w14:textId="1EB1B84C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35</w:t>
            </w:r>
          </w:p>
        </w:tc>
      </w:tr>
      <w:tr w:rsidR="00C568D5" w:rsidRPr="00781CE8" w14:paraId="55DD620B" w14:textId="77777777" w:rsidTr="00C568D5">
        <w:tc>
          <w:tcPr>
            <w:tcW w:w="14502" w:type="dxa"/>
            <w:gridSpan w:val="4"/>
            <w:vAlign w:val="center"/>
          </w:tcPr>
          <w:p w14:paraId="4C53FA2E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ОПЕРАЦИОННЫЙ </w:t>
            </w:r>
            <w:proofErr w:type="gramStart"/>
            <w:r w:rsidRPr="00EF7ABF">
              <w:rPr>
                <w:rFonts w:ascii="Arial" w:hAnsi="Arial" w:cs="Arial"/>
                <w:b/>
                <w:lang w:val="ru-RU"/>
              </w:rPr>
              <w:t>ЗАЛ  (</w:t>
            </w:r>
            <w:proofErr w:type="gramEnd"/>
            <w:r w:rsidRPr="00EF7ABF">
              <w:rPr>
                <w:rFonts w:ascii="Arial" w:hAnsi="Arial" w:cs="Arial"/>
                <w:b/>
                <w:lang w:val="ru-RU"/>
              </w:rPr>
              <w:t>ЗОНА УНИВЕРСАЛЬНОГО ОБСЛУЖИВАНИЯ)</w:t>
            </w:r>
          </w:p>
          <w:p w14:paraId="4CB1A39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Зона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  <w:i/>
              </w:rPr>
              <w:t>обслуживания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  <w:i/>
              </w:rPr>
              <w:t>клиентов</w:t>
            </w:r>
            <w:proofErr w:type="spellEnd"/>
          </w:p>
        </w:tc>
      </w:tr>
      <w:tr w:rsidR="00C568D5" w:rsidRPr="0086375D" w14:paraId="617CCFD6" w14:textId="77777777" w:rsidTr="00C568D5">
        <w:tc>
          <w:tcPr>
            <w:tcW w:w="2530" w:type="dxa"/>
            <w:vAlign w:val="center"/>
          </w:tcPr>
          <w:p w14:paraId="290734D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  <w:p w14:paraId="1481C9D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5229BC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32B5C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с заполнением мин.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ватой  50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мм </w:t>
            </w:r>
          </w:p>
          <w:p w14:paraId="02745D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</w:t>
            </w:r>
            <w:proofErr w:type="spellStart"/>
            <w:proofErr w:type="gram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  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чистого пола (при необходимости). </w:t>
            </w:r>
          </w:p>
          <w:p w14:paraId="452A1E7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7BDEA5B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278999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до перекрытия:</w:t>
            </w:r>
          </w:p>
          <w:p w14:paraId="64CA33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3C2A69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</w:t>
            </w:r>
          </w:p>
          <w:p w14:paraId="4222C7F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4B5E01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707EDD5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4DFD2BD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486BE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403AA8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до перекрытия</w:t>
            </w:r>
          </w:p>
          <w:p w14:paraId="2562F72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</w:tc>
        <w:tc>
          <w:tcPr>
            <w:tcW w:w="1973" w:type="dxa"/>
          </w:tcPr>
          <w:p w14:paraId="1D29B42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3F1FB6F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547D067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12DBA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181868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12183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371060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17C276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FFEC1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F11E4A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C7D06D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37D0CA7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5B175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9B590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6B3DF2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85959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C7BBCF" w14:textId="22F7EB1E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5AEE0AF8" w14:textId="77777777" w:rsidTr="00C568D5">
        <w:tc>
          <w:tcPr>
            <w:tcW w:w="2530" w:type="dxa"/>
            <w:vAlign w:val="center"/>
          </w:tcPr>
          <w:p w14:paraId="0C3E243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46FFA21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57FA96A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372BBB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2398520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58F4A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3A60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2B9053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D6962E0" w14:textId="77777777" w:rsidTr="00C568D5">
        <w:tc>
          <w:tcPr>
            <w:tcW w:w="2530" w:type="dxa"/>
            <w:vAlign w:val="center"/>
          </w:tcPr>
          <w:p w14:paraId="7927A3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00A8586A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3F4991" w14:textId="0AB67A08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lastRenderedPageBreak/>
              <w:t>Fezard</w:t>
            </w:r>
            <w:proofErr w:type="spellEnd"/>
            <w:r w:rsidRPr="00461916">
              <w:rPr>
                <w:rFonts w:ascii="Arial" w:hAnsi="Arial" w:cs="Arial"/>
              </w:rPr>
              <w:t> </w:t>
            </w:r>
            <w:r w:rsidRPr="00461916">
              <w:rPr>
                <w:rFonts w:ascii="Arial" w:hAnsi="Arial" w:cs="Arial"/>
                <w:lang w:val="ru-RU"/>
              </w:rPr>
              <w:t xml:space="preserve">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1EF603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E7F5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3B02FF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92DCEF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80CB6D7" w14:textId="77777777" w:rsidTr="00C568D5">
        <w:tc>
          <w:tcPr>
            <w:tcW w:w="2530" w:type="dxa"/>
            <w:shd w:val="clear" w:color="auto" w:fill="auto"/>
            <w:vAlign w:val="center"/>
          </w:tcPr>
          <w:p w14:paraId="1F02E4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D17D8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D0631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237596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711AF0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3199CB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741378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29F71E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6C771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4421D3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Прокладка кабельных трасс, магистральных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фреонопроводов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осуществляется в металлических лотках.</w:t>
            </w:r>
          </w:p>
          <w:p w14:paraId="60C8F6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18A6C3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509E6F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69156F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спринклерного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</w:t>
            </w:r>
            <w:proofErr w:type="spellStart"/>
            <w:r w:rsidRPr="00113458">
              <w:rPr>
                <w:rFonts w:ascii="Arial" w:hAnsi="Arial" w:cs="Arial"/>
              </w:rPr>
              <w:t>Оборудование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систем</w:t>
            </w:r>
            <w:proofErr w:type="spellEnd"/>
            <w:r w:rsidRPr="00113458">
              <w:rPr>
                <w:rFonts w:ascii="Arial" w:hAnsi="Arial" w:cs="Arial"/>
              </w:rPr>
              <w:t xml:space="preserve"> АПС и СОУЭ </w:t>
            </w:r>
            <w:proofErr w:type="spellStart"/>
            <w:r w:rsidRPr="00113458">
              <w:rPr>
                <w:rFonts w:ascii="Arial" w:hAnsi="Arial" w:cs="Arial"/>
              </w:rPr>
              <w:t>применяется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без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окрашивания</w:t>
            </w:r>
            <w:proofErr w:type="spellEnd"/>
          </w:p>
        </w:tc>
        <w:tc>
          <w:tcPr>
            <w:tcW w:w="1973" w:type="dxa"/>
            <w:shd w:val="clear" w:color="auto" w:fill="auto"/>
          </w:tcPr>
          <w:p w14:paraId="76503394" w14:textId="20237C4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22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DD7BA2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29, 34</w:t>
            </w:r>
          </w:p>
        </w:tc>
      </w:tr>
      <w:tr w:rsidR="00C568D5" w:rsidRPr="0086375D" w14:paraId="2DAA1B0A" w14:textId="77777777" w:rsidTr="00C568D5">
        <w:tc>
          <w:tcPr>
            <w:tcW w:w="2530" w:type="dxa"/>
            <w:vAlign w:val="center"/>
          </w:tcPr>
          <w:p w14:paraId="7ACF461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</w:tcPr>
          <w:p w14:paraId="7CC202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9DF4BA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Светильники индивидуальные на</w:t>
            </w:r>
          </w:p>
          <w:p w14:paraId="4666B7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шинопроводе</w:t>
            </w:r>
            <w:proofErr w:type="spellEnd"/>
          </w:p>
          <w:p w14:paraId="6D8D8A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 xml:space="preserve">Аварийный светильник – </w:t>
            </w:r>
            <w:r w:rsidRPr="006A1F85">
              <w:rPr>
                <w:rFonts w:ascii="Arial" w:hAnsi="Arial" w:cs="Arial"/>
              </w:rPr>
              <w:t>ITECH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>2 302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ST</w:t>
            </w:r>
            <w:r w:rsidRPr="006A1F85">
              <w:rPr>
                <w:rFonts w:ascii="Arial" w:hAnsi="Arial" w:cs="Arial"/>
                <w:lang w:val="ru-RU"/>
              </w:rPr>
              <w:t>, 2</w:t>
            </w:r>
            <w:r w:rsidRPr="006A1F85">
              <w:rPr>
                <w:rFonts w:ascii="Arial" w:hAnsi="Arial" w:cs="Arial"/>
              </w:rPr>
              <w:t>W</w:t>
            </w:r>
            <w:r w:rsidRPr="006A1F85">
              <w:rPr>
                <w:rFonts w:ascii="Arial" w:hAnsi="Arial" w:cs="Arial"/>
                <w:lang w:val="ru-RU"/>
              </w:rPr>
              <w:t>/1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, </w:t>
            </w:r>
            <w:r w:rsidRPr="006A1F85">
              <w:rPr>
                <w:rFonts w:ascii="Arial" w:hAnsi="Arial" w:cs="Arial"/>
              </w:rPr>
              <w:t>IP</w:t>
            </w:r>
            <w:r w:rsidRPr="006A1F85">
              <w:rPr>
                <w:rFonts w:ascii="Arial" w:hAnsi="Arial" w:cs="Arial"/>
                <w:lang w:val="ru-RU"/>
              </w:rPr>
              <w:t xml:space="preserve">65, 115 </w:t>
            </w:r>
            <w:proofErr w:type="spellStart"/>
            <w:r w:rsidRPr="006A1F85">
              <w:rPr>
                <w:rFonts w:ascii="Arial" w:hAnsi="Arial" w:cs="Arial"/>
              </w:rPr>
              <w:t>Lm</w:t>
            </w:r>
            <w:proofErr w:type="spellEnd"/>
            <w:r w:rsidRPr="006A1F85">
              <w:rPr>
                <w:rFonts w:ascii="Arial" w:hAnsi="Arial" w:cs="Arial"/>
                <w:lang w:val="ru-RU"/>
              </w:rPr>
              <w:t>, 3 часа, постоянного действия или аналог</w:t>
            </w:r>
          </w:p>
          <w:p w14:paraId="69F976A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224983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4AF8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-0432</w:t>
            </w:r>
          </w:p>
          <w:p w14:paraId="4C2DFC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</w:p>
          <w:p w14:paraId="1B4B44D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EF7ABF">
              <w:rPr>
                <w:rFonts w:ascii="Arial" w:hAnsi="Arial" w:cs="Arial"/>
                <w:lang w:val="ru-RU"/>
              </w:rPr>
              <w:t>Токоподвод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319CC4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шинопровода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с потолочной чашкой и кабелем подключения, 3000</w:t>
            </w:r>
          </w:p>
          <w:p w14:paraId="6631C8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1EF099B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</w:p>
          <w:p w14:paraId="0F46D5E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spot 18W 4000K/CRI90 50 </w:t>
            </w:r>
            <w:proofErr w:type="spellStart"/>
            <w:r w:rsidRPr="00113458">
              <w:rPr>
                <w:rFonts w:ascii="Arial" w:hAnsi="Arial" w:cs="Arial"/>
              </w:rPr>
              <w:t>гр</w:t>
            </w:r>
            <w:proofErr w:type="spellEnd"/>
            <w:r w:rsidRPr="00113458">
              <w:rPr>
                <w:rFonts w:ascii="Arial" w:hAnsi="Arial" w:cs="Arial"/>
              </w:rPr>
              <w:t>.</w:t>
            </w:r>
          </w:p>
          <w:p w14:paraId="2B87F9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Прожектор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Lumileds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</w:t>
            </w:r>
          </w:p>
          <w:p w14:paraId="1A8E7C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4E699E0" w14:textId="0C63C31B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CD57066" w14:textId="77777777" w:rsidTr="00C568D5">
        <w:tc>
          <w:tcPr>
            <w:tcW w:w="2530" w:type="dxa"/>
            <w:shd w:val="clear" w:color="auto" w:fill="auto"/>
            <w:vAlign w:val="center"/>
          </w:tcPr>
          <w:p w14:paraId="71DC215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Лайтбокс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потолочный</w:t>
            </w:r>
            <w:proofErr w:type="spellEnd"/>
          </w:p>
          <w:p w14:paraId="24F867E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круглый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68B75D5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D84AA9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Изготовление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под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заказ</w:t>
            </w:r>
            <w:proofErr w:type="spellEnd"/>
          </w:p>
        </w:tc>
        <w:tc>
          <w:tcPr>
            <w:tcW w:w="5753" w:type="dxa"/>
            <w:shd w:val="clear" w:color="auto" w:fill="auto"/>
          </w:tcPr>
          <w:p w14:paraId="4590865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47DC5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4000  с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возможностью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диммирования</w:t>
            </w:r>
            <w:proofErr w:type="spellEnd"/>
          </w:p>
          <w:p w14:paraId="77FFD4C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91ED8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–1500/2000 /2500мм.,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-114/300 мм. Диаметр и место установки определяется согласно объемно-планировочных решений помещения</w:t>
            </w:r>
          </w:p>
          <w:p w14:paraId="7552CA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41D7B43" w14:textId="41CFC74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23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lastRenderedPageBreak/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A0E719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Индивидуальное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исполнение</w:t>
            </w:r>
            <w:proofErr w:type="spellEnd"/>
          </w:p>
          <w:p w14:paraId="1729575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807C320" w14:textId="0713CD3A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</w:t>
            </w:r>
            <w:r>
              <w:rPr>
                <w:rFonts w:ascii="Arial" w:hAnsi="Arial" w:cs="Arial"/>
                <w:lang w:val="ru-RU"/>
              </w:rPr>
              <w:t>9</w:t>
            </w:r>
          </w:p>
        </w:tc>
      </w:tr>
      <w:tr w:rsidR="00C568D5" w:rsidRPr="00781CE8" w14:paraId="18642A3E" w14:textId="77777777" w:rsidTr="00C568D5">
        <w:tc>
          <w:tcPr>
            <w:tcW w:w="2530" w:type="dxa"/>
            <w:vAlign w:val="center"/>
          </w:tcPr>
          <w:p w14:paraId="3345E7B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и</w:t>
            </w:r>
          </w:p>
          <w:p w14:paraId="1BD788E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выключатели</w:t>
            </w:r>
            <w:proofErr w:type="spellEnd"/>
          </w:p>
        </w:tc>
        <w:tc>
          <w:tcPr>
            <w:tcW w:w="4246" w:type="dxa"/>
          </w:tcPr>
          <w:p w14:paraId="21F59A7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634C9C9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EB5A72" w14:textId="122E0115" w:rsidR="00C568D5" w:rsidRPr="008336C7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0DF97F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79307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суппортом и рамкой белого цвета. </w:t>
            </w:r>
            <w:proofErr w:type="spellStart"/>
            <w:r w:rsidRPr="00113458">
              <w:rPr>
                <w:rFonts w:ascii="Arial" w:hAnsi="Arial" w:cs="Arial"/>
              </w:rPr>
              <w:t>Устанавливается</w:t>
            </w:r>
            <w:proofErr w:type="spellEnd"/>
            <w:r w:rsidRPr="00113458">
              <w:rPr>
                <w:rFonts w:ascii="Arial" w:hAnsi="Arial" w:cs="Arial"/>
              </w:rPr>
              <w:t xml:space="preserve"> в </w:t>
            </w:r>
            <w:proofErr w:type="spellStart"/>
            <w:r w:rsidRPr="00113458">
              <w:rPr>
                <w:rFonts w:ascii="Arial" w:hAnsi="Arial" w:cs="Arial"/>
              </w:rPr>
              <w:t>зоне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лаундж</w:t>
            </w:r>
            <w:proofErr w:type="spellEnd"/>
            <w:r w:rsidRPr="00113458">
              <w:rPr>
                <w:rFonts w:ascii="Arial" w:hAnsi="Arial" w:cs="Arial"/>
              </w:rPr>
              <w:t xml:space="preserve">, </w:t>
            </w:r>
            <w:proofErr w:type="spellStart"/>
            <w:r w:rsidRPr="00113458">
              <w:rPr>
                <w:rFonts w:ascii="Arial" w:hAnsi="Arial" w:cs="Arial"/>
              </w:rPr>
              <w:t>зоне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консультаций</w:t>
            </w:r>
            <w:proofErr w:type="spellEnd"/>
            <w:r w:rsidRPr="00113458">
              <w:rPr>
                <w:rFonts w:ascii="Arial" w:hAnsi="Arial" w:cs="Arial"/>
              </w:rPr>
              <w:t xml:space="preserve">, </w:t>
            </w:r>
            <w:proofErr w:type="spellStart"/>
            <w:r w:rsidRPr="00113458">
              <w:rPr>
                <w:rFonts w:ascii="Arial" w:hAnsi="Arial" w:cs="Arial"/>
              </w:rPr>
              <w:t>зоне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самообслуживания</w:t>
            </w:r>
            <w:proofErr w:type="spellEnd"/>
            <w:r w:rsidRPr="00113458">
              <w:rPr>
                <w:rFonts w:ascii="Arial" w:hAnsi="Arial" w:cs="Arial"/>
              </w:rPr>
              <w:t xml:space="preserve"> и </w:t>
            </w:r>
            <w:proofErr w:type="spellStart"/>
            <w:r w:rsidRPr="00113458">
              <w:rPr>
                <w:rFonts w:ascii="Arial" w:hAnsi="Arial" w:cs="Arial"/>
              </w:rPr>
              <w:t>приветствия</w:t>
            </w:r>
            <w:proofErr w:type="spellEnd"/>
          </w:p>
          <w:p w14:paraId="1E805B8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3D44EDD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2BC0DD86" w14:textId="77777777" w:rsidTr="00C568D5">
        <w:tc>
          <w:tcPr>
            <w:tcW w:w="2530" w:type="dxa"/>
            <w:vAlign w:val="center"/>
          </w:tcPr>
          <w:p w14:paraId="55B552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и</w:t>
            </w:r>
          </w:p>
          <w:p w14:paraId="2830D1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выключатели</w:t>
            </w:r>
            <w:proofErr w:type="spellEnd"/>
          </w:p>
        </w:tc>
        <w:tc>
          <w:tcPr>
            <w:tcW w:w="4246" w:type="dxa"/>
          </w:tcPr>
          <w:p w14:paraId="48A24B2D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52AD132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F17E18" w14:textId="26A82875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787F09A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A228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цвета.</w:t>
            </w:r>
          </w:p>
          <w:p w14:paraId="33FB98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Устанавливается внутри шкафа-органайзера и во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внутрипольные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лючки.</w:t>
            </w:r>
          </w:p>
          <w:p w14:paraId="5619EF7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ECEB9F6" w14:textId="7970596A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724D9A3" w14:textId="77777777" w:rsidTr="00C568D5">
        <w:tc>
          <w:tcPr>
            <w:tcW w:w="2530" w:type="dxa"/>
            <w:shd w:val="clear" w:color="auto" w:fill="auto"/>
            <w:vAlign w:val="center"/>
          </w:tcPr>
          <w:p w14:paraId="20FF184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Внутрипольный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лючок</w:t>
            </w:r>
            <w:proofErr w:type="spellEnd"/>
          </w:p>
          <w:p w14:paraId="755310E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электротехнический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EBCD8E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DD994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 xml:space="preserve">KR-SQ-4 </w:t>
            </w:r>
            <w:proofErr w:type="spellStart"/>
            <w:r w:rsidRPr="006A1F85">
              <w:rPr>
                <w:rFonts w:ascii="Arial" w:hAnsi="Arial" w:cs="Arial"/>
              </w:rPr>
              <w:t>или</w:t>
            </w:r>
            <w:proofErr w:type="spellEnd"/>
            <w:r w:rsidRPr="006A1F85">
              <w:rPr>
                <w:rFonts w:ascii="Arial" w:hAnsi="Arial" w:cs="Arial"/>
              </w:rPr>
              <w:t xml:space="preserve"> </w:t>
            </w:r>
            <w:proofErr w:type="spellStart"/>
            <w:r w:rsidRPr="006A1F85">
              <w:rPr>
                <w:rFonts w:ascii="Arial" w:hAnsi="Arial" w:cs="Arial"/>
              </w:rPr>
              <w:t>аналог</w:t>
            </w:r>
            <w:proofErr w:type="spellEnd"/>
          </w:p>
        </w:tc>
        <w:tc>
          <w:tcPr>
            <w:tcW w:w="5753" w:type="dxa"/>
            <w:shd w:val="clear" w:color="auto" w:fill="auto"/>
          </w:tcPr>
          <w:p w14:paraId="1F28546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93B0B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Лючок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внутрипольный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из нержавеющей стали квадратной формы на 4 розетки или 8</w:t>
            </w:r>
          </w:p>
          <w:p w14:paraId="192D43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модулей </w:t>
            </w:r>
            <w:r w:rsidRPr="00113458">
              <w:rPr>
                <w:rFonts w:ascii="Arial" w:hAnsi="Arial" w:cs="Arial"/>
              </w:rPr>
              <w:t>Legrand</w:t>
            </w:r>
            <w:r w:rsidRPr="00EF7ABF">
              <w:rPr>
                <w:rFonts w:ascii="Arial" w:hAnsi="Arial" w:cs="Arial"/>
                <w:lang w:val="ru-RU"/>
              </w:rPr>
              <w:t>. Устанавливаются под терминал СУО (в случае, если терминал СУО расположен рядом со стеной, лючок не устанавливается, розетки ставятся на стене).</w:t>
            </w:r>
          </w:p>
          <w:p w14:paraId="7885ED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4E835C8" w14:textId="48120E0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24" w:author="ALI" w:date="2026-08-19T11:00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B64051D" w14:textId="3D5A6942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C568D5" w:rsidRPr="00781CE8" w14:paraId="0D1615E7" w14:textId="77777777" w:rsidTr="00C568D5">
        <w:tc>
          <w:tcPr>
            <w:tcW w:w="2530" w:type="dxa"/>
            <w:shd w:val="clear" w:color="auto" w:fill="auto"/>
            <w:vAlign w:val="center"/>
          </w:tcPr>
          <w:p w14:paraId="0BBE33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1ACDAE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9ECB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69F3178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  <w:p w14:paraId="2DDB01F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45E8469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AE8D61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</w:tc>
        <w:tc>
          <w:tcPr>
            <w:tcW w:w="1973" w:type="dxa"/>
            <w:shd w:val="clear" w:color="auto" w:fill="auto"/>
          </w:tcPr>
          <w:p w14:paraId="516AE66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6B49FE02" w14:textId="77777777" w:rsidTr="00C568D5">
        <w:tc>
          <w:tcPr>
            <w:tcW w:w="2530" w:type="dxa"/>
            <w:shd w:val="clear" w:color="auto" w:fill="auto"/>
            <w:vAlign w:val="center"/>
          </w:tcPr>
          <w:p w14:paraId="2352E48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Радиатор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3E16164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743EA0F" w14:textId="63640D7C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037732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</w:tc>
        <w:tc>
          <w:tcPr>
            <w:tcW w:w="1973" w:type="dxa"/>
            <w:shd w:val="clear" w:color="auto" w:fill="auto"/>
          </w:tcPr>
          <w:p w14:paraId="6AA2314B" w14:textId="5084D8C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4164630" w14:textId="77777777" w:rsidTr="00C568D5">
        <w:tc>
          <w:tcPr>
            <w:tcW w:w="14502" w:type="dxa"/>
            <w:gridSpan w:val="4"/>
            <w:vAlign w:val="center"/>
          </w:tcPr>
          <w:p w14:paraId="10A284EC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ОПЕРАЦИОННЫЙ </w:t>
            </w:r>
            <w:proofErr w:type="gramStart"/>
            <w:r w:rsidRPr="00EF7ABF">
              <w:rPr>
                <w:rFonts w:ascii="Arial" w:hAnsi="Arial" w:cs="Arial"/>
                <w:b/>
                <w:lang w:val="ru-RU"/>
              </w:rPr>
              <w:t>ЗАЛ  (</w:t>
            </w:r>
            <w:proofErr w:type="gramEnd"/>
            <w:r w:rsidRPr="00EF7ABF">
              <w:rPr>
                <w:rFonts w:ascii="Arial" w:hAnsi="Arial" w:cs="Arial"/>
                <w:b/>
                <w:lang w:val="ru-RU"/>
              </w:rPr>
              <w:t>ЗОНА УНИВЕРСАЛЬНОГО ОБСЛУЖИВАНИЯ)</w:t>
            </w:r>
          </w:p>
          <w:p w14:paraId="45D1FE5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Зона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  <w:i/>
              </w:rPr>
              <w:t>биоментрии</w:t>
            </w:r>
            <w:proofErr w:type="spellEnd"/>
          </w:p>
        </w:tc>
      </w:tr>
      <w:tr w:rsidR="00C568D5" w:rsidRPr="0086375D" w14:paraId="505D6067" w14:textId="77777777" w:rsidTr="00C568D5">
        <w:tc>
          <w:tcPr>
            <w:tcW w:w="2530" w:type="dxa"/>
            <w:vAlign w:val="center"/>
          </w:tcPr>
          <w:p w14:paraId="058F745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  <w:p w14:paraId="6B6EB2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0D5E3D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89264A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с заполнением мин.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ватой  50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мм. </w:t>
            </w:r>
          </w:p>
          <w:p w14:paraId="232D3C2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</w:t>
            </w:r>
            <w:proofErr w:type="spellStart"/>
            <w:proofErr w:type="gram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  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чистого пола (при необходимости). </w:t>
            </w:r>
          </w:p>
          <w:p w14:paraId="196A89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273B15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ГКЛ, шпаклевка, окраска по стеклохолсту</w:t>
            </w:r>
          </w:p>
          <w:p w14:paraId="20C51F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до перекрытия:</w:t>
            </w:r>
          </w:p>
          <w:p w14:paraId="455496B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59276B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ГКЛ,  </w:t>
            </w:r>
          </w:p>
          <w:p w14:paraId="5861AE4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шпаклевка, окраска по стеклохолсту</w:t>
            </w:r>
          </w:p>
          <w:p w14:paraId="36681E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5371A69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A10B0B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7D584F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+2,750 до перекрытия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  <w:p w14:paraId="3FF72D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9DF6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BB7419F" w14:textId="137D0EEE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4EEA038" w14:textId="77777777" w:rsidTr="00C568D5">
        <w:tc>
          <w:tcPr>
            <w:tcW w:w="2530" w:type="dxa"/>
            <w:vAlign w:val="center"/>
          </w:tcPr>
          <w:p w14:paraId="294841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54182FF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EF52B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96FCC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616D2B5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424DE3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6E62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76CBD67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1146AA3" w14:textId="77777777" w:rsidTr="00C568D5">
        <w:trPr>
          <w:trHeight w:val="1295"/>
        </w:trPr>
        <w:tc>
          <w:tcPr>
            <w:tcW w:w="2530" w:type="dxa"/>
            <w:vAlign w:val="center"/>
          </w:tcPr>
          <w:p w14:paraId="51853ED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7FC978CD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7ED5D7" w14:textId="66B4EF1C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</w:rPr>
              <w:t> </w:t>
            </w:r>
            <w:r w:rsidRPr="00461916">
              <w:rPr>
                <w:rFonts w:ascii="Arial" w:hAnsi="Arial" w:cs="Arial"/>
                <w:lang w:val="ru-RU"/>
              </w:rPr>
              <w:t xml:space="preserve">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49DE53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40B5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A7B64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AC636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7A1D2DE2" w14:textId="77777777" w:rsidTr="00C568D5">
        <w:tc>
          <w:tcPr>
            <w:tcW w:w="2530" w:type="dxa"/>
            <w:shd w:val="clear" w:color="auto" w:fill="auto"/>
            <w:vAlign w:val="center"/>
          </w:tcPr>
          <w:p w14:paraId="774BC7D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313EF1D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D020C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0985D56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6E5773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2BE3D0D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5DD0B6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2B04B4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E9129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51FC62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Прокладка кабельных трасс, магистральных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фреонопроводов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осуществляется в металлических лотках.</w:t>
            </w:r>
          </w:p>
          <w:p w14:paraId="5A65471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7A6490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7EFEB3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0C42B82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спринклерного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</w:t>
            </w:r>
            <w:proofErr w:type="spellStart"/>
            <w:r w:rsidRPr="00113458">
              <w:rPr>
                <w:rFonts w:ascii="Arial" w:hAnsi="Arial" w:cs="Arial"/>
              </w:rPr>
              <w:t>Оборудование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систем</w:t>
            </w:r>
            <w:proofErr w:type="spellEnd"/>
            <w:r w:rsidRPr="00113458">
              <w:rPr>
                <w:rFonts w:ascii="Arial" w:hAnsi="Arial" w:cs="Arial"/>
              </w:rPr>
              <w:t xml:space="preserve"> АПС и СОУЭ </w:t>
            </w:r>
            <w:proofErr w:type="spellStart"/>
            <w:r w:rsidRPr="00113458">
              <w:rPr>
                <w:rFonts w:ascii="Arial" w:hAnsi="Arial" w:cs="Arial"/>
              </w:rPr>
              <w:t>применяется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без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окрашивания</w:t>
            </w:r>
            <w:proofErr w:type="spellEnd"/>
          </w:p>
        </w:tc>
        <w:tc>
          <w:tcPr>
            <w:tcW w:w="1973" w:type="dxa"/>
            <w:shd w:val="clear" w:color="auto" w:fill="auto"/>
          </w:tcPr>
          <w:p w14:paraId="352F7EB8" w14:textId="3FB2829F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12F341E7" w14:textId="77777777" w:rsidTr="001D6C3C">
        <w:tc>
          <w:tcPr>
            <w:tcW w:w="2530" w:type="dxa"/>
            <w:shd w:val="clear" w:color="auto" w:fill="auto"/>
            <w:vAlign w:val="center"/>
          </w:tcPr>
          <w:p w14:paraId="4C763D8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31C6D54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49B004A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F23126C" w14:textId="3966E961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2F86A3C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4614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2A9C0B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F64A3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6133CF4C" w14:textId="77777777" w:rsidTr="001D6C3C">
        <w:tc>
          <w:tcPr>
            <w:tcW w:w="2530" w:type="dxa"/>
            <w:shd w:val="clear" w:color="auto" w:fill="auto"/>
            <w:vAlign w:val="center"/>
          </w:tcPr>
          <w:p w14:paraId="193408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71012148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366A8F0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C35BD5B" w14:textId="246BDAAD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4AE3D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6BD2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Розетка двойная накладная в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запотолочном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пространстве.</w:t>
            </w:r>
            <w:r w:rsidRPr="00EF7ABF">
              <w:rPr>
                <w:rFonts w:ascii="Arial" w:hAnsi="Arial" w:cs="Arial"/>
                <w:lang w:val="ru-RU"/>
              </w:rPr>
              <w:br/>
              <w:t>Розетка для проектора, устанавливается внутри полки для проектора без крепления к основанию</w:t>
            </w:r>
          </w:p>
          <w:p w14:paraId="126C367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7D91E60F" w14:textId="3E49F683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3662641" w14:textId="77777777" w:rsidTr="00C568D5">
        <w:tc>
          <w:tcPr>
            <w:tcW w:w="2530" w:type="dxa"/>
            <w:shd w:val="clear" w:color="auto" w:fill="auto"/>
            <w:vAlign w:val="center"/>
          </w:tcPr>
          <w:p w14:paraId="1BA48E9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Лайтбокс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потолочный</w:t>
            </w:r>
            <w:proofErr w:type="spellEnd"/>
          </w:p>
          <w:p w14:paraId="12FE497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круглый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05506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8DC37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Изготовление под заказ</w:t>
            </w:r>
          </w:p>
          <w:p w14:paraId="534493E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Пластик/композитный материал</w:t>
            </w:r>
          </w:p>
        </w:tc>
        <w:tc>
          <w:tcPr>
            <w:tcW w:w="5753" w:type="dxa"/>
            <w:shd w:val="clear" w:color="auto" w:fill="auto"/>
          </w:tcPr>
          <w:p w14:paraId="08EB93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094319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с возможностью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диммирования</w:t>
            </w:r>
            <w:proofErr w:type="spellEnd"/>
          </w:p>
          <w:p w14:paraId="603E6EE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325F7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–1000/1500/2000мм.,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-114/200 мм. Диаметр и место установки определяется согласно объемно-планировочных решений помещения</w:t>
            </w:r>
          </w:p>
          <w:p w14:paraId="65859B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1BC5779" w14:textId="76CF69F5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25" w:author="ALI" w:date="2026-08-19T11:01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41749E8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Индивидуальное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исполнение</w:t>
            </w:r>
            <w:proofErr w:type="spellEnd"/>
          </w:p>
          <w:p w14:paraId="31F1F47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A3C29C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11BD278" w14:textId="1A06791C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</w:t>
            </w:r>
            <w:r>
              <w:rPr>
                <w:rFonts w:ascii="Arial" w:hAnsi="Arial" w:cs="Arial"/>
                <w:lang w:val="ru-RU"/>
              </w:rPr>
              <w:t>9</w:t>
            </w:r>
          </w:p>
        </w:tc>
      </w:tr>
      <w:tr w:rsidR="00C568D5" w:rsidRPr="0086375D" w14:paraId="78581338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00D64B3B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КОНФИДЕНЦИАЛЬНОГО ОБСЛУЖИВАНИЯ</w:t>
            </w:r>
          </w:p>
          <w:p w14:paraId="3810D214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Закрытый банкомат</w:t>
            </w:r>
          </w:p>
        </w:tc>
      </w:tr>
      <w:tr w:rsidR="00C568D5" w:rsidRPr="0086375D" w14:paraId="5FB2FCFC" w14:textId="77777777" w:rsidTr="00C568D5">
        <w:tc>
          <w:tcPr>
            <w:tcW w:w="2530" w:type="dxa"/>
            <w:shd w:val="clear" w:color="auto" w:fill="auto"/>
            <w:vAlign w:val="center"/>
          </w:tcPr>
          <w:p w14:paraId="65E63B5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  <w:p w14:paraId="4C80278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6B79C1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F8D3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с заполнением мин.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ватой  50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мм. </w:t>
            </w:r>
          </w:p>
          <w:p w14:paraId="3CD3E8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</w:t>
            </w:r>
            <w:proofErr w:type="spellStart"/>
            <w:proofErr w:type="gramStart"/>
            <w:r w:rsidRPr="00EF7ABF">
              <w:rPr>
                <w:rFonts w:ascii="Arial" w:hAnsi="Arial" w:cs="Arial"/>
                <w:lang w:val="ru-RU"/>
              </w:rPr>
              <w:t>Кнауф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   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+ 2,750 от уровня чистого пола (при необходимости). </w:t>
            </w:r>
          </w:p>
          <w:p w14:paraId="288DF9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6998B45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224BBC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до перекрытия:</w:t>
            </w:r>
          </w:p>
          <w:p w14:paraId="4E9907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5FBEFA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ГКЛ,  </w:t>
            </w:r>
          </w:p>
          <w:p w14:paraId="3C8B9E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шпаклевка, окраска по стеклохолсту</w:t>
            </w:r>
          </w:p>
          <w:p w14:paraId="534ECB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10F45B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0977D4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51CB24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48EF805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+2,750 до перекрытия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</w:tc>
        <w:tc>
          <w:tcPr>
            <w:tcW w:w="1973" w:type="dxa"/>
          </w:tcPr>
          <w:p w14:paraId="3F529F38" w14:textId="0560E4C4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7ECCDF1F" w14:textId="77777777" w:rsidTr="00C568D5">
        <w:trPr>
          <w:trHeight w:val="555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70A040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Перегородки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EEA03E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A46E3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7925F24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CC58A6" w14:textId="3DBF71A7" w:rsidR="00C568D5" w:rsidRPr="00AB7C3F" w:rsidRDefault="00C568D5" w:rsidP="00C568D5">
            <w:pPr>
              <w:rPr>
                <w:rFonts w:ascii="Arial" w:hAnsi="Arial" w:cs="Arial"/>
                <w:color w:val="FF0000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=2500 мм с дверью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=2100 мм, из закаленного стекла 10 мм. Стекло оклеить одним слоем декоративной пленки </w:t>
            </w:r>
            <w:proofErr w:type="spellStart"/>
            <w:r w:rsidRPr="00113458">
              <w:rPr>
                <w:rFonts w:ascii="Arial" w:hAnsi="Arial" w:cs="Arial"/>
              </w:rPr>
              <w:lastRenderedPageBreak/>
              <w:t>Oracal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641000</w:t>
            </w:r>
            <w:r w:rsidRPr="00113458">
              <w:rPr>
                <w:rFonts w:ascii="Arial" w:hAnsi="Arial" w:cs="Arial"/>
              </w:rPr>
              <w:t>M</w:t>
            </w:r>
            <w:r w:rsidRPr="00EF7ABF">
              <w:rPr>
                <w:rFonts w:ascii="Arial" w:hAnsi="Arial" w:cs="Arial"/>
                <w:lang w:val="ru-RU"/>
              </w:rPr>
              <w:t xml:space="preserve"> с обязательным заведением ее под крепежный профиль. Встроенный в пол доводчик. Нажимная ручка с замком «ключ-завертка»</w:t>
            </w:r>
            <w:r w:rsidR="00AB7C3F">
              <w:rPr>
                <w:rFonts w:ascii="Arial" w:hAnsi="Arial" w:cs="Arial"/>
                <w:lang w:val="ru-RU"/>
              </w:rPr>
              <w:t xml:space="preserve">. </w:t>
            </w:r>
            <w:r w:rsidR="00AB7C3F" w:rsidRPr="00AB7C3F">
              <w:rPr>
                <w:rFonts w:ascii="Arial" w:hAnsi="Arial" w:cs="Arial"/>
                <w:color w:val="FF0000"/>
                <w:lang w:val="ru-RU"/>
              </w:rPr>
              <w:t>Цвет фурнитуры и профилей «матовая нержавеющая сталь»</w:t>
            </w:r>
          </w:p>
          <w:p w14:paraId="1D71B46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 w:val="restart"/>
          </w:tcPr>
          <w:p w14:paraId="2E22433C" w14:textId="57F37C37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26" w:author="ALI" w:date="2026-08-19T11:01:00Z">
                <w:pPr>
                  <w:jc w:val="right"/>
                </w:pPr>
              </w:pPrChange>
            </w:pPr>
            <w:commentRangeStart w:id="227"/>
            <w:proofErr w:type="spellStart"/>
            <w:r>
              <w:rPr>
                <w:rFonts w:ascii="Arial" w:hAnsi="Arial" w:cs="Arial"/>
              </w:rPr>
              <w:lastRenderedPageBreak/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30030468" w14:textId="76B1BD72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9, 14, 24, 25</w:t>
            </w:r>
            <w:commentRangeEnd w:id="227"/>
            <w:r w:rsidR="00195842">
              <w:rPr>
                <w:rStyle w:val="ad"/>
                <w:rFonts w:eastAsia="MS Mincho"/>
              </w:rPr>
              <w:commentReference w:id="227"/>
            </w:r>
          </w:p>
        </w:tc>
      </w:tr>
      <w:tr w:rsidR="00C568D5" w:rsidRPr="0086375D" w14:paraId="54004EA2" w14:textId="77777777" w:rsidTr="00C568D5">
        <w:trPr>
          <w:trHeight w:val="555"/>
        </w:trPr>
        <w:tc>
          <w:tcPr>
            <w:tcW w:w="2530" w:type="dxa"/>
            <w:vMerge/>
            <w:shd w:val="clear" w:color="auto" w:fill="auto"/>
            <w:vAlign w:val="center"/>
          </w:tcPr>
          <w:p w14:paraId="1498A43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3EDFD6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31D9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-2750 мм</w:t>
            </w:r>
          </w:p>
        </w:tc>
        <w:tc>
          <w:tcPr>
            <w:tcW w:w="5753" w:type="dxa"/>
            <w:shd w:val="clear" w:color="auto" w:fill="auto"/>
          </w:tcPr>
          <w:p w14:paraId="0F6976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E665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 +2,750 от уровня пола:</w:t>
            </w:r>
          </w:p>
          <w:p w14:paraId="30C618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отм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+2,750 до перекрытия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3A9CE8E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/>
          </w:tcPr>
          <w:p w14:paraId="309EB7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0DD0402" w14:textId="77777777" w:rsidTr="00C568D5">
        <w:tc>
          <w:tcPr>
            <w:tcW w:w="2530" w:type="dxa"/>
            <w:shd w:val="clear" w:color="auto" w:fill="auto"/>
            <w:vAlign w:val="center"/>
          </w:tcPr>
          <w:p w14:paraId="2AD5834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5C1A20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7153E8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0A771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</w:tc>
        <w:tc>
          <w:tcPr>
            <w:tcW w:w="5753" w:type="dxa"/>
            <w:shd w:val="clear" w:color="auto" w:fill="auto"/>
          </w:tcPr>
          <w:p w14:paraId="1B88C2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88EBB2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6AE897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F4D0EBB" w14:textId="77777777" w:rsidTr="00C568D5">
        <w:tc>
          <w:tcPr>
            <w:tcW w:w="2530" w:type="dxa"/>
            <w:vAlign w:val="center"/>
          </w:tcPr>
          <w:p w14:paraId="29EF8FC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666B90F8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326B3C" w14:textId="74F1BA3B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3C48B0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BB8E6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F77DA2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3F9556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45B28A05" w14:textId="77777777" w:rsidTr="00C568D5">
        <w:tc>
          <w:tcPr>
            <w:tcW w:w="2530" w:type="dxa"/>
            <w:shd w:val="clear" w:color="auto" w:fill="auto"/>
            <w:vAlign w:val="center"/>
          </w:tcPr>
          <w:p w14:paraId="1A3AE10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5FD7426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01C1F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менее 3500 мм:</w:t>
            </w:r>
          </w:p>
          <w:p w14:paraId="31F5F0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4310962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6E5C80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6DAFFD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13A854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коммуникаций.</w:t>
            </w:r>
          </w:p>
          <w:p w14:paraId="3BCFC00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более 3500 мм:</w:t>
            </w:r>
          </w:p>
          <w:p w14:paraId="2C06868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 потолки на уровне 2750 мм от уровня чистого пола, шпаклевка, окраска по стеклохолсту</w:t>
            </w:r>
          </w:p>
          <w:p w14:paraId="116426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4A1BBE4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55FE5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 (общая высота помещения менее 3500 мм):</w:t>
            </w:r>
          </w:p>
          <w:p w14:paraId="6AEE06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</w:t>
            </w:r>
          </w:p>
          <w:p w14:paraId="488AE2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 Все инженерные коммуникации за исключением</w:t>
            </w:r>
          </w:p>
          <w:p w14:paraId="131FE6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49D0DC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6CBB01D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спринклерного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Оборудование систем АПС и СОУЭ применяется без окрашивания</w:t>
            </w:r>
          </w:p>
          <w:p w14:paraId="5D439C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DEA2F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Потолки из ГКЛ (общая высота помещения более 3500 мм)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491DC85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5028BB9E" w14:textId="1BBDAC5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2FC0712" w14:textId="77777777" w:rsidTr="00C568D5">
        <w:tc>
          <w:tcPr>
            <w:tcW w:w="2530" w:type="dxa"/>
            <w:shd w:val="clear" w:color="auto" w:fill="auto"/>
            <w:vAlign w:val="center"/>
          </w:tcPr>
          <w:p w14:paraId="6D65B1B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  <w:shd w:val="clear" w:color="auto" w:fill="auto"/>
            <w:vAlign w:val="center"/>
          </w:tcPr>
          <w:p w14:paraId="715E9EE7" w14:textId="6D5B803F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>
              <w:rPr>
                <w:rFonts w:ascii="Arial" w:hAnsi="Arial" w:cs="Arial"/>
                <w:lang w:val="ru-RU"/>
              </w:rPr>
              <w:t xml:space="preserve"> либо аналог</w:t>
            </w:r>
          </w:p>
        </w:tc>
        <w:tc>
          <w:tcPr>
            <w:tcW w:w="5753" w:type="dxa"/>
            <w:shd w:val="clear" w:color="auto" w:fill="auto"/>
          </w:tcPr>
          <w:p w14:paraId="5602E86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диммируемый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489A5AD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649C808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6B9A6DE9" w14:textId="77777777" w:rsidTr="001D6C3C">
        <w:tc>
          <w:tcPr>
            <w:tcW w:w="2530" w:type="dxa"/>
            <w:shd w:val="clear" w:color="auto" w:fill="auto"/>
            <w:vAlign w:val="center"/>
          </w:tcPr>
          <w:p w14:paraId="79A82EA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1EF7D5F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413ADB1" w14:textId="24D7541F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41FB291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5B64C7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443798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75AC7D0" w14:textId="77777777" w:rsidTr="00C568D5">
        <w:tc>
          <w:tcPr>
            <w:tcW w:w="2530" w:type="dxa"/>
            <w:shd w:val="clear" w:color="auto" w:fill="auto"/>
            <w:vAlign w:val="center"/>
          </w:tcPr>
          <w:p w14:paraId="1E77682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65E25D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271B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F59D5B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</w:tc>
        <w:tc>
          <w:tcPr>
            <w:tcW w:w="5753" w:type="dxa"/>
            <w:shd w:val="clear" w:color="auto" w:fill="auto"/>
          </w:tcPr>
          <w:p w14:paraId="44684B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02684E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</w:tc>
        <w:tc>
          <w:tcPr>
            <w:tcW w:w="1973" w:type="dxa"/>
            <w:shd w:val="clear" w:color="auto" w:fill="auto"/>
          </w:tcPr>
          <w:p w14:paraId="10C4C23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314C820B" w14:textId="77777777" w:rsidTr="00C568D5">
        <w:tc>
          <w:tcPr>
            <w:tcW w:w="14502" w:type="dxa"/>
            <w:gridSpan w:val="4"/>
            <w:vAlign w:val="center"/>
          </w:tcPr>
          <w:p w14:paraId="20B053A0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КОНФИДЕНЦИАЛЬНОГО ОБСЛУЖИВАНИЯ</w:t>
            </w:r>
          </w:p>
          <w:p w14:paraId="2784EB88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Конфиденциальные переговорные</w:t>
            </w:r>
          </w:p>
        </w:tc>
      </w:tr>
      <w:tr w:rsidR="00C568D5" w:rsidRPr="00781CE8" w14:paraId="7540E6EB" w14:textId="77777777" w:rsidTr="00C568D5">
        <w:trPr>
          <w:trHeight w:val="2348"/>
        </w:trPr>
        <w:tc>
          <w:tcPr>
            <w:tcW w:w="2530" w:type="dxa"/>
            <w:vMerge w:val="restart"/>
            <w:vAlign w:val="center"/>
          </w:tcPr>
          <w:p w14:paraId="5F25BE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Перегородки</w:t>
            </w:r>
            <w:proofErr w:type="spellEnd"/>
          </w:p>
          <w:p w14:paraId="460390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1D145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5DD8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3F589A8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2DD682" w14:textId="036F90FE" w:rsidR="00C568D5" w:rsidRPr="00EF7ABF" w:rsidRDefault="00AB7C3F" w:rsidP="00C568D5">
            <w:pPr>
              <w:rPr>
                <w:rFonts w:ascii="Arial" w:hAnsi="Arial" w:cs="Arial"/>
                <w:lang w:val="ru-RU"/>
              </w:rPr>
            </w:pPr>
            <w:r w:rsidRPr="00AB7C3F">
              <w:rPr>
                <w:rFonts w:ascii="Arial" w:hAnsi="Arial" w:cs="Arial"/>
                <w:lang w:val="ru-RU"/>
              </w:rPr>
              <w:t>Цельностеклянная перегородка NAYADA-</w:t>
            </w:r>
            <w:proofErr w:type="spellStart"/>
            <w:r w:rsidRPr="00AB7C3F">
              <w:rPr>
                <w:rFonts w:ascii="Arial" w:hAnsi="Arial" w:cs="Arial"/>
                <w:lang w:val="ru-RU"/>
              </w:rPr>
              <w:t>Crystal</w:t>
            </w:r>
            <w:proofErr w:type="spellEnd"/>
            <w:r w:rsidRPr="00AB7C3F">
              <w:rPr>
                <w:rFonts w:ascii="Arial" w:hAnsi="Arial" w:cs="Arial"/>
                <w:lang w:val="ru-RU"/>
              </w:rPr>
              <w:t xml:space="preserve"> h=2500 мм с дверью h=2100 мм, из закаленного стекла 10 мм. Стекло оклеить одним слоем декоративной пленки </w:t>
            </w:r>
            <w:proofErr w:type="spellStart"/>
            <w:r w:rsidRPr="00AB7C3F">
              <w:rPr>
                <w:rFonts w:ascii="Arial" w:hAnsi="Arial" w:cs="Arial"/>
                <w:lang w:val="ru-RU"/>
              </w:rPr>
              <w:t>Oracal</w:t>
            </w:r>
            <w:proofErr w:type="spellEnd"/>
            <w:r w:rsidRPr="00AB7C3F">
              <w:rPr>
                <w:rFonts w:ascii="Arial" w:hAnsi="Arial" w:cs="Arial"/>
                <w:lang w:val="ru-RU"/>
              </w:rPr>
              <w:t xml:space="preserve"> 641000M с обязательным заведением ее под крепежный профиль. Встроенный в пол доводчик. Нажимная ручка с замком «ключ-завертка». </w:t>
            </w:r>
            <w:r w:rsidRPr="00AB7C3F">
              <w:rPr>
                <w:rFonts w:ascii="Arial" w:hAnsi="Arial" w:cs="Arial"/>
                <w:color w:val="FF0000"/>
                <w:lang w:val="ru-RU"/>
              </w:rPr>
              <w:t>Цвет фурнитуры и профилей «матовая нержавеющая сталь»</w:t>
            </w:r>
          </w:p>
        </w:tc>
        <w:tc>
          <w:tcPr>
            <w:tcW w:w="1973" w:type="dxa"/>
            <w:vMerge w:val="restart"/>
          </w:tcPr>
          <w:p w14:paraId="0A8B176A" w14:textId="6B915D1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28" w:author="ALI" w:date="2026-08-19T11:01:00Z">
                <w:pPr>
                  <w:jc w:val="right"/>
                </w:pPr>
              </w:pPrChange>
            </w:pPr>
            <w:commentRangeStart w:id="229"/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50DFD5A" w14:textId="0B3DFF9D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9, 14, 24,25</w:t>
            </w:r>
            <w:commentRangeEnd w:id="229"/>
            <w:r w:rsidR="00195842">
              <w:rPr>
                <w:rStyle w:val="ad"/>
                <w:rFonts w:eastAsia="MS Mincho"/>
              </w:rPr>
              <w:commentReference w:id="229"/>
            </w:r>
          </w:p>
          <w:p w14:paraId="54BD0F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4170EB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339B81F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FD6406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09711DB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38E943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FD97A98" w14:textId="6483DD5C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2C662319" w14:textId="77777777" w:rsidTr="00C568D5">
        <w:trPr>
          <w:trHeight w:val="985"/>
        </w:trPr>
        <w:tc>
          <w:tcPr>
            <w:tcW w:w="2530" w:type="dxa"/>
            <w:vMerge/>
            <w:vAlign w:val="center"/>
          </w:tcPr>
          <w:p w14:paraId="55E7AD1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33E774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167F20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-2750 мм, шпаклевка, окраска по стеклохолсту (стены, не облицовываемые панелями).</w:t>
            </w:r>
          </w:p>
          <w:p w14:paraId="1BBD7D2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Облицовка стен (1-2 стены) </w:t>
            </w:r>
            <w:proofErr w:type="gramStart"/>
            <w:r w:rsidRPr="00EF7ABF">
              <w:rPr>
                <w:rFonts w:ascii="Arial" w:hAnsi="Arial" w:cs="Arial"/>
                <w:b/>
                <w:lang w:val="ru-RU"/>
              </w:rPr>
              <w:t>ЛДСП  -</w:t>
            </w:r>
            <w:proofErr w:type="gramEnd"/>
            <w:r w:rsidRPr="00EF7ABF">
              <w:rPr>
                <w:rFonts w:ascii="Arial" w:hAnsi="Arial" w:cs="Arial"/>
                <w:b/>
                <w:lang w:val="ru-RU"/>
              </w:rPr>
              <w:t>панелями. Панелями облицовываются смежные стены (в вариантах облицовки 2-х стен). Не облицовываются панелями стены с окном</w:t>
            </w:r>
            <w:r w:rsidRPr="00EF7ABF">
              <w:rPr>
                <w:rFonts w:ascii="Arial" w:hAnsi="Arial" w:cs="Arial"/>
                <w:lang w:val="ru-RU"/>
              </w:rPr>
              <w:t>.</w:t>
            </w:r>
          </w:p>
          <w:p w14:paraId="4F77A70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При открытом варианте потолков панели устанавливаются до отметки +2,750 (отметка красной линии).</w:t>
            </w:r>
          </w:p>
          <w:p w14:paraId="3C505B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Запрещается: размещать на панелях оконечные устройства (блоки</w:t>
            </w:r>
          </w:p>
          <w:p w14:paraId="71DA511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кондиционирования, выключатели, розетки, датчики систем безопасности и ИТ)</w:t>
            </w:r>
          </w:p>
          <w:p w14:paraId="5F65DD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61F3860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6AC5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отметки +2,750 от уровня пола:</w:t>
            </w:r>
          </w:p>
          <w:p w14:paraId="5935960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Цвет 7047</w:t>
            </w:r>
          </w:p>
          <w:p w14:paraId="77C8CC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отметки +2,750 до перекрытия</w:t>
            </w:r>
          </w:p>
          <w:p w14:paraId="6D48FC3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 </w:t>
            </w:r>
          </w:p>
          <w:p w14:paraId="23FFCC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Панели:</w:t>
            </w:r>
          </w:p>
          <w:p w14:paraId="2748B5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– ЛДСП </w:t>
            </w:r>
            <w:r w:rsidRPr="00113458">
              <w:rPr>
                <w:rFonts w:ascii="Arial" w:hAnsi="Arial" w:cs="Arial"/>
              </w:rPr>
              <w:t>Egger</w:t>
            </w:r>
            <w:r w:rsidRPr="00EF7ABF">
              <w:rPr>
                <w:rFonts w:ascii="Arial" w:hAnsi="Arial" w:cs="Arial"/>
                <w:lang w:val="ru-RU"/>
              </w:rPr>
              <w:t xml:space="preserve"> - Дуб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Винченца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 3157 </w:t>
            </w:r>
            <w:r w:rsidRPr="00113458">
              <w:rPr>
                <w:rFonts w:ascii="Arial" w:hAnsi="Arial" w:cs="Arial"/>
              </w:rPr>
              <w:t>ST</w:t>
            </w:r>
            <w:r w:rsidRPr="00EF7ABF">
              <w:rPr>
                <w:rFonts w:ascii="Arial" w:hAnsi="Arial" w:cs="Arial"/>
                <w:lang w:val="ru-RU"/>
              </w:rPr>
              <w:t xml:space="preserve"> 12; Толщина панелей - 16 мм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( с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подложкой 26мм);</w:t>
            </w:r>
          </w:p>
          <w:p w14:paraId="2B5DA5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–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Кроношпан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- Дуб кофейный </w:t>
            </w:r>
            <w:r w:rsidRPr="00113458">
              <w:rPr>
                <w:rFonts w:ascii="Arial" w:hAnsi="Arial" w:cs="Arial"/>
              </w:rPr>
              <w:t>Urban</w:t>
            </w:r>
            <w:r w:rsidRPr="00EF7ABF">
              <w:rPr>
                <w:rFonts w:ascii="Arial" w:hAnsi="Arial" w:cs="Arial"/>
                <w:lang w:val="ru-RU"/>
              </w:rPr>
              <w:t xml:space="preserve"> К006 </w:t>
            </w:r>
            <w:r w:rsidRPr="00113458">
              <w:rPr>
                <w:rFonts w:ascii="Arial" w:hAnsi="Arial" w:cs="Arial"/>
              </w:rPr>
              <w:t>PW</w:t>
            </w:r>
            <w:r w:rsidRPr="00EF7ABF">
              <w:rPr>
                <w:rFonts w:ascii="Arial" w:hAnsi="Arial" w:cs="Arial"/>
                <w:lang w:val="ru-RU"/>
              </w:rPr>
              <w:t xml:space="preserve">; </w:t>
            </w:r>
          </w:p>
          <w:p w14:paraId="429B41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Толщина панелей - 16 мм</w:t>
            </w:r>
          </w:p>
          <w:p w14:paraId="591AA36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Высота панелей 2750 - узел и развертку см. л.13 Приложение №2 к Техническому заданию </w:t>
            </w:r>
            <w:r w:rsidRPr="00113458">
              <w:rPr>
                <w:rFonts w:ascii="Arial" w:hAnsi="Arial" w:cs="Arial"/>
              </w:rPr>
              <w:t>«АЛЬБОМ ТЕХНИЧЕСКИХ РЕШЕНИЙ»</w:t>
            </w:r>
          </w:p>
          <w:p w14:paraId="6DFA810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vMerge/>
          </w:tcPr>
          <w:p w14:paraId="3E35AE2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4BEE5CAE" w14:textId="77777777" w:rsidTr="00C568D5">
        <w:tc>
          <w:tcPr>
            <w:tcW w:w="2530" w:type="dxa"/>
            <w:vAlign w:val="center"/>
          </w:tcPr>
          <w:p w14:paraId="655D3A4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449127C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0FAFFE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CDA09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049760B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E66BA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1469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581C2C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BDE64F8" w14:textId="77777777" w:rsidTr="00C568D5">
        <w:tc>
          <w:tcPr>
            <w:tcW w:w="2530" w:type="dxa"/>
            <w:vAlign w:val="center"/>
          </w:tcPr>
          <w:p w14:paraId="1266544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7ABB21AB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6213F3" w14:textId="7E2BDD85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0BA445A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1081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6C4FFAB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3526A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505B48EE" w14:textId="77777777" w:rsidTr="00C568D5">
        <w:tc>
          <w:tcPr>
            <w:tcW w:w="2530" w:type="dxa"/>
            <w:shd w:val="clear" w:color="auto" w:fill="auto"/>
            <w:vAlign w:val="center"/>
          </w:tcPr>
          <w:p w14:paraId="3DD42C6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FB828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FBB8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менее 3500 мм:</w:t>
            </w:r>
          </w:p>
          <w:p w14:paraId="21D0A57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5C6878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2EE108A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0A14B4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576AB0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коммуникаций.</w:t>
            </w:r>
          </w:p>
          <w:p w14:paraId="330931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более 3500 мм:</w:t>
            </w:r>
          </w:p>
          <w:p w14:paraId="02B11C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 потолки на уровне 2750 мм от уровня чистого пола, шпаклевка, окраска по стеклохолсту</w:t>
            </w:r>
          </w:p>
          <w:p w14:paraId="5F92384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0786889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F31DBB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 (общая высота помещения менее 3500 мм):</w:t>
            </w:r>
          </w:p>
          <w:p w14:paraId="46C61E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3984186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1BA911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400C16D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2AD532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спринклерного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Оборудование систем АПС и СОУЭ применяется без окрашивания</w:t>
            </w:r>
          </w:p>
          <w:p w14:paraId="4FF32D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24C3E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Потолки из ГКЛ (общая высота помещения более 3500 мм) 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007CC7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35AE04B" w14:textId="31CFFC8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50A8591" w14:textId="77777777" w:rsidTr="00C568D5">
        <w:tc>
          <w:tcPr>
            <w:tcW w:w="2530" w:type="dxa"/>
            <w:shd w:val="clear" w:color="auto" w:fill="auto"/>
            <w:vAlign w:val="center"/>
          </w:tcPr>
          <w:p w14:paraId="5909A8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Освещение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628B7E7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C80C2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Лайтбокс</w:t>
            </w:r>
            <w:proofErr w:type="spellEnd"/>
          </w:p>
        </w:tc>
        <w:tc>
          <w:tcPr>
            <w:tcW w:w="5753" w:type="dxa"/>
            <w:shd w:val="clear" w:color="auto" w:fill="auto"/>
          </w:tcPr>
          <w:p w14:paraId="12A426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E605E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Накладной лайтбокс </w:t>
            </w:r>
            <w:r w:rsidRPr="00113458">
              <w:rPr>
                <w:rFonts w:ascii="Arial" w:hAnsi="Arial" w:cs="Arial"/>
              </w:rPr>
              <w:t>D</w:t>
            </w:r>
            <w:r w:rsidRPr="00EF7ABF">
              <w:rPr>
                <w:rFonts w:ascii="Arial" w:hAnsi="Arial" w:cs="Arial"/>
                <w:lang w:val="ru-RU"/>
              </w:rPr>
              <w:t>=1000мм,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диммируемый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.</w:t>
            </w:r>
          </w:p>
          <w:p w14:paraId="12032A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E78A395" w14:textId="022F46C2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30" w:author="ALI" w:date="2026-08-19T11:01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52845C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commentRangeStart w:id="231"/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33</w:t>
            </w:r>
            <w:commentRangeEnd w:id="231"/>
            <w:r w:rsidR="00195842">
              <w:rPr>
                <w:rStyle w:val="ad"/>
                <w:rFonts w:eastAsia="MS Mincho"/>
              </w:rPr>
              <w:commentReference w:id="231"/>
            </w:r>
          </w:p>
        </w:tc>
      </w:tr>
      <w:tr w:rsidR="00C568D5" w:rsidRPr="0086375D" w14:paraId="21EE2436" w14:textId="77777777" w:rsidTr="001D6C3C">
        <w:tc>
          <w:tcPr>
            <w:tcW w:w="2530" w:type="dxa"/>
            <w:shd w:val="clear" w:color="auto" w:fill="auto"/>
            <w:vAlign w:val="center"/>
          </w:tcPr>
          <w:p w14:paraId="3FB2D9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B3EA018" w14:textId="76349D1A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C908B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клеммами,  суппортом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и рамкой белого цвета</w:t>
            </w:r>
          </w:p>
        </w:tc>
        <w:tc>
          <w:tcPr>
            <w:tcW w:w="1973" w:type="dxa"/>
            <w:shd w:val="clear" w:color="auto" w:fill="auto"/>
          </w:tcPr>
          <w:p w14:paraId="104AD58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869A414" w14:textId="77777777" w:rsidTr="00C568D5">
        <w:tc>
          <w:tcPr>
            <w:tcW w:w="2530" w:type="dxa"/>
            <w:shd w:val="clear" w:color="auto" w:fill="auto"/>
            <w:vAlign w:val="center"/>
          </w:tcPr>
          <w:p w14:paraId="47EFFDB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5CE6187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469C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69DB7A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  <w:p w14:paraId="23E42F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03F419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4694C90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</w:tc>
        <w:tc>
          <w:tcPr>
            <w:tcW w:w="1973" w:type="dxa"/>
            <w:shd w:val="clear" w:color="auto" w:fill="auto"/>
          </w:tcPr>
          <w:p w14:paraId="54F2245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418CC151" w14:textId="77777777" w:rsidTr="00C568D5">
        <w:tc>
          <w:tcPr>
            <w:tcW w:w="2530" w:type="dxa"/>
            <w:shd w:val="clear" w:color="auto" w:fill="auto"/>
            <w:vAlign w:val="center"/>
          </w:tcPr>
          <w:p w14:paraId="37C8781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Радиатор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20B5037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B52F400" w14:textId="17F8D033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186782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5616E9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81B363F" w14:textId="2393B0BC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32" w:author="ALI" w:date="2026-08-19T11:01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56FCF696" w14:textId="5521CCA6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</w:t>
            </w:r>
            <w:r>
              <w:rPr>
                <w:rFonts w:ascii="Arial" w:hAnsi="Arial" w:cs="Arial"/>
                <w:lang w:val="ru-RU"/>
              </w:rPr>
              <w:t>5</w:t>
            </w:r>
          </w:p>
        </w:tc>
      </w:tr>
      <w:tr w:rsidR="00C568D5" w:rsidRPr="00781CE8" w14:paraId="14ECC7D1" w14:textId="77777777" w:rsidTr="00C568D5">
        <w:tc>
          <w:tcPr>
            <w:tcW w:w="14502" w:type="dxa"/>
            <w:gridSpan w:val="4"/>
            <w:vAlign w:val="center"/>
          </w:tcPr>
          <w:p w14:paraId="4FE11EA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ЗОНА КОНФИДЕНЦИАЛЬНОГО ОБСЛУЖИВАНИЯ</w:t>
            </w:r>
          </w:p>
          <w:p w14:paraId="0A630CC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СОКР</w:t>
            </w:r>
          </w:p>
        </w:tc>
      </w:tr>
      <w:tr w:rsidR="00C568D5" w:rsidRPr="0086375D" w14:paraId="67B59186" w14:textId="77777777" w:rsidTr="00C568D5">
        <w:tc>
          <w:tcPr>
            <w:tcW w:w="2530" w:type="dxa"/>
            <w:vAlign w:val="center"/>
          </w:tcPr>
          <w:p w14:paraId="5ABA5AE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  <w:p w14:paraId="3A3DBE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DD4A1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42220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Из кирпича с облицовкой ГКЛ (С623) с каждой стороны в один слой, усиленная арматурой диаметром 16 мм с ячейкой 150х150 мм -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-2100 мм, толщиной 200 мм, выше до перекрытия, ГКЛ  (С115) - 200 мм два слоя с каждой стороны, усиленная арматурой диаметром не менее 12 мм с ячейкой 150х150 мм. </w:t>
            </w:r>
            <w:proofErr w:type="spellStart"/>
            <w:r w:rsidRPr="00113458">
              <w:rPr>
                <w:rFonts w:ascii="Arial" w:hAnsi="Arial" w:cs="Arial"/>
              </w:rPr>
              <w:t>Оклейка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стеклообоями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типа</w:t>
            </w:r>
            <w:proofErr w:type="spellEnd"/>
            <w:r w:rsidRPr="00113458">
              <w:rPr>
                <w:rFonts w:ascii="Arial" w:hAnsi="Arial" w:cs="Arial"/>
              </w:rPr>
              <w:t xml:space="preserve"> «</w:t>
            </w:r>
            <w:proofErr w:type="spellStart"/>
            <w:r w:rsidRPr="00113458">
              <w:rPr>
                <w:rFonts w:ascii="Arial" w:hAnsi="Arial" w:cs="Arial"/>
              </w:rPr>
              <w:t>паутинка</w:t>
            </w:r>
            <w:proofErr w:type="spellEnd"/>
            <w:r w:rsidRPr="00113458">
              <w:rPr>
                <w:rFonts w:ascii="Arial" w:hAnsi="Arial" w:cs="Arial"/>
              </w:rPr>
              <w:t>»</w:t>
            </w:r>
          </w:p>
          <w:p w14:paraId="311F2B7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3D29F4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34A7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</w:tc>
        <w:tc>
          <w:tcPr>
            <w:tcW w:w="1973" w:type="dxa"/>
          </w:tcPr>
          <w:p w14:paraId="70AAE8E5" w14:textId="0CB4DAF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76AE4CB8" w14:textId="77777777" w:rsidTr="00C568D5">
        <w:tc>
          <w:tcPr>
            <w:tcW w:w="2530" w:type="dxa"/>
            <w:vAlign w:val="center"/>
          </w:tcPr>
          <w:p w14:paraId="3B9CB71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0628DF6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90F11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0E77D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0017611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BF3C8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267981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0B41CE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2DA20DA" w14:textId="77777777" w:rsidTr="00C568D5">
        <w:tc>
          <w:tcPr>
            <w:tcW w:w="2530" w:type="dxa"/>
            <w:vAlign w:val="center"/>
          </w:tcPr>
          <w:p w14:paraId="17C2315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0FECCD2D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6810E7" w14:textId="78B505AD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025D40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7A1B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3D8F2B0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3872455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2826244" w14:textId="77777777" w:rsidTr="00C568D5">
        <w:tc>
          <w:tcPr>
            <w:tcW w:w="2530" w:type="dxa"/>
            <w:vAlign w:val="center"/>
          </w:tcPr>
          <w:p w14:paraId="552AF84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</w:tcPr>
          <w:p w14:paraId="6C84892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38E55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усиленный арматурой диаметром не менее 16 мм. На потолке в решетке выполнить технологический люк (при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необходимости) 600х600 мм из арматуры Ø16 мм, закрываемый на четыре навесных замка с толщиной дужки не менее 16 мм. </w:t>
            </w:r>
            <w:r w:rsidRPr="00113458">
              <w:rPr>
                <w:rFonts w:ascii="Arial" w:hAnsi="Arial" w:cs="Arial"/>
              </w:rPr>
              <w:t xml:space="preserve">H-2750 </w:t>
            </w:r>
            <w:proofErr w:type="spellStart"/>
            <w:r w:rsidRPr="00113458">
              <w:rPr>
                <w:rFonts w:ascii="Arial" w:hAnsi="Arial" w:cs="Arial"/>
              </w:rPr>
              <w:t>мм</w:t>
            </w:r>
            <w:proofErr w:type="spellEnd"/>
          </w:p>
          <w:p w14:paraId="7667F3B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0CFDEA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423D3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7, цвет - базовый полуматовый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</w:p>
        </w:tc>
        <w:tc>
          <w:tcPr>
            <w:tcW w:w="1973" w:type="dxa"/>
          </w:tcPr>
          <w:p w14:paraId="6D668ED5" w14:textId="114012D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13A10F8" w14:textId="77777777" w:rsidTr="00C568D5">
        <w:tc>
          <w:tcPr>
            <w:tcW w:w="2530" w:type="dxa"/>
            <w:vAlign w:val="center"/>
          </w:tcPr>
          <w:p w14:paraId="2F0078EF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A1F85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</w:tcPr>
          <w:p w14:paraId="402C4570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7D70A0A4" w14:textId="77777777" w:rsidR="00C568D5" w:rsidRPr="006A1F85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 xml:space="preserve">INI LED 60 LN </w:t>
            </w:r>
            <w:proofErr w:type="spellStart"/>
            <w:r w:rsidRPr="006A1F85">
              <w:rPr>
                <w:rFonts w:ascii="Arial" w:hAnsi="Arial" w:cs="Arial"/>
              </w:rPr>
              <w:t>или</w:t>
            </w:r>
            <w:proofErr w:type="spellEnd"/>
            <w:r w:rsidRPr="006A1F85">
              <w:rPr>
                <w:rFonts w:ascii="Arial" w:hAnsi="Arial" w:cs="Arial"/>
              </w:rPr>
              <w:t xml:space="preserve"> </w:t>
            </w:r>
            <w:proofErr w:type="spellStart"/>
            <w:r w:rsidRPr="006A1F85">
              <w:rPr>
                <w:rFonts w:ascii="Arial" w:hAnsi="Arial" w:cs="Arial"/>
              </w:rPr>
              <w:t>аналог</w:t>
            </w:r>
            <w:proofErr w:type="spellEnd"/>
          </w:p>
          <w:p w14:paraId="64CFB44E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0F44F09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2CE01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Светильник</w:t>
            </w:r>
            <w:proofErr w:type="spellEnd"/>
            <w:r w:rsidRPr="00113458">
              <w:rPr>
                <w:rFonts w:ascii="Arial" w:hAnsi="Arial" w:cs="Arial"/>
              </w:rPr>
              <w:t xml:space="preserve"> LED, 4000K </w:t>
            </w:r>
          </w:p>
        </w:tc>
        <w:tc>
          <w:tcPr>
            <w:tcW w:w="1973" w:type="dxa"/>
          </w:tcPr>
          <w:p w14:paraId="142B03B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26C55C33" w14:textId="77777777" w:rsidTr="001D6C3C">
        <w:tc>
          <w:tcPr>
            <w:tcW w:w="2530" w:type="dxa"/>
            <w:shd w:val="clear" w:color="auto" w:fill="auto"/>
            <w:vAlign w:val="center"/>
          </w:tcPr>
          <w:p w14:paraId="3BA9C8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779E2BA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9FBE61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B73DDAB" w14:textId="3FB5F49D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270BDF9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8D37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клеммами,  суппортом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и рамкой белого цвета</w:t>
            </w:r>
          </w:p>
          <w:p w14:paraId="7D9F201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5CA051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6D22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DBA8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D25A1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FD62E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18A881C2" w14:textId="77777777" w:rsidTr="00C568D5">
        <w:tc>
          <w:tcPr>
            <w:tcW w:w="2530" w:type="dxa"/>
            <w:vAlign w:val="center"/>
          </w:tcPr>
          <w:p w14:paraId="7C6EDD1A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proofErr w:type="spellStart"/>
            <w:r w:rsidRPr="00113458">
              <w:rPr>
                <w:rFonts w:ascii="Arial" w:eastAsia="Corbel" w:hAnsi="Arial" w:cs="Arial"/>
                <w:b/>
              </w:rPr>
              <w:t>Окно</w:t>
            </w:r>
            <w:proofErr w:type="spellEnd"/>
          </w:p>
        </w:tc>
        <w:tc>
          <w:tcPr>
            <w:tcW w:w="4246" w:type="dxa"/>
          </w:tcPr>
          <w:p w14:paraId="442520B6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5F64C01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Пулестойкий передаточный узел, </w:t>
            </w:r>
          </w:p>
          <w:p w14:paraId="372AAB6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113458">
              <w:rPr>
                <w:rFonts w:ascii="Arial" w:eastAsia="Corbel" w:hAnsi="Arial" w:cs="Arial"/>
              </w:rPr>
              <w:t>III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класса защиты</w:t>
            </w:r>
          </w:p>
        </w:tc>
        <w:tc>
          <w:tcPr>
            <w:tcW w:w="5753" w:type="dxa"/>
            <w:vAlign w:val="center"/>
          </w:tcPr>
          <w:p w14:paraId="7AFEF904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22A403C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Пулестойкий передаточный узел (класс А2) из стального профиля в составе: бронестекло </w:t>
            </w:r>
            <w:proofErr w:type="spellStart"/>
            <w:r w:rsidRPr="00EF7ABF">
              <w:rPr>
                <w:rFonts w:ascii="Arial" w:eastAsia="Corbel" w:hAnsi="Arial" w:cs="Arial"/>
                <w:lang w:val="ru-RU"/>
              </w:rPr>
              <w:t>БрЗ</w:t>
            </w:r>
            <w:proofErr w:type="spellEnd"/>
            <w:r w:rsidRPr="00EF7ABF">
              <w:rPr>
                <w:rFonts w:ascii="Arial" w:eastAsia="Corbel" w:hAnsi="Arial" w:cs="Arial"/>
                <w:lang w:val="ru-RU"/>
              </w:rPr>
              <w:t xml:space="preserve"> толщиной 27 мм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Размер стекла 940х800(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>) мм Лоток Л.7- 240(</w:t>
            </w:r>
            <w:proofErr w:type="gramStart"/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>)  мм</w:t>
            </w:r>
            <w:proofErr w:type="gramEnd"/>
            <w:r w:rsidRPr="00EF7ABF">
              <w:rPr>
                <w:rFonts w:ascii="Arial" w:eastAsia="Corbel" w:hAnsi="Arial" w:cs="Arial"/>
                <w:lang w:val="ru-RU"/>
              </w:rPr>
              <w:t xml:space="preserve"> одноуровневый на две банковские упаковки,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нержавеющая сталь. Общие габариты по раме 1000х1040(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) мм. Порошковая покраска рамы </w:t>
            </w:r>
            <w:r w:rsidRPr="00113458">
              <w:rPr>
                <w:rFonts w:ascii="Arial" w:eastAsia="Corbel" w:hAnsi="Arial" w:cs="Arial"/>
              </w:rPr>
              <w:t>RAL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7047. Переговорное устройство </w:t>
            </w:r>
            <w:r w:rsidRPr="00113458">
              <w:rPr>
                <w:rFonts w:ascii="Arial" w:eastAsia="Corbel" w:hAnsi="Arial" w:cs="Arial"/>
              </w:rPr>
              <w:t>STELBERRY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</w:t>
            </w:r>
            <w:r w:rsidRPr="00113458">
              <w:rPr>
                <w:rFonts w:ascii="Arial" w:eastAsia="Corbel" w:hAnsi="Arial" w:cs="Arial"/>
              </w:rPr>
              <w:t>S</w:t>
            </w:r>
            <w:r w:rsidRPr="00EF7ABF">
              <w:rPr>
                <w:rFonts w:ascii="Arial" w:eastAsia="Corbel" w:hAnsi="Arial" w:cs="Arial"/>
                <w:lang w:val="ru-RU"/>
              </w:rPr>
              <w:t>-400 (клиент- кассир). Низ окна, верхняя, горизонтальная плоскость выдвижного лотка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располагается на высоте 1100 мм от уровня "чистого пола".</w:t>
            </w:r>
          </w:p>
          <w:p w14:paraId="0932479C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</w:tc>
        <w:tc>
          <w:tcPr>
            <w:tcW w:w="1973" w:type="dxa"/>
          </w:tcPr>
          <w:p w14:paraId="68F1DC60" w14:textId="3975DD85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33" w:author="ALI" w:date="2026-08-19T11:01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21A02B44" w14:textId="59E5EB9D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1</w:t>
            </w:r>
            <w:r w:rsidRPr="00113458">
              <w:rPr>
                <w:rFonts w:ascii="Arial" w:hAnsi="Arial" w:cs="Arial"/>
              </w:rPr>
              <w:t>1</w:t>
            </w:r>
          </w:p>
        </w:tc>
      </w:tr>
      <w:tr w:rsidR="00C568D5" w:rsidRPr="00781CE8" w14:paraId="319C7134" w14:textId="77777777" w:rsidTr="00C568D5">
        <w:tc>
          <w:tcPr>
            <w:tcW w:w="2530" w:type="dxa"/>
            <w:vAlign w:val="center"/>
          </w:tcPr>
          <w:p w14:paraId="1386AFD8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proofErr w:type="spellStart"/>
            <w:r w:rsidRPr="00113458">
              <w:rPr>
                <w:rFonts w:ascii="Arial" w:eastAsia="Corbel" w:hAnsi="Arial" w:cs="Arial"/>
                <w:b/>
              </w:rPr>
              <w:t>Бронешлюз</w:t>
            </w:r>
            <w:proofErr w:type="spellEnd"/>
          </w:p>
        </w:tc>
        <w:tc>
          <w:tcPr>
            <w:tcW w:w="4246" w:type="dxa"/>
            <w:vAlign w:val="center"/>
          </w:tcPr>
          <w:p w14:paraId="3114A612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Металлическое изделие с пулестойким стеклом</w:t>
            </w:r>
          </w:p>
        </w:tc>
        <w:tc>
          <w:tcPr>
            <w:tcW w:w="5753" w:type="dxa"/>
            <w:vAlign w:val="center"/>
          </w:tcPr>
          <w:p w14:paraId="0033C7A6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6960375E" w14:textId="314C6C09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0D5869">
              <w:rPr>
                <w:rFonts w:ascii="Arial" w:eastAsia="Corbel" w:hAnsi="Arial" w:cs="Arial"/>
                <w:lang w:val="ru-RU"/>
              </w:rPr>
              <w:t xml:space="preserve">Шлюз инкассаторский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кл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. Бр-3 по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пулестойкости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,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механичесский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 со </w:t>
            </w:r>
            <w:proofErr w:type="gramStart"/>
            <w:r w:rsidRPr="000D5869">
              <w:rPr>
                <w:rFonts w:ascii="Arial" w:eastAsia="Corbel" w:hAnsi="Arial" w:cs="Arial"/>
                <w:lang w:val="ru-RU"/>
              </w:rPr>
              <w:t>стеклом,  габаритные</w:t>
            </w:r>
            <w:proofErr w:type="gramEnd"/>
            <w:r w:rsidRPr="000D5869">
              <w:rPr>
                <w:rFonts w:ascii="Arial" w:eastAsia="Corbel" w:hAnsi="Arial" w:cs="Arial"/>
                <w:lang w:val="ru-RU"/>
              </w:rPr>
              <w:t xml:space="preserve"> размеры 750х540х615 мм.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ВхШхД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. Внутренние </w:t>
            </w:r>
            <w:proofErr w:type="gramStart"/>
            <w:r w:rsidRPr="000D5869">
              <w:rPr>
                <w:rFonts w:ascii="Arial" w:eastAsia="Corbel" w:hAnsi="Arial" w:cs="Arial"/>
                <w:lang w:val="ru-RU"/>
              </w:rPr>
              <w:t>размеры  652</w:t>
            </w:r>
            <w:proofErr w:type="gramEnd"/>
            <w:r w:rsidRPr="000D5869">
              <w:rPr>
                <w:rFonts w:ascii="Arial" w:eastAsia="Corbel" w:hAnsi="Arial" w:cs="Arial"/>
                <w:lang w:val="ru-RU"/>
              </w:rPr>
              <w:t>х250х471 мм. Открывание кассира левое, инкассатора правое. Порошковая окрас. RAL7047.</w:t>
            </w:r>
          </w:p>
        </w:tc>
        <w:tc>
          <w:tcPr>
            <w:tcW w:w="1973" w:type="dxa"/>
          </w:tcPr>
          <w:p w14:paraId="2B390331" w14:textId="2808A652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34" w:author="ALI" w:date="2026-08-19T11:02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453C33CF" w14:textId="44BDC344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11</w:t>
            </w:r>
          </w:p>
        </w:tc>
      </w:tr>
      <w:tr w:rsidR="00C568D5" w:rsidRPr="00781CE8" w14:paraId="46EE1A65" w14:textId="77777777" w:rsidTr="00C568D5">
        <w:tc>
          <w:tcPr>
            <w:tcW w:w="2530" w:type="dxa"/>
            <w:vAlign w:val="center"/>
          </w:tcPr>
          <w:p w14:paraId="59AFAC09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proofErr w:type="spellStart"/>
            <w:r w:rsidRPr="00113458">
              <w:rPr>
                <w:rFonts w:ascii="Arial" w:eastAsia="Corbe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4367AE6F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proofErr w:type="spellStart"/>
            <w:r w:rsidRPr="00113458">
              <w:rPr>
                <w:rFonts w:ascii="Arial" w:eastAsia="Corbel" w:hAnsi="Arial" w:cs="Arial"/>
              </w:rPr>
              <w:t>Дверь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металлическая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одностворчатая</w:t>
            </w:r>
            <w:proofErr w:type="spellEnd"/>
          </w:p>
          <w:p w14:paraId="7B9BB801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5753" w:type="dxa"/>
            <w:vAlign w:val="center"/>
          </w:tcPr>
          <w:p w14:paraId="1FEEFCD8" w14:textId="77777777" w:rsidR="00C568D5" w:rsidRPr="00E62849" w:rsidRDefault="00C568D5" w:rsidP="00C568D5">
            <w:pPr>
              <w:rPr>
                <w:rFonts w:ascii="Arial" w:eastAsia="Corbel" w:hAnsi="Arial" w:cs="Arial"/>
                <w:highlight w:val="yellow"/>
                <w:lang w:val="ru-RU"/>
              </w:rPr>
            </w:pPr>
          </w:p>
          <w:p w14:paraId="2E66B553" w14:textId="77777777" w:rsidR="00C568D5" w:rsidRPr="000D5869" w:rsidRDefault="00C568D5" w:rsidP="00C568D5">
            <w:pPr>
              <w:rPr>
                <w:rFonts w:ascii="Arial" w:eastAsia="Corbel" w:hAnsi="Arial" w:cs="Arial"/>
              </w:rPr>
            </w:pP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Бронедверь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 по </w:t>
            </w:r>
            <w:r w:rsidRPr="000D5869">
              <w:rPr>
                <w:rFonts w:ascii="Arial" w:eastAsia="Corbel" w:hAnsi="Arial" w:cs="Arial"/>
              </w:rPr>
              <w:t>II</w:t>
            </w:r>
            <w:r w:rsidRPr="000D5869">
              <w:rPr>
                <w:rFonts w:ascii="Arial" w:eastAsia="Corbel" w:hAnsi="Arial" w:cs="Arial"/>
                <w:lang w:val="ru-RU"/>
              </w:rPr>
              <w:t xml:space="preserve"> классу защиты от взлома,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Бр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 2 класс по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пулестойкости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>. Размер: 900х2100 мм. Ручка-скоба из нержавеющей стали "</w:t>
            </w:r>
            <w:proofErr w:type="spellStart"/>
            <w:r w:rsidRPr="000D5869">
              <w:rPr>
                <w:rFonts w:ascii="Arial" w:eastAsia="Corbel" w:hAnsi="Arial" w:cs="Arial"/>
              </w:rPr>
              <w:t>Apecs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". Наличие двух замков, один из них </w:t>
            </w:r>
            <w:proofErr w:type="spellStart"/>
            <w:r w:rsidRPr="000D5869">
              <w:rPr>
                <w:rFonts w:ascii="Arial" w:eastAsia="Corbel" w:hAnsi="Arial" w:cs="Arial"/>
                <w:lang w:val="ru-RU"/>
              </w:rPr>
              <w:t>сувального</w:t>
            </w:r>
            <w:proofErr w:type="spellEnd"/>
            <w:r w:rsidRPr="000D5869">
              <w:rPr>
                <w:rFonts w:ascii="Arial" w:eastAsia="Corbel" w:hAnsi="Arial" w:cs="Arial"/>
                <w:lang w:val="ru-RU"/>
              </w:rPr>
              <w:t xml:space="preserve"> типа, другой с «ключ-завертка». </w:t>
            </w:r>
            <w:proofErr w:type="spellStart"/>
            <w:r w:rsidRPr="000D5869">
              <w:rPr>
                <w:rFonts w:ascii="Arial" w:eastAsia="Corbel" w:hAnsi="Arial" w:cs="Arial"/>
              </w:rPr>
              <w:lastRenderedPageBreak/>
              <w:t>Наличие</w:t>
            </w:r>
            <w:proofErr w:type="spellEnd"/>
            <w:r w:rsidRPr="000D5869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0D5869">
              <w:rPr>
                <w:rFonts w:ascii="Arial" w:eastAsia="Corbel" w:hAnsi="Arial" w:cs="Arial"/>
              </w:rPr>
              <w:t>противосъемных</w:t>
            </w:r>
            <w:proofErr w:type="spellEnd"/>
            <w:r w:rsidRPr="000D5869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0D5869">
              <w:rPr>
                <w:rFonts w:ascii="Arial" w:eastAsia="Corbel" w:hAnsi="Arial" w:cs="Arial"/>
              </w:rPr>
              <w:t>приспособлений</w:t>
            </w:r>
            <w:proofErr w:type="spellEnd"/>
            <w:r w:rsidRPr="000D5869">
              <w:rPr>
                <w:rFonts w:ascii="Arial" w:eastAsia="Corbel" w:hAnsi="Arial" w:cs="Arial"/>
              </w:rPr>
              <w:t xml:space="preserve">. </w:t>
            </w:r>
            <w:proofErr w:type="spellStart"/>
            <w:r w:rsidRPr="000D5869">
              <w:rPr>
                <w:rFonts w:ascii="Arial" w:eastAsia="Corbel" w:hAnsi="Arial" w:cs="Arial"/>
              </w:rPr>
              <w:t>Доводчик</w:t>
            </w:r>
            <w:proofErr w:type="spellEnd"/>
            <w:r w:rsidRPr="000D5869">
              <w:rPr>
                <w:rFonts w:ascii="Arial" w:eastAsia="Corbel" w:hAnsi="Arial" w:cs="Arial"/>
              </w:rPr>
              <w:t xml:space="preserve"> DORMA TS-83. </w:t>
            </w:r>
            <w:proofErr w:type="spellStart"/>
            <w:r w:rsidRPr="000D5869">
              <w:rPr>
                <w:rFonts w:ascii="Arial" w:eastAsia="Corbel" w:hAnsi="Arial" w:cs="Arial"/>
              </w:rPr>
              <w:t>Порошковая</w:t>
            </w:r>
            <w:proofErr w:type="spellEnd"/>
            <w:r w:rsidRPr="000D5869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0D5869">
              <w:rPr>
                <w:rFonts w:ascii="Arial" w:eastAsia="Corbel" w:hAnsi="Arial" w:cs="Arial"/>
              </w:rPr>
              <w:t>покраска</w:t>
            </w:r>
            <w:proofErr w:type="spellEnd"/>
            <w:r w:rsidRPr="000D5869">
              <w:rPr>
                <w:rFonts w:ascii="Arial" w:eastAsia="Corbel" w:hAnsi="Arial" w:cs="Arial"/>
              </w:rPr>
              <w:t xml:space="preserve"> RAL 7047.</w:t>
            </w:r>
          </w:p>
          <w:p w14:paraId="3546F63D" w14:textId="77777777" w:rsidR="00C568D5" w:rsidRPr="00E62849" w:rsidRDefault="00C568D5" w:rsidP="00C568D5">
            <w:pPr>
              <w:rPr>
                <w:rFonts w:ascii="Arial" w:eastAsia="Corbel" w:hAnsi="Arial" w:cs="Arial"/>
                <w:highlight w:val="yellow"/>
              </w:rPr>
            </w:pPr>
          </w:p>
        </w:tc>
        <w:tc>
          <w:tcPr>
            <w:tcW w:w="1973" w:type="dxa"/>
          </w:tcPr>
          <w:p w14:paraId="750B2096" w14:textId="3EF8D99A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411E1290" w14:textId="77777777" w:rsidTr="00C568D5">
        <w:tc>
          <w:tcPr>
            <w:tcW w:w="2530" w:type="dxa"/>
            <w:vAlign w:val="center"/>
          </w:tcPr>
          <w:p w14:paraId="377770EE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proofErr w:type="spellStart"/>
            <w:r w:rsidRPr="00113458">
              <w:rPr>
                <w:rFonts w:ascii="Arial" w:eastAsia="Corbel" w:hAnsi="Arial" w:cs="Arial"/>
                <w:b/>
              </w:rPr>
              <w:t>Броня</w:t>
            </w:r>
            <w:proofErr w:type="spellEnd"/>
          </w:p>
        </w:tc>
        <w:tc>
          <w:tcPr>
            <w:tcW w:w="4246" w:type="dxa"/>
            <w:vAlign w:val="center"/>
          </w:tcPr>
          <w:p w14:paraId="7C3424F0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 </w:t>
            </w:r>
            <w:proofErr w:type="spellStart"/>
            <w:r w:rsidRPr="00113458">
              <w:rPr>
                <w:rFonts w:ascii="Arial" w:eastAsia="Corbel" w:hAnsi="Arial" w:cs="Arial"/>
              </w:rPr>
              <w:t>Композитные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панели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или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аналог</w:t>
            </w:r>
            <w:proofErr w:type="spellEnd"/>
          </w:p>
        </w:tc>
        <w:tc>
          <w:tcPr>
            <w:tcW w:w="5753" w:type="dxa"/>
            <w:vAlign w:val="center"/>
          </w:tcPr>
          <w:p w14:paraId="7779FA27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1D7EAAD3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В соответствии с </w:t>
            </w:r>
            <w:proofErr w:type="spellStart"/>
            <w:proofErr w:type="gramStart"/>
            <w:r w:rsidRPr="00EF7ABF">
              <w:rPr>
                <w:rFonts w:ascii="Arial" w:eastAsia="Corbel" w:hAnsi="Arial" w:cs="Arial"/>
                <w:lang w:val="ru-RU"/>
              </w:rPr>
              <w:t>тех.заданием</w:t>
            </w:r>
            <w:proofErr w:type="spellEnd"/>
            <w:proofErr w:type="gramEnd"/>
            <w:r w:rsidRPr="00EF7ABF">
              <w:rPr>
                <w:rFonts w:ascii="Arial" w:eastAsia="Corbel" w:hAnsi="Arial" w:cs="Arial"/>
                <w:lang w:val="ru-RU"/>
              </w:rPr>
              <w:t xml:space="preserve"> по укрепленности помещений</w:t>
            </w:r>
          </w:p>
          <w:p w14:paraId="1F6C0F7C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</w:tc>
        <w:tc>
          <w:tcPr>
            <w:tcW w:w="1973" w:type="dxa"/>
          </w:tcPr>
          <w:p w14:paraId="0F9ACF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A80D79D" w14:textId="77777777" w:rsidTr="00C568D5">
        <w:tc>
          <w:tcPr>
            <w:tcW w:w="2530" w:type="dxa"/>
            <w:shd w:val="clear" w:color="auto" w:fill="auto"/>
            <w:vAlign w:val="center"/>
          </w:tcPr>
          <w:p w14:paraId="39BAFBA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5555DB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9DC9F5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7FDA45E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  <w:p w14:paraId="73B821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79F89D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51CCFB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</w:tc>
        <w:tc>
          <w:tcPr>
            <w:tcW w:w="1973" w:type="dxa"/>
            <w:shd w:val="clear" w:color="auto" w:fill="auto"/>
          </w:tcPr>
          <w:p w14:paraId="3FCB04B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7732BD59" w14:textId="77777777" w:rsidTr="00C568D5">
        <w:tc>
          <w:tcPr>
            <w:tcW w:w="2530" w:type="dxa"/>
            <w:shd w:val="clear" w:color="auto" w:fill="auto"/>
            <w:vAlign w:val="center"/>
          </w:tcPr>
          <w:p w14:paraId="6BDC9AE4" w14:textId="77777777" w:rsidR="00C568D5" w:rsidRPr="007B5483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commentRangeStart w:id="235"/>
            <w:proofErr w:type="spellStart"/>
            <w:r w:rsidRPr="007B5483">
              <w:rPr>
                <w:rFonts w:ascii="Arial" w:hAnsi="Arial" w:cs="Arial"/>
                <w:b/>
              </w:rPr>
              <w:t>Радиатор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92F1C82" w14:textId="77777777" w:rsidR="00C568D5" w:rsidRPr="007B5483" w:rsidRDefault="00C568D5" w:rsidP="00C568D5">
            <w:pPr>
              <w:rPr>
                <w:rFonts w:ascii="Arial" w:hAnsi="Arial" w:cs="Arial"/>
              </w:rPr>
            </w:pPr>
          </w:p>
          <w:p w14:paraId="6F656E7B" w14:textId="3AA3B44D" w:rsidR="00C568D5" w:rsidRPr="007B5483" w:rsidRDefault="00C568D5" w:rsidP="00C568D5">
            <w:pPr>
              <w:rPr>
                <w:rFonts w:ascii="Arial" w:hAnsi="Arial" w:cs="Arial"/>
              </w:rPr>
            </w:pPr>
            <w:r w:rsidRPr="007B5483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214C5AEC" w14:textId="77777777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0948DB7E" w14:textId="77777777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B191663" w14:textId="08440E71" w:rsidR="00C568D5" w:rsidRPr="007B5483" w:rsidRDefault="00C568D5">
            <w:pPr>
              <w:rPr>
                <w:rFonts w:ascii="Arial" w:hAnsi="Arial" w:cs="Arial"/>
                <w:lang w:val="ru-RU"/>
              </w:rPr>
              <w:pPrChange w:id="236" w:author="ALI" w:date="2026-08-19T11:02:00Z">
                <w:pPr>
                  <w:jc w:val="right"/>
                </w:pPr>
              </w:pPrChange>
            </w:pPr>
            <w:proofErr w:type="spellStart"/>
            <w:r w:rsidRPr="007B5483">
              <w:rPr>
                <w:rFonts w:ascii="Arial" w:hAnsi="Arial" w:cs="Arial"/>
              </w:rPr>
              <w:t>Приложение</w:t>
            </w:r>
            <w:proofErr w:type="spellEnd"/>
            <w:r w:rsidRPr="007B5483">
              <w:rPr>
                <w:rFonts w:ascii="Arial" w:hAnsi="Arial" w:cs="Arial"/>
              </w:rPr>
              <w:t xml:space="preserve"> №</w:t>
            </w:r>
            <w:r w:rsidRPr="007B5483">
              <w:rPr>
                <w:rFonts w:ascii="Arial" w:hAnsi="Arial" w:cs="Arial"/>
                <w:lang w:val="ru-RU"/>
              </w:rPr>
              <w:t>9</w:t>
            </w:r>
          </w:p>
          <w:p w14:paraId="1C7CB4DA" w14:textId="09D557C9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7B5483">
              <w:rPr>
                <w:rFonts w:ascii="Arial" w:hAnsi="Arial" w:cs="Arial"/>
              </w:rPr>
              <w:t>Лист</w:t>
            </w:r>
            <w:proofErr w:type="spellEnd"/>
            <w:r w:rsidRPr="007B5483">
              <w:rPr>
                <w:rFonts w:ascii="Arial" w:hAnsi="Arial" w:cs="Arial"/>
              </w:rPr>
              <w:t xml:space="preserve"> 3</w:t>
            </w:r>
            <w:r w:rsidRPr="007B5483">
              <w:rPr>
                <w:rFonts w:ascii="Arial" w:hAnsi="Arial" w:cs="Arial"/>
                <w:lang w:val="ru-RU"/>
              </w:rPr>
              <w:t>5</w:t>
            </w:r>
            <w:commentRangeEnd w:id="235"/>
            <w:r w:rsidR="00466F11">
              <w:rPr>
                <w:rStyle w:val="ad"/>
                <w:rFonts w:eastAsia="MS Mincho"/>
              </w:rPr>
              <w:commentReference w:id="235"/>
            </w:r>
          </w:p>
        </w:tc>
      </w:tr>
      <w:tr w:rsidR="00C568D5" w:rsidRPr="00781CE8" w14:paraId="6B3503C2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7096FB5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Кабина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  <w:i/>
              </w:rPr>
              <w:t>клиента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  <w:i/>
              </w:rPr>
              <w:t>при</w:t>
            </w:r>
            <w:proofErr w:type="spellEnd"/>
            <w:r w:rsidRPr="00113458">
              <w:rPr>
                <w:rFonts w:ascii="Arial" w:hAnsi="Arial" w:cs="Arial"/>
                <w:b/>
                <w:i/>
              </w:rPr>
              <w:t xml:space="preserve"> СОКР</w:t>
            </w:r>
          </w:p>
        </w:tc>
      </w:tr>
      <w:tr w:rsidR="00C568D5" w:rsidRPr="00781CE8" w14:paraId="2B924B97" w14:textId="77777777" w:rsidTr="00C568D5">
        <w:trPr>
          <w:trHeight w:val="968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6BDE0A8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Перегородки</w:t>
            </w:r>
            <w:proofErr w:type="spellEnd"/>
          </w:p>
          <w:p w14:paraId="4045FFC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587189E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6C4F16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53175442" w14:textId="707479B2" w:rsidR="00C568D5" w:rsidRPr="00EF7ABF" w:rsidRDefault="00AB7C3F" w:rsidP="00C568D5">
            <w:pPr>
              <w:rPr>
                <w:rFonts w:ascii="Arial" w:hAnsi="Arial" w:cs="Arial"/>
                <w:lang w:val="ru-RU"/>
              </w:rPr>
            </w:pPr>
            <w:r w:rsidRPr="00AB7C3F">
              <w:rPr>
                <w:rFonts w:ascii="Arial" w:hAnsi="Arial" w:cs="Arial"/>
                <w:lang w:val="ru-RU"/>
              </w:rPr>
              <w:t>Цельностеклянная перегородка NAYADA-</w:t>
            </w:r>
            <w:proofErr w:type="spellStart"/>
            <w:r w:rsidRPr="00AB7C3F">
              <w:rPr>
                <w:rFonts w:ascii="Arial" w:hAnsi="Arial" w:cs="Arial"/>
                <w:lang w:val="ru-RU"/>
              </w:rPr>
              <w:t>Crystal</w:t>
            </w:r>
            <w:proofErr w:type="spellEnd"/>
            <w:r w:rsidRPr="00AB7C3F">
              <w:rPr>
                <w:rFonts w:ascii="Arial" w:hAnsi="Arial" w:cs="Arial"/>
                <w:lang w:val="ru-RU"/>
              </w:rPr>
              <w:t xml:space="preserve"> h=2500 мм с дверью h=2100 мм, из закаленного стекла 10 мм. Стекло оклеить одним слоем декоративной пленки </w:t>
            </w:r>
            <w:proofErr w:type="spellStart"/>
            <w:r w:rsidRPr="00AB7C3F">
              <w:rPr>
                <w:rFonts w:ascii="Arial" w:hAnsi="Arial" w:cs="Arial"/>
                <w:lang w:val="ru-RU"/>
              </w:rPr>
              <w:t>Oracal</w:t>
            </w:r>
            <w:proofErr w:type="spellEnd"/>
            <w:r w:rsidRPr="00AB7C3F">
              <w:rPr>
                <w:rFonts w:ascii="Arial" w:hAnsi="Arial" w:cs="Arial"/>
                <w:lang w:val="ru-RU"/>
              </w:rPr>
              <w:t xml:space="preserve"> 641000M с обязательным заведением ее под крепежный профиль. Встроенный в пол доводчик. Нажимная ручка с замком «ключ-завертка». Цвет фурнитуры и профилей «матовая нержавеющая сталь»</w:t>
            </w:r>
          </w:p>
        </w:tc>
        <w:tc>
          <w:tcPr>
            <w:tcW w:w="1973" w:type="dxa"/>
            <w:vMerge w:val="restart"/>
            <w:shd w:val="clear" w:color="auto" w:fill="auto"/>
          </w:tcPr>
          <w:p w14:paraId="718F8530" w14:textId="77777777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237" w:author="ALI" w:date="2026-08-19T11:02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69ACC08" w14:textId="29F582CB" w:rsidR="00C568D5" w:rsidRPr="00113458" w:rsidRDefault="00C568D5" w:rsidP="00C568D5">
            <w:pPr>
              <w:rPr>
                <w:rFonts w:ascii="Arial" w:hAnsi="Arial" w:cs="Arial"/>
              </w:rPr>
            </w:pPr>
            <w:commentRangeStart w:id="238"/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9, 14, 24, 25</w:t>
            </w:r>
            <w:commentRangeEnd w:id="238"/>
            <w:r w:rsidR="00195842">
              <w:rPr>
                <w:rStyle w:val="ad"/>
                <w:rFonts w:eastAsia="MS Mincho"/>
              </w:rPr>
              <w:commentReference w:id="238"/>
            </w:r>
          </w:p>
        </w:tc>
      </w:tr>
      <w:tr w:rsidR="00C568D5" w:rsidRPr="0086375D" w14:paraId="337BF489" w14:textId="77777777" w:rsidTr="00C568D5">
        <w:trPr>
          <w:trHeight w:val="967"/>
        </w:trPr>
        <w:tc>
          <w:tcPr>
            <w:tcW w:w="2530" w:type="dxa"/>
            <w:vMerge/>
            <w:vAlign w:val="center"/>
          </w:tcPr>
          <w:p w14:paraId="266A9CE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312E4FF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6E7ED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-до перекрытия, шпаклевка, оклейка стеклообоями типа «паутинка»</w:t>
            </w:r>
          </w:p>
          <w:p w14:paraId="6A939E3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3C29795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E203AB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  <w:vMerge/>
          </w:tcPr>
          <w:p w14:paraId="55798F5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E278CFB" w14:textId="77777777" w:rsidTr="00C568D5">
        <w:tc>
          <w:tcPr>
            <w:tcW w:w="2530" w:type="dxa"/>
            <w:vAlign w:val="center"/>
          </w:tcPr>
          <w:p w14:paraId="35610B0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66EFFA0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F57E8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A7EC64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3C8839A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511787B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EBD5F9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120969A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52DB50B2" w14:textId="77777777" w:rsidTr="00C568D5">
        <w:tc>
          <w:tcPr>
            <w:tcW w:w="2530" w:type="dxa"/>
            <w:vAlign w:val="center"/>
          </w:tcPr>
          <w:p w14:paraId="1E5834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38D2B444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29826F9" w14:textId="1DA93DEE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321C0D3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3349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3F8C040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983DD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3A138D1" w14:textId="77777777" w:rsidTr="00C568D5">
        <w:tc>
          <w:tcPr>
            <w:tcW w:w="2530" w:type="dxa"/>
            <w:vAlign w:val="center"/>
          </w:tcPr>
          <w:p w14:paraId="42B38E6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Потолок</w:t>
            </w:r>
            <w:proofErr w:type="spellEnd"/>
          </w:p>
        </w:tc>
        <w:tc>
          <w:tcPr>
            <w:tcW w:w="4246" w:type="dxa"/>
          </w:tcPr>
          <w:p w14:paraId="7D6B328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47D48F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ГКЛ </w:t>
            </w:r>
            <w:proofErr w:type="spellStart"/>
            <w:r w:rsidRPr="00113458">
              <w:rPr>
                <w:rFonts w:ascii="Arial" w:hAnsi="Arial" w:cs="Arial"/>
              </w:rPr>
              <w:t>под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покраску</w:t>
            </w:r>
            <w:proofErr w:type="spellEnd"/>
          </w:p>
        </w:tc>
        <w:tc>
          <w:tcPr>
            <w:tcW w:w="5753" w:type="dxa"/>
          </w:tcPr>
          <w:p w14:paraId="25651E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34819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6FF5366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D35CA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266660E" w14:textId="77777777" w:rsidTr="00C568D5">
        <w:tc>
          <w:tcPr>
            <w:tcW w:w="2530" w:type="dxa"/>
            <w:vAlign w:val="center"/>
          </w:tcPr>
          <w:p w14:paraId="5B0D5409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Обрамление кассового окна и</w:t>
            </w:r>
          </w:p>
          <w:p w14:paraId="295DBA42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передаточного лотка</w:t>
            </w:r>
          </w:p>
        </w:tc>
        <w:tc>
          <w:tcPr>
            <w:tcW w:w="4246" w:type="dxa"/>
            <w:vAlign w:val="center"/>
          </w:tcPr>
          <w:p w14:paraId="0BBF396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Индивидуального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изготовления</w:t>
            </w:r>
            <w:proofErr w:type="spellEnd"/>
          </w:p>
        </w:tc>
        <w:tc>
          <w:tcPr>
            <w:tcW w:w="5753" w:type="dxa"/>
            <w:vAlign w:val="center"/>
          </w:tcPr>
          <w:p w14:paraId="420A5D4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ЛДСП/</w:t>
            </w:r>
            <w:proofErr w:type="spellStart"/>
            <w:r w:rsidRPr="00113458">
              <w:rPr>
                <w:rFonts w:ascii="Arial" w:hAnsi="Arial" w:cs="Arial"/>
              </w:rPr>
              <w:t>Кроношпан</w:t>
            </w:r>
            <w:proofErr w:type="spellEnd"/>
            <w:r w:rsidRPr="00113458">
              <w:rPr>
                <w:rFonts w:ascii="Arial" w:hAnsi="Arial" w:cs="Arial"/>
              </w:rPr>
              <w:t xml:space="preserve">. </w:t>
            </w:r>
            <w:proofErr w:type="spellStart"/>
            <w:r w:rsidRPr="00113458">
              <w:rPr>
                <w:rFonts w:ascii="Arial" w:hAnsi="Arial" w:cs="Arial"/>
              </w:rPr>
              <w:t>Цвет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ral</w:t>
            </w:r>
            <w:proofErr w:type="spellEnd"/>
            <w:r w:rsidRPr="00113458">
              <w:rPr>
                <w:rFonts w:ascii="Arial" w:hAnsi="Arial" w:cs="Arial"/>
              </w:rPr>
              <w:t xml:space="preserve"> 7047</w:t>
            </w:r>
          </w:p>
        </w:tc>
        <w:tc>
          <w:tcPr>
            <w:tcW w:w="1973" w:type="dxa"/>
          </w:tcPr>
          <w:p w14:paraId="22A8D7A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0DA12FF9" w14:textId="77777777" w:rsidTr="00C568D5">
        <w:tc>
          <w:tcPr>
            <w:tcW w:w="2530" w:type="dxa"/>
            <w:vAlign w:val="center"/>
          </w:tcPr>
          <w:p w14:paraId="6D6603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</w:tcPr>
          <w:p w14:paraId="7DB4307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04B4358D" w14:textId="762217B9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107720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26331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диммируемый</w:t>
            </w:r>
            <w:proofErr w:type="spellEnd"/>
          </w:p>
          <w:p w14:paraId="65824D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2EA9D4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71AAA446" w14:textId="77777777" w:rsidTr="001D6C3C">
        <w:tc>
          <w:tcPr>
            <w:tcW w:w="2530" w:type="dxa"/>
            <w:shd w:val="clear" w:color="auto" w:fill="auto"/>
            <w:vAlign w:val="center"/>
          </w:tcPr>
          <w:p w14:paraId="7BBA223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72B5285D" w14:textId="77777777" w:rsidR="00C568D5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  <w:p w14:paraId="2EC0ACF8" w14:textId="1CDD593D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30B877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BD94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1700A3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E8A7B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564245D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3A6D124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Депозитарий</w:t>
            </w:r>
            <w:proofErr w:type="spellEnd"/>
          </w:p>
        </w:tc>
      </w:tr>
      <w:tr w:rsidR="00C568D5" w:rsidRPr="0086375D" w14:paraId="4F76CB21" w14:textId="77777777" w:rsidTr="00C568D5">
        <w:tc>
          <w:tcPr>
            <w:tcW w:w="2530" w:type="dxa"/>
            <w:vAlign w:val="center"/>
          </w:tcPr>
          <w:p w14:paraId="6DD3B8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  <w:p w14:paraId="6E49F5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265F745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6FF7A1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Из кирпича с облицовкой ГКЛ (С623) с каждой стороны в один слой, усиленная арматурой диаметром 12 мм с ячейкой 150х150 мм, толщиной 200 мм. </w:t>
            </w:r>
            <w:proofErr w:type="spellStart"/>
            <w:r w:rsidRPr="00113458">
              <w:rPr>
                <w:rFonts w:ascii="Arial" w:hAnsi="Arial" w:cs="Arial"/>
              </w:rPr>
              <w:t>Оклейка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стеклообоями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типа</w:t>
            </w:r>
            <w:proofErr w:type="spellEnd"/>
            <w:r w:rsidRPr="00113458">
              <w:rPr>
                <w:rFonts w:ascii="Arial" w:hAnsi="Arial" w:cs="Arial"/>
              </w:rPr>
              <w:t xml:space="preserve"> «</w:t>
            </w:r>
            <w:proofErr w:type="spellStart"/>
            <w:r w:rsidRPr="00113458">
              <w:rPr>
                <w:rFonts w:ascii="Arial" w:hAnsi="Arial" w:cs="Arial"/>
              </w:rPr>
              <w:t>паутинка</w:t>
            </w:r>
            <w:proofErr w:type="spellEnd"/>
            <w:r w:rsidRPr="00113458">
              <w:rPr>
                <w:rFonts w:ascii="Arial" w:hAnsi="Arial" w:cs="Arial"/>
              </w:rPr>
              <w:t>»</w:t>
            </w:r>
          </w:p>
          <w:p w14:paraId="01FB6C3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5736C1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06C70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</w:tc>
        <w:tc>
          <w:tcPr>
            <w:tcW w:w="1973" w:type="dxa"/>
          </w:tcPr>
          <w:p w14:paraId="4907E8B2" w14:textId="4AA75F1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165D046" w14:textId="77777777" w:rsidTr="00C568D5">
        <w:trPr>
          <w:trHeight w:val="1174"/>
        </w:trPr>
        <w:tc>
          <w:tcPr>
            <w:tcW w:w="2530" w:type="dxa"/>
            <w:vAlign w:val="center"/>
          </w:tcPr>
          <w:p w14:paraId="1B5BA25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  <w:p w14:paraId="257050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0BCF2F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BC2F16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239" w:author="ALI" w:date="2026-08-19T11:28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10B41BA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8953B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027877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78416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58E3F32" w14:textId="77777777" w:rsidTr="00C568D5">
        <w:tc>
          <w:tcPr>
            <w:tcW w:w="2530" w:type="dxa"/>
            <w:vAlign w:val="center"/>
          </w:tcPr>
          <w:p w14:paraId="29F3CB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08D1A3B9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6E56CB9" w14:textId="5AE7BC1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461916">
              <w:rPr>
                <w:rFonts w:ascii="Arial" w:hAnsi="Arial" w:cs="Arial"/>
              </w:rPr>
              <w:t>Fezard</w:t>
            </w:r>
            <w:proofErr w:type="spellEnd"/>
            <w:del w:id="240" w:author="ALI" w:date="2026-08-19T11:28:00Z">
              <w:r w:rsidRPr="00461916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 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6A88C33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B5A57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22999E9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A6526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C20B768" w14:textId="77777777" w:rsidTr="00C568D5">
        <w:tc>
          <w:tcPr>
            <w:tcW w:w="2530" w:type="dxa"/>
            <w:vAlign w:val="center"/>
          </w:tcPr>
          <w:p w14:paraId="0D1B27F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</w:tcPr>
          <w:p w14:paraId="65D947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A78D6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усиленный арматурой диаметром не менее 16 мм. На потолке в решетке выполнить технологический люк (при необходимости) 600х600 мм из арматуры Ø16 мм, закрываемый на четыре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навесных замка с толщиной дужки не менее 16 мм. </w:t>
            </w:r>
            <w:r w:rsidRPr="00113458">
              <w:rPr>
                <w:rFonts w:ascii="Arial" w:hAnsi="Arial" w:cs="Arial"/>
              </w:rPr>
              <w:t xml:space="preserve">H-2750 </w:t>
            </w:r>
            <w:proofErr w:type="spellStart"/>
            <w:r w:rsidRPr="00113458">
              <w:rPr>
                <w:rFonts w:ascii="Arial" w:hAnsi="Arial" w:cs="Arial"/>
              </w:rPr>
              <w:t>мм</w:t>
            </w:r>
            <w:proofErr w:type="spellEnd"/>
          </w:p>
          <w:p w14:paraId="45E9971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D5731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1DEEB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</w:t>
            </w:r>
            <w:del w:id="241" w:author="ALI" w:date="2026-08-19T11:28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, цвет - базовый полуматовый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</w:p>
        </w:tc>
        <w:tc>
          <w:tcPr>
            <w:tcW w:w="1973" w:type="dxa"/>
          </w:tcPr>
          <w:p w14:paraId="0453C106" w14:textId="11F6E74B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398C70B" w14:textId="77777777" w:rsidTr="00C568D5">
        <w:trPr>
          <w:trHeight w:val="862"/>
        </w:trPr>
        <w:tc>
          <w:tcPr>
            <w:tcW w:w="2530" w:type="dxa"/>
            <w:vAlign w:val="center"/>
          </w:tcPr>
          <w:p w14:paraId="2E28DB69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A1F85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</w:tcPr>
          <w:p w14:paraId="707621AF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7EF72EE8" w14:textId="25C61C00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6BCF6FB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FFCCB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диммируемый</w:t>
            </w:r>
            <w:proofErr w:type="spellEnd"/>
          </w:p>
          <w:p w14:paraId="701493E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07BAC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9ABD3E8" w14:textId="77777777" w:rsidTr="001D6C3C">
        <w:tc>
          <w:tcPr>
            <w:tcW w:w="2530" w:type="dxa"/>
            <w:shd w:val="clear" w:color="auto" w:fill="auto"/>
            <w:vAlign w:val="center"/>
          </w:tcPr>
          <w:p w14:paraId="1718AE9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7F389FD9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A594064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EE962C" w14:textId="0D082036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6403DC1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3204557" w14:textId="4C89940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242" w:author="ALI" w:date="2026-08-19T11:29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0810D7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9205D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74091B0" w14:textId="77777777" w:rsidTr="00C568D5">
        <w:tc>
          <w:tcPr>
            <w:tcW w:w="2530" w:type="dxa"/>
            <w:vAlign w:val="center"/>
          </w:tcPr>
          <w:p w14:paraId="0FED4F44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proofErr w:type="spellStart"/>
            <w:r w:rsidRPr="00113458">
              <w:rPr>
                <w:rFonts w:ascii="Arial" w:eastAsia="Corbe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1E06AA70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proofErr w:type="spellStart"/>
            <w:r w:rsidRPr="00113458">
              <w:rPr>
                <w:rFonts w:ascii="Arial" w:eastAsia="Corbel" w:hAnsi="Arial" w:cs="Arial"/>
              </w:rPr>
              <w:t>Дверь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металлическая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</w:t>
            </w:r>
            <w:proofErr w:type="spellStart"/>
            <w:r w:rsidRPr="00113458">
              <w:rPr>
                <w:rFonts w:ascii="Arial" w:eastAsia="Corbel" w:hAnsi="Arial" w:cs="Arial"/>
              </w:rPr>
              <w:t>одностворчатая</w:t>
            </w:r>
            <w:proofErr w:type="spellEnd"/>
          </w:p>
          <w:p w14:paraId="00C55026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5753" w:type="dxa"/>
            <w:vAlign w:val="center"/>
          </w:tcPr>
          <w:p w14:paraId="2CA083E5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proofErr w:type="spellStart"/>
            <w:r w:rsidRPr="00EF7ABF">
              <w:rPr>
                <w:rFonts w:ascii="Arial" w:eastAsia="Corbel" w:hAnsi="Arial" w:cs="Arial"/>
                <w:lang w:val="ru-RU"/>
              </w:rPr>
              <w:t>Бронедверь</w:t>
            </w:r>
            <w:proofErr w:type="spellEnd"/>
            <w:r w:rsidRPr="00EF7ABF">
              <w:rPr>
                <w:rFonts w:ascii="Arial" w:eastAsia="Corbel" w:hAnsi="Arial" w:cs="Arial"/>
                <w:lang w:val="ru-RU"/>
              </w:rPr>
              <w:t xml:space="preserve"> глухая, сертифицированная по </w:t>
            </w:r>
            <w:r w:rsidRPr="00113458">
              <w:rPr>
                <w:rFonts w:ascii="Arial" w:eastAsia="Corbel" w:hAnsi="Arial" w:cs="Arial"/>
              </w:rPr>
              <w:t>III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-му классу защиты от взлома по ГОСТ Р 51072-2005. Размер: 900х2100 мм. Два врезных замка </w:t>
            </w:r>
            <w:proofErr w:type="spellStart"/>
            <w:r w:rsidRPr="00EF7ABF">
              <w:rPr>
                <w:rFonts w:ascii="Arial" w:eastAsia="Corbel" w:hAnsi="Arial" w:cs="Arial"/>
                <w:lang w:val="ru-RU"/>
              </w:rPr>
              <w:t>сувальдного</w:t>
            </w:r>
            <w:proofErr w:type="spellEnd"/>
            <w:r w:rsidRPr="00EF7ABF">
              <w:rPr>
                <w:rFonts w:ascii="Arial" w:eastAsia="Corbel" w:hAnsi="Arial" w:cs="Arial"/>
                <w:lang w:val="ru-RU"/>
              </w:rPr>
              <w:t xml:space="preserve"> типа, установленных на расстоянии не менее 350 мм между замочными скважинами, один из которых должен быть с выдвижными ригелями. Ручка-скоба из нержавеющей стали "</w:t>
            </w:r>
            <w:proofErr w:type="spellStart"/>
            <w:r w:rsidRPr="00113458">
              <w:rPr>
                <w:rFonts w:ascii="Arial" w:eastAsia="Corbel" w:hAnsi="Arial" w:cs="Arial"/>
              </w:rPr>
              <w:t>Apecs</w:t>
            </w:r>
            <w:proofErr w:type="spellEnd"/>
            <w:r w:rsidRPr="00EF7ABF">
              <w:rPr>
                <w:rFonts w:ascii="Arial" w:eastAsia="Corbel" w:hAnsi="Arial" w:cs="Arial"/>
                <w:lang w:val="ru-RU"/>
              </w:rPr>
              <w:t xml:space="preserve">". Наличие противосъемных приспособлений.  Цвет </w:t>
            </w:r>
            <w:r w:rsidRPr="00113458">
              <w:rPr>
                <w:rFonts w:ascii="Arial" w:eastAsia="Corbel" w:hAnsi="Arial" w:cs="Arial"/>
              </w:rPr>
              <w:t>RAL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7047. Дополнительно устройство металлической решетчатой двери с одним врезным замком, диаметром арматуры или прутка не менее 16 мм, с размером ячеек 150х150 мм. </w:t>
            </w:r>
            <w:proofErr w:type="spellStart"/>
            <w:r w:rsidRPr="00113458">
              <w:rPr>
                <w:rFonts w:ascii="Arial" w:eastAsia="Corbel" w:hAnsi="Arial" w:cs="Arial"/>
              </w:rPr>
              <w:t>Доводчик</w:t>
            </w:r>
            <w:proofErr w:type="spellEnd"/>
            <w:r w:rsidRPr="00113458">
              <w:rPr>
                <w:rFonts w:ascii="Arial" w:eastAsia="Corbel" w:hAnsi="Arial" w:cs="Arial"/>
              </w:rPr>
              <w:t xml:space="preserve"> DORMA TS-83</w:t>
            </w:r>
          </w:p>
          <w:p w14:paraId="24F0A39D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1973" w:type="dxa"/>
          </w:tcPr>
          <w:p w14:paraId="202219B2" w14:textId="4813F319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305D0C51" w14:textId="77777777" w:rsidTr="00C568D5">
        <w:tc>
          <w:tcPr>
            <w:tcW w:w="2530" w:type="dxa"/>
            <w:shd w:val="clear" w:color="auto" w:fill="auto"/>
            <w:vAlign w:val="center"/>
          </w:tcPr>
          <w:p w14:paraId="6321E67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2693B2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B3302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3EF5F4A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  <w:p w14:paraId="7CB86AA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49E1B3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2B4413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Тип внутреннего блока кондиционера-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согласно проекта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  <w:r w:rsidRPr="00113458">
              <w:rPr>
                <w:rFonts w:ascii="Arial" w:hAnsi="Arial" w:cs="Arial"/>
              </w:rPr>
              <w:t xml:space="preserve"> RAL 3020.</w:t>
            </w:r>
          </w:p>
        </w:tc>
        <w:tc>
          <w:tcPr>
            <w:tcW w:w="1973" w:type="dxa"/>
            <w:shd w:val="clear" w:color="auto" w:fill="auto"/>
          </w:tcPr>
          <w:p w14:paraId="083690C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69E1ECC9" w14:textId="77777777" w:rsidTr="00C568D5">
        <w:tc>
          <w:tcPr>
            <w:tcW w:w="2530" w:type="dxa"/>
            <w:shd w:val="clear" w:color="auto" w:fill="auto"/>
            <w:vAlign w:val="center"/>
          </w:tcPr>
          <w:p w14:paraId="7CAE5A1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commentRangeStart w:id="243"/>
            <w:proofErr w:type="spellStart"/>
            <w:r w:rsidRPr="00113458">
              <w:rPr>
                <w:rFonts w:ascii="Arial" w:hAnsi="Arial" w:cs="Arial"/>
                <w:b/>
              </w:rPr>
              <w:t>Радиатор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47C2F5F4" w14:textId="7146898F" w:rsidR="00C568D5" w:rsidRPr="00113458" w:rsidDel="008734D4" w:rsidRDefault="00C568D5" w:rsidP="00C568D5">
            <w:pPr>
              <w:rPr>
                <w:del w:id="244" w:author="ALI" w:date="2026-08-19T12:06:00Z"/>
                <w:rFonts w:ascii="Arial" w:hAnsi="Arial" w:cs="Arial"/>
              </w:rPr>
            </w:pPr>
          </w:p>
          <w:p w14:paraId="1D626424" w14:textId="76A2AD8E" w:rsidR="00C568D5" w:rsidRPr="00113458" w:rsidRDefault="00C568D5" w:rsidP="00C568D5">
            <w:pPr>
              <w:rPr>
                <w:rFonts w:ascii="Arial" w:hAnsi="Arial" w:cs="Arial"/>
              </w:rPr>
            </w:pPr>
            <w:r w:rsidRPr="00E62849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62A86C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724536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43BB921" w14:textId="3A79C616" w:rsidR="00C568D5" w:rsidRPr="00D43610" w:rsidRDefault="00C568D5">
            <w:pPr>
              <w:rPr>
                <w:rFonts w:ascii="Arial" w:hAnsi="Arial" w:cs="Arial"/>
                <w:lang w:val="ru-RU"/>
              </w:rPr>
              <w:pPrChange w:id="245" w:author="ALI" w:date="2026-08-19T12:06:00Z">
                <w:pPr>
                  <w:jc w:val="right"/>
                </w:pPr>
              </w:pPrChange>
            </w:pPr>
            <w:proofErr w:type="spellStart"/>
            <w:r>
              <w:rPr>
                <w:rFonts w:ascii="Arial" w:hAnsi="Arial" w:cs="Arial"/>
              </w:rPr>
              <w:t>Приложение</w:t>
            </w:r>
            <w:proofErr w:type="spellEnd"/>
            <w:r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623A191A" w14:textId="087BB405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r w:rsidRPr="00113458">
              <w:rPr>
                <w:rFonts w:ascii="Arial" w:hAnsi="Arial" w:cs="Arial"/>
              </w:rPr>
              <w:t>Лист</w:t>
            </w:r>
            <w:proofErr w:type="spellEnd"/>
            <w:r w:rsidRPr="00113458">
              <w:rPr>
                <w:rFonts w:ascii="Arial" w:hAnsi="Arial" w:cs="Arial"/>
              </w:rPr>
              <w:t xml:space="preserve"> 3</w:t>
            </w:r>
            <w:r>
              <w:rPr>
                <w:rFonts w:ascii="Arial" w:hAnsi="Arial" w:cs="Arial"/>
                <w:lang w:val="ru-RU"/>
              </w:rPr>
              <w:t>5</w:t>
            </w:r>
            <w:commentRangeEnd w:id="243"/>
            <w:r w:rsidR="003F1158">
              <w:rPr>
                <w:rStyle w:val="ad"/>
                <w:rFonts w:eastAsia="MS Mincho"/>
              </w:rPr>
              <w:commentReference w:id="243"/>
            </w:r>
          </w:p>
        </w:tc>
      </w:tr>
      <w:tr w:rsidR="00C568D5" w:rsidRPr="00781CE8" w14:paraId="5D466170" w14:textId="77777777" w:rsidTr="00C568D5">
        <w:tc>
          <w:tcPr>
            <w:tcW w:w="14502" w:type="dxa"/>
            <w:gridSpan w:val="4"/>
            <w:vAlign w:val="center"/>
          </w:tcPr>
          <w:p w14:paraId="1B45BBE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Преддепозитарий</w:t>
            </w:r>
            <w:proofErr w:type="spellEnd"/>
          </w:p>
        </w:tc>
      </w:tr>
      <w:tr w:rsidR="00C568D5" w:rsidRPr="0086375D" w14:paraId="0B20B5F9" w14:textId="77777777" w:rsidTr="00C568D5">
        <w:tc>
          <w:tcPr>
            <w:tcW w:w="2530" w:type="dxa"/>
            <w:vAlign w:val="center"/>
          </w:tcPr>
          <w:p w14:paraId="7014DB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Перегородки</w:t>
            </w:r>
            <w:proofErr w:type="spellEnd"/>
          </w:p>
        </w:tc>
        <w:tc>
          <w:tcPr>
            <w:tcW w:w="4246" w:type="dxa"/>
          </w:tcPr>
          <w:p w14:paraId="6B2F16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908F2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-до перекрытия, шпаклевка, оклейка стеклообоями типа «паутинка»</w:t>
            </w:r>
          </w:p>
        </w:tc>
        <w:tc>
          <w:tcPr>
            <w:tcW w:w="5753" w:type="dxa"/>
          </w:tcPr>
          <w:p w14:paraId="2CD045B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D0EB3E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6CA182B8" w14:textId="6CB0FD8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46E73AC" w14:textId="77777777" w:rsidTr="00C568D5">
        <w:tc>
          <w:tcPr>
            <w:tcW w:w="2530" w:type="dxa"/>
            <w:vAlign w:val="center"/>
          </w:tcPr>
          <w:p w14:paraId="00F1BEF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Пол</w:t>
            </w:r>
            <w:proofErr w:type="spellEnd"/>
          </w:p>
          <w:p w14:paraId="5536E0D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55C884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9E4C78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18C6BD8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B612B0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BC56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945C3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9FBA075" w14:textId="77777777" w:rsidTr="00C568D5">
        <w:tc>
          <w:tcPr>
            <w:tcW w:w="2530" w:type="dxa"/>
            <w:vAlign w:val="center"/>
          </w:tcPr>
          <w:p w14:paraId="6C5836D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</w:tcPr>
          <w:p w14:paraId="0F3CE080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2D44E7" w14:textId="613179F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2FB928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57C8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BB6C2C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D5B7D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5221F7B3" w14:textId="77777777" w:rsidTr="00C568D5">
        <w:tc>
          <w:tcPr>
            <w:tcW w:w="2530" w:type="dxa"/>
            <w:vAlign w:val="center"/>
          </w:tcPr>
          <w:p w14:paraId="15475F6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</w:tcPr>
          <w:p w14:paraId="6E24B7E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1B01AE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ГКЛ </w:t>
            </w:r>
            <w:proofErr w:type="spellStart"/>
            <w:r w:rsidRPr="00113458">
              <w:rPr>
                <w:rFonts w:ascii="Arial" w:hAnsi="Arial" w:cs="Arial"/>
              </w:rPr>
              <w:t>под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покраску</w:t>
            </w:r>
            <w:proofErr w:type="spellEnd"/>
          </w:p>
        </w:tc>
        <w:tc>
          <w:tcPr>
            <w:tcW w:w="5753" w:type="dxa"/>
          </w:tcPr>
          <w:p w14:paraId="2C0588E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B61F6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2838DF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8F4CB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8513735" w14:textId="77777777" w:rsidTr="00C568D5">
        <w:tc>
          <w:tcPr>
            <w:tcW w:w="2530" w:type="dxa"/>
            <w:vAlign w:val="center"/>
          </w:tcPr>
          <w:p w14:paraId="7C285CC6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A1F85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</w:tcPr>
          <w:p w14:paraId="337C1476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3A29C883" w14:textId="780D98BA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6FFE14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16BBE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диммируемый</w:t>
            </w:r>
            <w:proofErr w:type="spellEnd"/>
          </w:p>
          <w:p w14:paraId="1D6917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3C504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889C5D" w14:textId="77777777" w:rsidTr="00C568D5">
        <w:tc>
          <w:tcPr>
            <w:tcW w:w="2530" w:type="dxa"/>
            <w:vAlign w:val="center"/>
          </w:tcPr>
          <w:p w14:paraId="7EBF99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1776C51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  <w:proofErr w:type="spellStart"/>
            <w:r w:rsidRPr="00113458">
              <w:rPr>
                <w:rFonts w:ascii="Arial" w:hAnsi="Arial" w:cs="Arial"/>
              </w:rPr>
              <w:t>Промышленного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производства</w:t>
            </w:r>
            <w:proofErr w:type="spellEnd"/>
          </w:p>
        </w:tc>
        <w:tc>
          <w:tcPr>
            <w:tcW w:w="5753" w:type="dxa"/>
            <w:vAlign w:val="center"/>
          </w:tcPr>
          <w:p w14:paraId="427384A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B3F1B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 xml:space="preserve">деревянная  </w:t>
            </w:r>
            <w:proofErr w:type="spellStart"/>
            <w:r w:rsidRPr="00113458">
              <w:rPr>
                <w:rFonts w:ascii="Arial" w:hAnsi="Arial" w:cs="Arial"/>
              </w:rPr>
              <w:t>Kapelli</w:t>
            </w:r>
            <w:proofErr w:type="spellEnd"/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proofErr w:type="spellStart"/>
            <w:r w:rsidRPr="00113458">
              <w:rPr>
                <w:rFonts w:ascii="Arial" w:hAnsi="Arial" w:cs="Arial"/>
              </w:rPr>
              <w:t>Замок</w:t>
            </w:r>
            <w:proofErr w:type="spellEnd"/>
            <w:r w:rsidRPr="00113458">
              <w:rPr>
                <w:rFonts w:ascii="Arial" w:hAnsi="Arial" w:cs="Arial"/>
              </w:rPr>
              <w:t xml:space="preserve"> "</w:t>
            </w:r>
            <w:proofErr w:type="spellStart"/>
            <w:r w:rsidRPr="00113458">
              <w:rPr>
                <w:rFonts w:ascii="Arial" w:hAnsi="Arial" w:cs="Arial"/>
              </w:rPr>
              <w:t>ключ-ключ</w:t>
            </w:r>
            <w:proofErr w:type="spellEnd"/>
            <w:r w:rsidRPr="00113458">
              <w:rPr>
                <w:rFonts w:ascii="Arial" w:hAnsi="Arial" w:cs="Arial"/>
              </w:rPr>
              <w:t xml:space="preserve">". </w:t>
            </w:r>
            <w:proofErr w:type="spellStart"/>
            <w:r w:rsidRPr="00113458">
              <w:rPr>
                <w:rFonts w:ascii="Arial" w:hAnsi="Arial" w:cs="Arial"/>
              </w:rPr>
              <w:t>Дверной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доводчик</w:t>
            </w:r>
            <w:proofErr w:type="spellEnd"/>
            <w:r w:rsidRPr="00113458">
              <w:rPr>
                <w:rFonts w:ascii="Arial" w:hAnsi="Arial" w:cs="Arial"/>
              </w:rPr>
              <w:t xml:space="preserve">, </w:t>
            </w:r>
            <w:proofErr w:type="spellStart"/>
            <w:r w:rsidRPr="00113458">
              <w:rPr>
                <w:rFonts w:ascii="Arial" w:hAnsi="Arial" w:cs="Arial"/>
              </w:rPr>
              <w:t>напольный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ограничитель</w:t>
            </w:r>
            <w:proofErr w:type="spellEnd"/>
          </w:p>
          <w:p w14:paraId="664C385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151B4DE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17535567" w14:textId="77777777" w:rsidTr="00C568D5">
        <w:tc>
          <w:tcPr>
            <w:tcW w:w="14502" w:type="dxa"/>
            <w:gridSpan w:val="4"/>
            <w:vAlign w:val="center"/>
          </w:tcPr>
          <w:p w14:paraId="3AE388E2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ДЛЯ СОТРУДНИКОВ</w:t>
            </w:r>
          </w:p>
          <w:p w14:paraId="46070B8F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 xml:space="preserve">Общая комната </w:t>
            </w:r>
          </w:p>
        </w:tc>
      </w:tr>
      <w:tr w:rsidR="00C568D5" w:rsidRPr="0086375D" w14:paraId="706A9603" w14:textId="77777777" w:rsidTr="00C568D5">
        <w:tc>
          <w:tcPr>
            <w:tcW w:w="2530" w:type="dxa"/>
            <w:vAlign w:val="center"/>
          </w:tcPr>
          <w:p w14:paraId="73000B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</w:tc>
        <w:tc>
          <w:tcPr>
            <w:tcW w:w="4246" w:type="dxa"/>
            <w:vAlign w:val="center"/>
          </w:tcPr>
          <w:p w14:paraId="63D2EC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DBA851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мм, шпаклевка, оклейка стеклообоями типа «паутинка»</w:t>
            </w:r>
          </w:p>
          <w:p w14:paraId="67906C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A1CC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1C3970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E21C409" w14:textId="5CFA0A9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0956D64" w14:textId="77777777" w:rsidTr="00C568D5">
        <w:tc>
          <w:tcPr>
            <w:tcW w:w="2530" w:type="dxa"/>
            <w:vAlign w:val="center"/>
          </w:tcPr>
          <w:p w14:paraId="4409DDF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</w:tc>
        <w:tc>
          <w:tcPr>
            <w:tcW w:w="4246" w:type="dxa"/>
          </w:tcPr>
          <w:p w14:paraId="4994FD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3C887D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6F101F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589ABD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351B4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E677AC0" w14:textId="77777777" w:rsidTr="00C568D5">
        <w:tc>
          <w:tcPr>
            <w:tcW w:w="2530" w:type="dxa"/>
            <w:vAlign w:val="center"/>
          </w:tcPr>
          <w:p w14:paraId="6F9251A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Плинтус</w:t>
            </w:r>
            <w:proofErr w:type="spellEnd"/>
          </w:p>
        </w:tc>
        <w:tc>
          <w:tcPr>
            <w:tcW w:w="4246" w:type="dxa"/>
            <w:vAlign w:val="center"/>
          </w:tcPr>
          <w:p w14:paraId="5B53093F" w14:textId="72F8FC85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  <w:lang w:val="ru-RU"/>
              </w:rPr>
              <w:br/>
            </w: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  <w:vAlign w:val="center"/>
          </w:tcPr>
          <w:p w14:paraId="1B969BB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7BE08F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0EFE6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70AADF9" w14:textId="77777777" w:rsidTr="00C568D5">
        <w:tc>
          <w:tcPr>
            <w:tcW w:w="2530" w:type="dxa"/>
            <w:vAlign w:val="center"/>
          </w:tcPr>
          <w:p w14:paraId="22DCF68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vAlign w:val="center"/>
          </w:tcPr>
          <w:p w14:paraId="11EAB6F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</w:p>
        </w:tc>
        <w:tc>
          <w:tcPr>
            <w:tcW w:w="5753" w:type="dxa"/>
            <w:vAlign w:val="center"/>
          </w:tcPr>
          <w:p w14:paraId="747B04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5D98E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  <w:p w14:paraId="57C0D2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B5781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33B6AFE" w14:textId="77777777" w:rsidTr="00C568D5">
        <w:tc>
          <w:tcPr>
            <w:tcW w:w="2530" w:type="dxa"/>
            <w:vAlign w:val="center"/>
          </w:tcPr>
          <w:p w14:paraId="3FC0CD2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  <w:vAlign w:val="center"/>
          </w:tcPr>
          <w:p w14:paraId="628A09C8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A63098" w14:textId="6D8635C8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INI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 60 </w:t>
            </w:r>
            <w:r w:rsidRPr="006A1F85">
              <w:rPr>
                <w:rFonts w:ascii="Arial" w:hAnsi="Arial" w:cs="Arial"/>
              </w:rPr>
              <w:t>LN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  <w:p w14:paraId="56A3297C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4C7B53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Светильник</w:t>
            </w:r>
            <w:proofErr w:type="spellEnd"/>
            <w:r w:rsidRPr="00113458">
              <w:rPr>
                <w:rFonts w:ascii="Arial" w:hAnsi="Arial" w:cs="Arial"/>
              </w:rPr>
              <w:t xml:space="preserve"> LED RAL 7047, 4000К</w:t>
            </w:r>
          </w:p>
        </w:tc>
        <w:tc>
          <w:tcPr>
            <w:tcW w:w="1973" w:type="dxa"/>
          </w:tcPr>
          <w:p w14:paraId="3250DD0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0D755C52" w14:textId="77777777" w:rsidTr="00C568D5">
        <w:tc>
          <w:tcPr>
            <w:tcW w:w="2530" w:type="dxa"/>
            <w:vAlign w:val="center"/>
          </w:tcPr>
          <w:p w14:paraId="7984873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6C44F76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  <w:proofErr w:type="spellStart"/>
            <w:r w:rsidRPr="00113458">
              <w:rPr>
                <w:rFonts w:ascii="Arial" w:hAnsi="Arial" w:cs="Arial"/>
              </w:rPr>
              <w:t>Промышленного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производства</w:t>
            </w:r>
            <w:proofErr w:type="spellEnd"/>
          </w:p>
        </w:tc>
        <w:tc>
          <w:tcPr>
            <w:tcW w:w="5753" w:type="dxa"/>
            <w:vAlign w:val="center"/>
          </w:tcPr>
          <w:p w14:paraId="2CD3951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C0A69A4" w14:textId="0890BCB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 xml:space="preserve">деревянная  </w:t>
            </w:r>
            <w:proofErr w:type="spellStart"/>
            <w:r w:rsidRPr="00113458">
              <w:rPr>
                <w:rFonts w:ascii="Arial" w:hAnsi="Arial" w:cs="Arial"/>
              </w:rPr>
              <w:t>Kapelli</w:t>
            </w:r>
            <w:proofErr w:type="spellEnd"/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 доводчик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</w:t>
            </w:r>
            <w:r w:rsidRPr="006A1F85">
              <w:rPr>
                <w:rFonts w:ascii="Arial" w:hAnsi="Arial" w:cs="Arial"/>
                <w:lang w:val="ru-RU"/>
              </w:rPr>
              <w:t>. Замок "ключ-ключ".</w:t>
            </w:r>
            <w:r w:rsidRPr="000474B6">
              <w:rPr>
                <w:rFonts w:ascii="Arial" w:hAnsi="Arial" w:cs="Arial"/>
                <w:lang w:val="ru-RU"/>
              </w:rPr>
              <w:t xml:space="preserve"> Дверной доводчик, напольный ограничитель</w:t>
            </w:r>
          </w:p>
          <w:p w14:paraId="4683A8D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74E2F31" w14:textId="7F751CB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436FFA" w14:textId="77777777" w:rsidTr="00C568D5">
        <w:tc>
          <w:tcPr>
            <w:tcW w:w="2530" w:type="dxa"/>
            <w:vAlign w:val="center"/>
          </w:tcPr>
          <w:p w14:paraId="6A63707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Окна</w:t>
            </w:r>
          </w:p>
        </w:tc>
        <w:tc>
          <w:tcPr>
            <w:tcW w:w="4246" w:type="dxa"/>
            <w:vAlign w:val="center"/>
          </w:tcPr>
          <w:p w14:paraId="03DE1AF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ПВХ </w:t>
            </w:r>
            <w:proofErr w:type="spellStart"/>
            <w:r w:rsidRPr="00113458">
              <w:rPr>
                <w:rFonts w:ascii="Arial" w:hAnsi="Arial" w:cs="Arial"/>
              </w:rPr>
              <w:t>стеклопакет</w:t>
            </w:r>
            <w:proofErr w:type="spellEnd"/>
          </w:p>
        </w:tc>
        <w:tc>
          <w:tcPr>
            <w:tcW w:w="5753" w:type="dxa"/>
          </w:tcPr>
          <w:p w14:paraId="7ABD1CC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44057D6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Цвет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профиля</w:t>
            </w:r>
            <w:proofErr w:type="spellEnd"/>
            <w:r w:rsidRPr="00113458">
              <w:rPr>
                <w:rFonts w:ascii="Arial" w:hAnsi="Arial" w:cs="Arial"/>
              </w:rPr>
              <w:t xml:space="preserve"> - </w:t>
            </w:r>
            <w:proofErr w:type="spellStart"/>
            <w:r w:rsidRPr="00113458">
              <w:rPr>
                <w:rFonts w:ascii="Arial" w:hAnsi="Arial" w:cs="Arial"/>
              </w:rPr>
              <w:t>белый</w:t>
            </w:r>
            <w:proofErr w:type="spellEnd"/>
          </w:p>
        </w:tc>
        <w:tc>
          <w:tcPr>
            <w:tcW w:w="1973" w:type="dxa"/>
          </w:tcPr>
          <w:p w14:paraId="21A85E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081C03B8" w14:textId="77777777" w:rsidTr="001D6C3C">
        <w:tc>
          <w:tcPr>
            <w:tcW w:w="2530" w:type="dxa"/>
            <w:shd w:val="clear" w:color="auto" w:fill="auto"/>
            <w:vAlign w:val="center"/>
          </w:tcPr>
          <w:p w14:paraId="5D2B9EB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</w:p>
          <w:p w14:paraId="6D74A49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и </w:t>
            </w:r>
            <w:proofErr w:type="spellStart"/>
            <w:r w:rsidRPr="00113458">
              <w:rPr>
                <w:rFonts w:ascii="Arial" w:hAnsi="Arial" w:cs="Arial"/>
                <w:b/>
              </w:rPr>
              <w:t>выключатели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0025A1B6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EB9831B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DB84C8" w14:textId="6DE7814B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  <w:vAlign w:val="center"/>
          </w:tcPr>
          <w:p w14:paraId="3681C89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BF944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клеммами,  суппортом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и рамкой белого цвета</w:t>
            </w:r>
          </w:p>
          <w:p w14:paraId="14B9BE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4CF19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C19E5AB" w14:textId="77777777" w:rsidTr="00C568D5">
        <w:tc>
          <w:tcPr>
            <w:tcW w:w="2530" w:type="dxa"/>
            <w:shd w:val="clear" w:color="auto" w:fill="auto"/>
            <w:vAlign w:val="center"/>
          </w:tcPr>
          <w:p w14:paraId="35C74DF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3A069EF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B0D90A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Mitsubishi Heavy SRK35ZSPR-S / SRC35ZSPR-S</w:t>
            </w:r>
          </w:p>
        </w:tc>
        <w:tc>
          <w:tcPr>
            <w:tcW w:w="5753" w:type="dxa"/>
            <w:shd w:val="clear" w:color="auto" w:fill="auto"/>
          </w:tcPr>
          <w:p w14:paraId="4273E4A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31705F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Размещение</w:t>
            </w:r>
            <w:proofErr w:type="spellEnd"/>
            <w:r w:rsidRPr="00113458">
              <w:rPr>
                <w:rFonts w:ascii="Arial" w:hAnsi="Arial" w:cs="Arial"/>
              </w:rPr>
              <w:t xml:space="preserve"> - </w:t>
            </w:r>
            <w:proofErr w:type="spellStart"/>
            <w:r w:rsidRPr="00113458">
              <w:rPr>
                <w:rFonts w:ascii="Arial" w:hAnsi="Arial" w:cs="Arial"/>
              </w:rPr>
              <w:t>технологический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шкаф</w:t>
            </w:r>
            <w:proofErr w:type="spellEnd"/>
          </w:p>
        </w:tc>
        <w:tc>
          <w:tcPr>
            <w:tcW w:w="1973" w:type="dxa"/>
            <w:shd w:val="clear" w:color="auto" w:fill="auto"/>
          </w:tcPr>
          <w:p w14:paraId="554DFE1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5E2F2888" w14:textId="77777777" w:rsidTr="00C568D5">
        <w:tc>
          <w:tcPr>
            <w:tcW w:w="14502" w:type="dxa"/>
            <w:gridSpan w:val="4"/>
            <w:vAlign w:val="center"/>
          </w:tcPr>
          <w:p w14:paraId="788C89C4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ДЛЯ СОТРУДНИКОВ</w:t>
            </w:r>
          </w:p>
          <w:p w14:paraId="428E0A55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Комната приема пищи</w:t>
            </w:r>
          </w:p>
        </w:tc>
      </w:tr>
      <w:tr w:rsidR="00C568D5" w:rsidRPr="0086375D" w14:paraId="53970997" w14:textId="77777777" w:rsidTr="00C568D5">
        <w:tc>
          <w:tcPr>
            <w:tcW w:w="2530" w:type="dxa"/>
            <w:vAlign w:val="center"/>
          </w:tcPr>
          <w:p w14:paraId="5232D87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</w:tc>
        <w:tc>
          <w:tcPr>
            <w:tcW w:w="4246" w:type="dxa"/>
            <w:vAlign w:val="center"/>
          </w:tcPr>
          <w:p w14:paraId="03A694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AD6B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мм, шпаклевка, оклейка стеклообоями типа «паутинка»</w:t>
            </w:r>
          </w:p>
          <w:p w14:paraId="1FFDED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6B82238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A9AF0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331ABC1" w14:textId="4ADAAA5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7F6B54D4" w14:textId="77777777" w:rsidTr="00C568D5">
        <w:tc>
          <w:tcPr>
            <w:tcW w:w="2530" w:type="dxa"/>
            <w:vAlign w:val="center"/>
          </w:tcPr>
          <w:p w14:paraId="6457D71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</w:tc>
        <w:tc>
          <w:tcPr>
            <w:tcW w:w="4246" w:type="dxa"/>
          </w:tcPr>
          <w:p w14:paraId="18E2B8F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CDF878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365EC95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D5EE8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CFCAF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34E990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2E61B2E" w14:textId="77777777" w:rsidTr="00C568D5">
        <w:tc>
          <w:tcPr>
            <w:tcW w:w="2530" w:type="dxa"/>
            <w:vAlign w:val="center"/>
          </w:tcPr>
          <w:p w14:paraId="53A247F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  <w:vAlign w:val="center"/>
          </w:tcPr>
          <w:p w14:paraId="13AEDD5E" w14:textId="22AD0E2F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  <w:lang w:val="ru-RU"/>
              </w:rPr>
              <w:br/>
            </w: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  <w:vAlign w:val="center"/>
          </w:tcPr>
          <w:p w14:paraId="366F197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F2FEA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C31F0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7D207204" w14:textId="77777777" w:rsidTr="00C568D5">
        <w:tc>
          <w:tcPr>
            <w:tcW w:w="2530" w:type="dxa"/>
            <w:vAlign w:val="center"/>
          </w:tcPr>
          <w:p w14:paraId="40AD71E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vAlign w:val="center"/>
          </w:tcPr>
          <w:p w14:paraId="58F77B9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Окраска</w:t>
            </w:r>
            <w:proofErr w:type="spellEnd"/>
          </w:p>
        </w:tc>
        <w:tc>
          <w:tcPr>
            <w:tcW w:w="5753" w:type="dxa"/>
            <w:vAlign w:val="center"/>
          </w:tcPr>
          <w:p w14:paraId="294E27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65E8C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  <w:p w14:paraId="64422AA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96B1C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1BCE00E" w14:textId="77777777" w:rsidTr="00C568D5">
        <w:tc>
          <w:tcPr>
            <w:tcW w:w="2530" w:type="dxa"/>
            <w:vAlign w:val="center"/>
          </w:tcPr>
          <w:p w14:paraId="60C30C58" w14:textId="77777777" w:rsidR="00C568D5" w:rsidRPr="00EF7ABF" w:rsidRDefault="00C568D5" w:rsidP="00C568D5">
            <w:pPr>
              <w:rPr>
                <w:rFonts w:ascii="Arial" w:hAnsi="Arial" w:cs="Arial"/>
                <w:b/>
                <w:lang w:val="ru-RU"/>
              </w:rPr>
            </w:pPr>
          </w:p>
          <w:p w14:paraId="35BD86C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  <w:vAlign w:val="center"/>
          </w:tcPr>
          <w:p w14:paraId="42E84EF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INI LED 60 LN</w:t>
            </w:r>
          </w:p>
        </w:tc>
        <w:tc>
          <w:tcPr>
            <w:tcW w:w="5753" w:type="dxa"/>
            <w:vAlign w:val="center"/>
          </w:tcPr>
          <w:p w14:paraId="652A4F4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Светильник</w:t>
            </w:r>
            <w:proofErr w:type="spellEnd"/>
            <w:r w:rsidRPr="00113458">
              <w:rPr>
                <w:rFonts w:ascii="Arial" w:hAnsi="Arial" w:cs="Arial"/>
              </w:rPr>
              <w:t xml:space="preserve"> LED RAL 7047, 4000К</w:t>
            </w:r>
          </w:p>
        </w:tc>
        <w:tc>
          <w:tcPr>
            <w:tcW w:w="1973" w:type="dxa"/>
          </w:tcPr>
          <w:p w14:paraId="2330C9D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0ECCABFF" w14:textId="77777777" w:rsidTr="00C568D5">
        <w:tc>
          <w:tcPr>
            <w:tcW w:w="2530" w:type="dxa"/>
            <w:vAlign w:val="center"/>
          </w:tcPr>
          <w:p w14:paraId="65EC38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323F6D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  <w:proofErr w:type="spellStart"/>
            <w:r w:rsidRPr="00113458">
              <w:rPr>
                <w:rFonts w:ascii="Arial" w:hAnsi="Arial" w:cs="Arial"/>
              </w:rPr>
              <w:t>Промышленного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производства</w:t>
            </w:r>
            <w:proofErr w:type="spellEnd"/>
          </w:p>
        </w:tc>
        <w:tc>
          <w:tcPr>
            <w:tcW w:w="5753" w:type="dxa"/>
            <w:vAlign w:val="center"/>
          </w:tcPr>
          <w:p w14:paraId="46559E8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DB06AA7" w14:textId="26DC790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 xml:space="preserve">с усилением под </w:t>
            </w:r>
            <w:proofErr w:type="gramStart"/>
            <w:r w:rsidRPr="00D43610">
              <w:rPr>
                <w:rFonts w:ascii="Arial" w:hAnsi="Arial" w:cs="Arial"/>
                <w:color w:val="FF0000"/>
                <w:lang w:val="ru-RU"/>
              </w:rPr>
              <w:t>доводчик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Kapelli</w:t>
            </w:r>
            <w:proofErr w:type="spellEnd"/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6A1F85">
              <w:rPr>
                <w:rFonts w:ascii="Arial" w:hAnsi="Arial" w:cs="Arial"/>
                <w:lang w:val="ru-RU"/>
              </w:rPr>
              <w:t>Замок "ключ-ключ</w:t>
            </w:r>
            <w:r w:rsidRPr="000474B6">
              <w:rPr>
                <w:rFonts w:ascii="Arial" w:hAnsi="Arial" w:cs="Arial"/>
                <w:lang w:val="ru-RU"/>
              </w:rPr>
              <w:t>". Дверной доводчик, напольный ограничитель</w:t>
            </w:r>
          </w:p>
          <w:p w14:paraId="53F863E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CCBBADE" w14:textId="41C57EC8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6704B345" w14:textId="77777777" w:rsidTr="001D6C3C">
        <w:tc>
          <w:tcPr>
            <w:tcW w:w="2530" w:type="dxa"/>
            <w:shd w:val="clear" w:color="auto" w:fill="auto"/>
            <w:vAlign w:val="center"/>
          </w:tcPr>
          <w:p w14:paraId="5CEF04D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и </w:t>
            </w:r>
            <w:proofErr w:type="spellStart"/>
            <w:r w:rsidRPr="00113458">
              <w:rPr>
                <w:rFonts w:ascii="Arial" w:hAnsi="Arial" w:cs="Arial"/>
                <w:b/>
              </w:rPr>
              <w:t>выключатели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6713E9F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02A0BD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999694" w14:textId="39DD3280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  <w:vAlign w:val="center"/>
          </w:tcPr>
          <w:p w14:paraId="173289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E035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клеммами,  суппортом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и рамкой белого цвета</w:t>
            </w:r>
          </w:p>
          <w:p w14:paraId="1C7576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149CB2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08C88A8E" w14:textId="77777777" w:rsidTr="00C568D5">
        <w:tc>
          <w:tcPr>
            <w:tcW w:w="2530" w:type="dxa"/>
            <w:shd w:val="clear" w:color="auto" w:fill="auto"/>
            <w:vAlign w:val="center"/>
          </w:tcPr>
          <w:p w14:paraId="3A5E5F2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Кондиционер</w:t>
            </w:r>
            <w:proofErr w:type="spellEnd"/>
          </w:p>
        </w:tc>
        <w:tc>
          <w:tcPr>
            <w:tcW w:w="4246" w:type="dxa"/>
            <w:shd w:val="clear" w:color="auto" w:fill="auto"/>
          </w:tcPr>
          <w:p w14:paraId="5175CD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4D78B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A1DBD6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подбирается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индивидуально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</w:t>
            </w:r>
            <w:proofErr w:type="spellEnd"/>
            <w:r w:rsidRPr="00113458">
              <w:rPr>
                <w:rFonts w:ascii="Arial" w:hAnsi="Arial" w:cs="Arial"/>
              </w:rPr>
              <w:t xml:space="preserve"> ТЗ</w:t>
            </w:r>
          </w:p>
          <w:p w14:paraId="71F7207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30A509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6744EF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Окраска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3020. В случае кассетного, декоративная панель красится в цвет потолка.</w:t>
            </w:r>
          </w:p>
          <w:p w14:paraId="77070E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4D2DF2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7B83687" w14:textId="77777777" w:rsidTr="00C568D5">
        <w:tc>
          <w:tcPr>
            <w:tcW w:w="14502" w:type="dxa"/>
            <w:gridSpan w:val="4"/>
            <w:vAlign w:val="center"/>
          </w:tcPr>
          <w:p w14:paraId="10782ED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ЗОНА ДЛЯ СОТРУДНИКОВ</w:t>
            </w:r>
          </w:p>
          <w:p w14:paraId="6DA901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Санузел</w:t>
            </w:r>
            <w:proofErr w:type="spellEnd"/>
          </w:p>
        </w:tc>
      </w:tr>
      <w:tr w:rsidR="00C568D5" w:rsidRPr="0086375D" w14:paraId="31EB3C30" w14:textId="77777777" w:rsidTr="00C568D5">
        <w:tc>
          <w:tcPr>
            <w:tcW w:w="2530" w:type="dxa"/>
            <w:vAlign w:val="center"/>
          </w:tcPr>
          <w:p w14:paraId="41108D1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</w:tc>
        <w:tc>
          <w:tcPr>
            <w:tcW w:w="4246" w:type="dxa"/>
          </w:tcPr>
          <w:p w14:paraId="33029A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FF61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ГКЛВ - два слоя с каждой стороны по металлическому каркасу с заполнением мин. ватой 50 мм. </w:t>
            </w:r>
          </w:p>
        </w:tc>
        <w:tc>
          <w:tcPr>
            <w:tcW w:w="5753" w:type="dxa"/>
            <w:vAlign w:val="center"/>
          </w:tcPr>
          <w:p w14:paraId="314963D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787453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Облицовка керамогранитом </w:t>
            </w:r>
            <w:proofErr w:type="spellStart"/>
            <w:r w:rsidRPr="00113458">
              <w:rPr>
                <w:rFonts w:ascii="Arial" w:hAnsi="Arial" w:cs="Arial"/>
              </w:rPr>
              <w:t>Ceramica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Konskie</w:t>
            </w:r>
            <w:proofErr w:type="spellEnd"/>
          </w:p>
          <w:p w14:paraId="4B77CF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Oxford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Graphite</w:t>
            </w:r>
            <w:r w:rsidRPr="00EF7ABF">
              <w:rPr>
                <w:rFonts w:ascii="Arial" w:hAnsi="Arial" w:cs="Arial"/>
                <w:lang w:val="ru-RU"/>
              </w:rPr>
              <w:t>. Размер 200х500 мм</w:t>
            </w:r>
          </w:p>
          <w:p w14:paraId="4E5BD27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Затирка в цвет плитки</w:t>
            </w:r>
          </w:p>
          <w:p w14:paraId="33A626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Укладка плитки выполняется вертикально до уровня потолка</w:t>
            </w:r>
          </w:p>
          <w:p w14:paraId="08278A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D61F46F" w14:textId="509D9AD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5D6ED426" w14:textId="77777777" w:rsidTr="00C568D5">
        <w:tc>
          <w:tcPr>
            <w:tcW w:w="2530" w:type="dxa"/>
            <w:vAlign w:val="center"/>
          </w:tcPr>
          <w:p w14:paraId="2870CCA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</w:tc>
        <w:tc>
          <w:tcPr>
            <w:tcW w:w="4246" w:type="dxa"/>
          </w:tcPr>
          <w:p w14:paraId="0A6762D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47422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  <w:r w:rsidRPr="00113458">
              <w:rPr>
                <w:rFonts w:ascii="Arial" w:hAnsi="Arial" w:cs="Arial"/>
              </w:rPr>
              <w:t xml:space="preserve">. </w:t>
            </w:r>
            <w:proofErr w:type="spellStart"/>
            <w:r w:rsidRPr="00113458">
              <w:rPr>
                <w:rFonts w:ascii="Arial" w:hAnsi="Arial" w:cs="Arial"/>
              </w:rPr>
              <w:t>Обмазочная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гидроизоляция</w:t>
            </w:r>
            <w:proofErr w:type="spellEnd"/>
            <w:r w:rsidRPr="00113458">
              <w:rPr>
                <w:rFonts w:ascii="Arial" w:hAnsi="Arial" w:cs="Arial"/>
              </w:rPr>
              <w:t xml:space="preserve"> 2 </w:t>
            </w:r>
            <w:proofErr w:type="spellStart"/>
            <w:r w:rsidRPr="00113458">
              <w:rPr>
                <w:rFonts w:ascii="Arial" w:hAnsi="Arial" w:cs="Arial"/>
              </w:rPr>
              <w:t>слоя</w:t>
            </w:r>
            <w:proofErr w:type="spellEnd"/>
          </w:p>
          <w:p w14:paraId="37C16B3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23A2A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C74490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7422283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436E2590" w14:textId="77777777" w:rsidTr="00C568D5">
        <w:trPr>
          <w:trHeight w:val="632"/>
        </w:trPr>
        <w:tc>
          <w:tcPr>
            <w:tcW w:w="2530" w:type="dxa"/>
            <w:vAlign w:val="center"/>
          </w:tcPr>
          <w:p w14:paraId="7FCD98E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vAlign w:val="center"/>
          </w:tcPr>
          <w:p w14:paraId="0D70EE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ГКЛВ под покраску.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=2750 мм</w:t>
            </w:r>
          </w:p>
        </w:tc>
        <w:tc>
          <w:tcPr>
            <w:tcW w:w="5753" w:type="dxa"/>
            <w:vAlign w:val="center"/>
          </w:tcPr>
          <w:p w14:paraId="407D710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7658AB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D871C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7856BA8" w14:textId="77777777" w:rsidTr="00C568D5">
        <w:tc>
          <w:tcPr>
            <w:tcW w:w="2530" w:type="dxa"/>
            <w:vAlign w:val="center"/>
          </w:tcPr>
          <w:p w14:paraId="73A3E1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Освещение</w:t>
            </w:r>
            <w:proofErr w:type="spellEnd"/>
          </w:p>
        </w:tc>
        <w:tc>
          <w:tcPr>
            <w:tcW w:w="4246" w:type="dxa"/>
            <w:vAlign w:val="center"/>
          </w:tcPr>
          <w:p w14:paraId="710529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RINGO M</w:t>
            </w:r>
          </w:p>
        </w:tc>
        <w:tc>
          <w:tcPr>
            <w:tcW w:w="5753" w:type="dxa"/>
            <w:vAlign w:val="center"/>
          </w:tcPr>
          <w:p w14:paraId="6E0B22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3A94D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</w:p>
        </w:tc>
        <w:tc>
          <w:tcPr>
            <w:tcW w:w="1973" w:type="dxa"/>
          </w:tcPr>
          <w:p w14:paraId="2E6D70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1D511117" w14:textId="77777777" w:rsidTr="00C568D5">
        <w:tc>
          <w:tcPr>
            <w:tcW w:w="2530" w:type="dxa"/>
            <w:vAlign w:val="center"/>
          </w:tcPr>
          <w:p w14:paraId="147FF03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0B2F1BD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  <w:proofErr w:type="spellStart"/>
            <w:r w:rsidRPr="00113458">
              <w:rPr>
                <w:rFonts w:ascii="Arial" w:hAnsi="Arial" w:cs="Arial"/>
              </w:rPr>
              <w:t>Промышленного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производства</w:t>
            </w:r>
            <w:proofErr w:type="spellEnd"/>
          </w:p>
        </w:tc>
        <w:tc>
          <w:tcPr>
            <w:tcW w:w="5753" w:type="dxa"/>
            <w:vAlign w:val="center"/>
          </w:tcPr>
          <w:p w14:paraId="294BC0E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A2FB86" w14:textId="77777777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 xml:space="preserve">с усилением под </w:t>
            </w:r>
            <w:proofErr w:type="gramStart"/>
            <w:r w:rsidRPr="00D43610">
              <w:rPr>
                <w:rFonts w:ascii="Arial" w:hAnsi="Arial" w:cs="Arial"/>
                <w:color w:val="FF0000"/>
                <w:lang w:val="ru-RU"/>
              </w:rPr>
              <w:t>доводчик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Kapelli</w:t>
            </w:r>
            <w:proofErr w:type="spellEnd"/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6A1F85">
              <w:rPr>
                <w:rFonts w:ascii="Arial" w:hAnsi="Arial" w:cs="Arial"/>
                <w:lang w:val="ru-RU"/>
              </w:rPr>
              <w:t>Замок "ключ-ключ".</w:t>
            </w:r>
            <w:r w:rsidRPr="00D43610">
              <w:rPr>
                <w:rFonts w:ascii="Arial" w:hAnsi="Arial" w:cs="Arial"/>
                <w:lang w:val="ru-RU"/>
              </w:rPr>
              <w:t xml:space="preserve"> Дверной доводчик, напольный ограничитель</w:t>
            </w:r>
          </w:p>
          <w:p w14:paraId="784FCBAD" w14:textId="77777777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1204057" w14:textId="49492DCD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45F342B" w14:textId="77777777" w:rsidTr="00C568D5">
        <w:tc>
          <w:tcPr>
            <w:tcW w:w="14502" w:type="dxa"/>
            <w:gridSpan w:val="4"/>
            <w:vAlign w:val="center"/>
          </w:tcPr>
          <w:p w14:paraId="4A095DC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ТЕХНИЧЕСКИЕ ПОМЕЩЕНИЯ </w:t>
            </w:r>
          </w:p>
        </w:tc>
      </w:tr>
      <w:tr w:rsidR="00C568D5" w:rsidRPr="0086375D" w14:paraId="6EA0A1F5" w14:textId="77777777" w:rsidTr="00C568D5">
        <w:tc>
          <w:tcPr>
            <w:tcW w:w="2530" w:type="dxa"/>
            <w:vAlign w:val="center"/>
          </w:tcPr>
          <w:p w14:paraId="33613B2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Стены</w:t>
            </w:r>
            <w:proofErr w:type="spellEnd"/>
          </w:p>
        </w:tc>
        <w:tc>
          <w:tcPr>
            <w:tcW w:w="4246" w:type="dxa"/>
            <w:vAlign w:val="center"/>
          </w:tcPr>
          <w:p w14:paraId="3426FF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71F757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 40 кг/м3</w:t>
            </w:r>
          </w:p>
          <w:p w14:paraId="6CEA38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*усиление-Фанера 12</w:t>
            </w:r>
            <w:proofErr w:type="gramStart"/>
            <w:r w:rsidRPr="00EF7ABF">
              <w:rPr>
                <w:rFonts w:ascii="Arial" w:hAnsi="Arial" w:cs="Arial"/>
                <w:lang w:val="ru-RU"/>
              </w:rPr>
              <w:t>мм,бработанная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составом "</w:t>
            </w:r>
            <w:r w:rsidRPr="00113458">
              <w:rPr>
                <w:rFonts w:ascii="Arial" w:hAnsi="Arial" w:cs="Arial"/>
              </w:rPr>
              <w:t>NEOMID</w:t>
            </w:r>
            <w:r w:rsidRPr="00EF7ABF">
              <w:rPr>
                <w:rFonts w:ascii="Arial" w:hAnsi="Arial" w:cs="Arial"/>
                <w:lang w:val="ru-RU"/>
              </w:rPr>
              <w:t xml:space="preserve"> 450-1"</w:t>
            </w:r>
          </w:p>
        </w:tc>
        <w:tc>
          <w:tcPr>
            <w:tcW w:w="5753" w:type="dxa"/>
            <w:vAlign w:val="center"/>
          </w:tcPr>
          <w:p w14:paraId="7087C59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69EE1B77" w14:textId="176EDE34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7E81F70E" w14:textId="77777777" w:rsidTr="00C568D5">
        <w:tc>
          <w:tcPr>
            <w:tcW w:w="2530" w:type="dxa"/>
            <w:vAlign w:val="center"/>
          </w:tcPr>
          <w:p w14:paraId="23722C4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Пол</w:t>
            </w:r>
            <w:proofErr w:type="spellEnd"/>
          </w:p>
        </w:tc>
        <w:tc>
          <w:tcPr>
            <w:tcW w:w="4246" w:type="dxa"/>
          </w:tcPr>
          <w:p w14:paraId="6E18F4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70B2F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gramStart"/>
            <w:r w:rsidRPr="00EF7ABF">
              <w:rPr>
                <w:rFonts w:ascii="Arial" w:hAnsi="Arial" w:cs="Arial"/>
                <w:lang w:val="ru-RU"/>
              </w:rPr>
              <w:t>Керамогранит  КЕРАМА</w:t>
            </w:r>
            <w:proofErr w:type="gramEnd"/>
            <w:r w:rsidRPr="00EF7ABF">
              <w:rPr>
                <w:rFonts w:ascii="Arial" w:hAnsi="Arial" w:cs="Arial"/>
                <w:lang w:val="ru-RU"/>
              </w:rPr>
              <w:t xml:space="preserve">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proofErr w:type="spellStart"/>
            <w:r w:rsidRPr="00113458">
              <w:rPr>
                <w:rFonts w:ascii="Arial" w:hAnsi="Arial" w:cs="Arial"/>
              </w:rPr>
              <w:t>Либо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аналог</w:t>
            </w:r>
            <w:proofErr w:type="spellEnd"/>
          </w:p>
          <w:p w14:paraId="548DDD0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16564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9BC59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19BCE3F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B6860DD" w14:textId="77777777" w:rsidTr="00C568D5">
        <w:tc>
          <w:tcPr>
            <w:tcW w:w="2530" w:type="dxa"/>
            <w:vAlign w:val="center"/>
          </w:tcPr>
          <w:p w14:paraId="5AEFD81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Плинтус</w:t>
            </w:r>
            <w:proofErr w:type="spellEnd"/>
          </w:p>
        </w:tc>
        <w:tc>
          <w:tcPr>
            <w:tcW w:w="4246" w:type="dxa"/>
            <w:vAlign w:val="center"/>
          </w:tcPr>
          <w:p w14:paraId="191FB525" w14:textId="448D4C4A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proofErr w:type="spellStart"/>
            <w:proofErr w:type="gramStart"/>
            <w:r w:rsidRPr="00461916">
              <w:rPr>
                <w:rFonts w:ascii="Arial" w:hAnsi="Arial" w:cs="Arial"/>
              </w:rPr>
              <w:t>Fezard</w:t>
            </w:r>
            <w:proofErr w:type="spellEnd"/>
            <w:r w:rsidRPr="00461916">
              <w:rPr>
                <w:rFonts w:ascii="Arial" w:hAnsi="Arial" w:cs="Arial"/>
                <w:lang w:val="ru-RU"/>
              </w:rPr>
              <w:t xml:space="preserve">  2500</w:t>
            </w:r>
            <w:proofErr w:type="gramEnd"/>
            <w:r w:rsidRPr="00461916">
              <w:rPr>
                <w:rFonts w:ascii="Arial" w:hAnsi="Arial" w:cs="Arial"/>
                <w:lang w:val="ru-RU"/>
              </w:rPr>
              <w:t xml:space="preserve">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</w:t>
            </w:r>
            <w:proofErr w:type="spellStart"/>
            <w:r w:rsidRPr="00461916">
              <w:rPr>
                <w:rFonts w:ascii="Arial" w:hAnsi="Arial" w:cs="Arial"/>
                <w:lang w:val="ru-RU"/>
              </w:rPr>
              <w:t>аналог.</w:t>
            </w:r>
            <w:r w:rsidRPr="00EF7ABF">
              <w:rPr>
                <w:rFonts w:ascii="Arial" w:hAnsi="Arial" w:cs="Arial"/>
                <w:lang w:val="ru-RU"/>
              </w:rPr>
              <w:t>Либо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плинтус из керамогранита</w:t>
            </w:r>
          </w:p>
        </w:tc>
        <w:tc>
          <w:tcPr>
            <w:tcW w:w="5753" w:type="dxa"/>
            <w:vAlign w:val="center"/>
          </w:tcPr>
          <w:p w14:paraId="7074FF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-80 мм. </w:t>
            </w:r>
          </w:p>
          <w:p w14:paraId="536DED5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Либо плинтус из керамогранита аналогично напольному покрытию</w:t>
            </w:r>
          </w:p>
          <w:p w14:paraId="3B36D87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21BB1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61094C6" w14:textId="77777777" w:rsidTr="00C568D5">
        <w:tc>
          <w:tcPr>
            <w:tcW w:w="2530" w:type="dxa"/>
            <w:vAlign w:val="center"/>
          </w:tcPr>
          <w:p w14:paraId="2E58D88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Потолок</w:t>
            </w:r>
            <w:proofErr w:type="spellEnd"/>
          </w:p>
        </w:tc>
        <w:tc>
          <w:tcPr>
            <w:tcW w:w="4246" w:type="dxa"/>
            <w:vAlign w:val="center"/>
          </w:tcPr>
          <w:p w14:paraId="217674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65EF7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Существующее перекрытие</w:t>
            </w:r>
          </w:p>
          <w:p w14:paraId="59A005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водоэмульсионной матовой краской повышенной износостойкости </w:t>
            </w:r>
          </w:p>
          <w:p w14:paraId="6AF5D5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412D9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1221E4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Краска </w:t>
            </w:r>
            <w:proofErr w:type="spellStart"/>
            <w:r w:rsidRPr="00113458">
              <w:rPr>
                <w:rFonts w:ascii="Arial" w:hAnsi="Arial" w:cs="Arial"/>
              </w:rPr>
              <w:t>Tikkurila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(или аналог).</w:t>
            </w:r>
          </w:p>
          <w:p w14:paraId="393D089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Цвет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базовый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полуматовый</w:t>
            </w:r>
            <w:proofErr w:type="spellEnd"/>
            <w:r w:rsidRPr="00113458">
              <w:rPr>
                <w:rFonts w:ascii="Arial" w:hAnsi="Arial" w:cs="Arial"/>
              </w:rPr>
              <w:t xml:space="preserve"> RAL 7047</w:t>
            </w:r>
          </w:p>
        </w:tc>
        <w:tc>
          <w:tcPr>
            <w:tcW w:w="1973" w:type="dxa"/>
          </w:tcPr>
          <w:p w14:paraId="757F774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532FA0EE" w14:textId="77777777" w:rsidTr="00C568D5">
        <w:tc>
          <w:tcPr>
            <w:tcW w:w="2530" w:type="dxa"/>
            <w:vAlign w:val="center"/>
          </w:tcPr>
          <w:p w14:paraId="352834A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lastRenderedPageBreak/>
              <w:t>Освещение</w:t>
            </w:r>
            <w:proofErr w:type="spellEnd"/>
          </w:p>
        </w:tc>
        <w:tc>
          <w:tcPr>
            <w:tcW w:w="4246" w:type="dxa"/>
            <w:vAlign w:val="center"/>
          </w:tcPr>
          <w:p w14:paraId="627840B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6A1F85">
              <w:rPr>
                <w:rFonts w:ascii="Arial" w:hAnsi="Arial" w:cs="Arial"/>
              </w:rPr>
              <w:t>Светильник</w:t>
            </w:r>
            <w:proofErr w:type="spellEnd"/>
            <w:r w:rsidRPr="006A1F85">
              <w:rPr>
                <w:rFonts w:ascii="Arial" w:hAnsi="Arial" w:cs="Arial"/>
              </w:rPr>
              <w:t xml:space="preserve"> </w:t>
            </w:r>
            <w:proofErr w:type="spellStart"/>
            <w:r w:rsidRPr="006A1F85">
              <w:rPr>
                <w:rFonts w:ascii="Arial" w:hAnsi="Arial" w:cs="Arial"/>
              </w:rPr>
              <w:t>противопожарный</w:t>
            </w:r>
            <w:proofErr w:type="spellEnd"/>
          </w:p>
        </w:tc>
        <w:tc>
          <w:tcPr>
            <w:tcW w:w="5753" w:type="dxa"/>
            <w:vAlign w:val="center"/>
          </w:tcPr>
          <w:p w14:paraId="3A5744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0E73B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 с люминесцентными лампами стекло матовое 600х600</w:t>
            </w:r>
          </w:p>
          <w:p w14:paraId="01D98D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21538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E3F0E0" w14:textId="77777777" w:rsidTr="00C568D5">
        <w:tc>
          <w:tcPr>
            <w:tcW w:w="2530" w:type="dxa"/>
            <w:vAlign w:val="center"/>
          </w:tcPr>
          <w:p w14:paraId="653DA04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  <w:vAlign w:val="center"/>
          </w:tcPr>
          <w:p w14:paraId="0839B6A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Противопожарная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одностворчатая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дверь</w:t>
            </w:r>
            <w:proofErr w:type="spellEnd"/>
          </w:p>
        </w:tc>
        <w:tc>
          <w:tcPr>
            <w:tcW w:w="5753" w:type="dxa"/>
            <w:vAlign w:val="center"/>
          </w:tcPr>
          <w:p w14:paraId="292010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1BAE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Дверь накладная глухая металлическая противопожарная (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рама+полотно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>).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Открывание 180°. 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Огнестойкость </w:t>
            </w:r>
            <w:r w:rsidRPr="00113458">
              <w:rPr>
                <w:rFonts w:ascii="Arial" w:hAnsi="Arial" w:cs="Arial"/>
              </w:rPr>
              <w:t>EI</w:t>
            </w:r>
            <w:r w:rsidRPr="00EF7ABF">
              <w:rPr>
                <w:rFonts w:ascii="Arial" w:hAnsi="Arial" w:cs="Arial"/>
                <w:lang w:val="ru-RU"/>
              </w:rPr>
              <w:t>60. Цвет -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7047. </w:t>
            </w:r>
          </w:p>
          <w:p w14:paraId="16F4FEA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Размер: 900х2100 мм. Ручки двери цвет "матовый хром". Врезной замок, ключи в комплекте не менее 4-х штук. </w:t>
            </w:r>
            <w:proofErr w:type="spellStart"/>
            <w:r w:rsidRPr="00113458">
              <w:rPr>
                <w:rFonts w:ascii="Arial" w:hAnsi="Arial" w:cs="Arial"/>
              </w:rPr>
              <w:t>Доводчик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</w:p>
          <w:p w14:paraId="4FD97F5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65F71B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5BEC7F50" w14:textId="77777777" w:rsidTr="00C568D5">
        <w:tc>
          <w:tcPr>
            <w:tcW w:w="2530" w:type="dxa"/>
            <w:vAlign w:val="center"/>
          </w:tcPr>
          <w:p w14:paraId="6A9C97C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Дверь</w:t>
            </w:r>
            <w:proofErr w:type="spellEnd"/>
          </w:p>
        </w:tc>
        <w:tc>
          <w:tcPr>
            <w:tcW w:w="4246" w:type="dxa"/>
          </w:tcPr>
          <w:p w14:paraId="1477249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</w:p>
          <w:p w14:paraId="39C3FF1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Противопожарная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двухстворчатая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дверь</w:t>
            </w:r>
            <w:proofErr w:type="spellEnd"/>
          </w:p>
        </w:tc>
        <w:tc>
          <w:tcPr>
            <w:tcW w:w="5753" w:type="dxa"/>
            <w:vAlign w:val="center"/>
          </w:tcPr>
          <w:p w14:paraId="2F1DD25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1B74A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Дверь накладная глухая металлическая противопожарная (</w:t>
            </w:r>
            <w:proofErr w:type="spellStart"/>
            <w:r w:rsidRPr="00EF7ABF">
              <w:rPr>
                <w:rFonts w:ascii="Arial" w:hAnsi="Arial" w:cs="Arial"/>
                <w:lang w:val="ru-RU"/>
              </w:rPr>
              <w:t>рама+полотно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). Открывание 180°. Огнестойкость </w:t>
            </w:r>
            <w:r w:rsidRPr="00113458">
              <w:rPr>
                <w:rFonts w:ascii="Arial" w:hAnsi="Arial" w:cs="Arial"/>
              </w:rPr>
              <w:t>EI</w:t>
            </w:r>
            <w:r w:rsidRPr="00EF7ABF">
              <w:rPr>
                <w:rFonts w:ascii="Arial" w:hAnsi="Arial" w:cs="Arial"/>
                <w:lang w:val="ru-RU"/>
              </w:rPr>
              <w:t xml:space="preserve">60 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7047. Размер: 1600х2350 мм. Ручки двери цвет "матовый хром". </w:t>
            </w:r>
            <w:proofErr w:type="spellStart"/>
            <w:r w:rsidRPr="00113458">
              <w:rPr>
                <w:rFonts w:ascii="Arial" w:hAnsi="Arial" w:cs="Arial"/>
              </w:rPr>
              <w:t>Врезной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замок</w:t>
            </w:r>
            <w:proofErr w:type="spellEnd"/>
            <w:r w:rsidRPr="00113458">
              <w:rPr>
                <w:rFonts w:ascii="Arial" w:hAnsi="Arial" w:cs="Arial"/>
              </w:rPr>
              <w:t xml:space="preserve">, </w:t>
            </w:r>
            <w:proofErr w:type="spellStart"/>
            <w:r w:rsidRPr="00113458">
              <w:rPr>
                <w:rFonts w:ascii="Arial" w:hAnsi="Arial" w:cs="Arial"/>
              </w:rPr>
              <w:t>ключи</w:t>
            </w:r>
            <w:proofErr w:type="spellEnd"/>
            <w:r w:rsidRPr="00113458">
              <w:rPr>
                <w:rFonts w:ascii="Arial" w:hAnsi="Arial" w:cs="Arial"/>
              </w:rPr>
              <w:t xml:space="preserve"> в </w:t>
            </w:r>
            <w:proofErr w:type="spellStart"/>
            <w:r w:rsidRPr="00113458">
              <w:rPr>
                <w:rFonts w:ascii="Arial" w:hAnsi="Arial" w:cs="Arial"/>
              </w:rPr>
              <w:t>комплекте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не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менее</w:t>
            </w:r>
            <w:proofErr w:type="spellEnd"/>
            <w:r w:rsidRPr="00113458">
              <w:rPr>
                <w:rFonts w:ascii="Arial" w:hAnsi="Arial" w:cs="Arial"/>
              </w:rPr>
              <w:t xml:space="preserve"> 4-х </w:t>
            </w:r>
            <w:proofErr w:type="spellStart"/>
            <w:r w:rsidRPr="00113458">
              <w:rPr>
                <w:rFonts w:ascii="Arial" w:hAnsi="Arial" w:cs="Arial"/>
              </w:rPr>
              <w:t>штук</w:t>
            </w:r>
            <w:proofErr w:type="spellEnd"/>
            <w:r w:rsidRPr="00113458">
              <w:rPr>
                <w:rFonts w:ascii="Arial" w:hAnsi="Arial" w:cs="Arial"/>
              </w:rPr>
              <w:t xml:space="preserve">. </w:t>
            </w:r>
            <w:proofErr w:type="spellStart"/>
            <w:r w:rsidRPr="00113458">
              <w:rPr>
                <w:rFonts w:ascii="Arial" w:hAnsi="Arial" w:cs="Arial"/>
              </w:rPr>
              <w:t>Доводчик</w:t>
            </w:r>
            <w:proofErr w:type="spellEnd"/>
            <w:r w:rsidRPr="00113458">
              <w:rPr>
                <w:rFonts w:ascii="Arial" w:hAnsi="Arial" w:cs="Arial"/>
              </w:rPr>
              <w:t xml:space="preserve"> </w:t>
            </w:r>
          </w:p>
          <w:p w14:paraId="0656053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5A5DCF74" w14:textId="134F245F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86375D" w14:paraId="74BF0834" w14:textId="77777777" w:rsidTr="00C568D5">
        <w:tc>
          <w:tcPr>
            <w:tcW w:w="2530" w:type="dxa"/>
            <w:vAlign w:val="center"/>
          </w:tcPr>
          <w:p w14:paraId="1ADD08A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Доводчик</w:t>
            </w:r>
            <w:proofErr w:type="spellEnd"/>
          </w:p>
        </w:tc>
        <w:tc>
          <w:tcPr>
            <w:tcW w:w="4246" w:type="dxa"/>
            <w:vAlign w:val="center"/>
          </w:tcPr>
          <w:p w14:paraId="2CA22B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5CCA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Доводчик дверной </w:t>
            </w:r>
            <w:proofErr w:type="spellStart"/>
            <w:r w:rsidRPr="00113458">
              <w:rPr>
                <w:rFonts w:ascii="Arial" w:hAnsi="Arial" w:cs="Arial"/>
              </w:rPr>
              <w:t>Fuaro</w:t>
            </w:r>
            <w:proofErr w:type="spellEnd"/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DC</w:t>
            </w:r>
            <w:r w:rsidRPr="00EF7ABF">
              <w:rPr>
                <w:rFonts w:ascii="Arial" w:hAnsi="Arial" w:cs="Arial"/>
                <w:lang w:val="ru-RU"/>
              </w:rPr>
              <w:t xml:space="preserve">-205 </w:t>
            </w:r>
            <w:r w:rsidRPr="00113458">
              <w:rPr>
                <w:rFonts w:ascii="Arial" w:hAnsi="Arial" w:cs="Arial"/>
              </w:rPr>
              <w:t>AL</w:t>
            </w:r>
            <w:r w:rsidRPr="00EF7ABF">
              <w:rPr>
                <w:rFonts w:ascii="Arial" w:hAnsi="Arial" w:cs="Arial"/>
                <w:lang w:val="ru-RU"/>
              </w:rPr>
              <w:t xml:space="preserve"> до 120 кг</w:t>
            </w:r>
          </w:p>
          <w:p w14:paraId="56D94D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696E00F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2870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66DFE3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3C3ABBE8" w14:textId="77777777" w:rsidTr="00C568D5">
        <w:tc>
          <w:tcPr>
            <w:tcW w:w="2530" w:type="dxa"/>
            <w:shd w:val="clear" w:color="auto" w:fill="D5DCE4"/>
            <w:vAlign w:val="center"/>
          </w:tcPr>
          <w:p w14:paraId="5FAAACF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113458">
              <w:rPr>
                <w:rFonts w:ascii="Arial" w:hAnsi="Arial" w:cs="Arial"/>
                <w:b/>
              </w:rPr>
              <w:t>Розетка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  <w:b/>
              </w:rPr>
              <w:t>электрическая</w:t>
            </w:r>
            <w:proofErr w:type="spellEnd"/>
            <w:r w:rsidRPr="00113458">
              <w:rPr>
                <w:rFonts w:ascii="Arial" w:hAnsi="Arial" w:cs="Arial"/>
                <w:b/>
              </w:rPr>
              <w:t xml:space="preserve"> и </w:t>
            </w:r>
            <w:proofErr w:type="spellStart"/>
            <w:r w:rsidRPr="00113458">
              <w:rPr>
                <w:rFonts w:ascii="Arial" w:hAnsi="Arial" w:cs="Arial"/>
                <w:b/>
              </w:rPr>
              <w:t>выключатели</w:t>
            </w:r>
            <w:proofErr w:type="spellEnd"/>
          </w:p>
        </w:tc>
        <w:tc>
          <w:tcPr>
            <w:tcW w:w="4246" w:type="dxa"/>
            <w:shd w:val="clear" w:color="auto" w:fill="D5DCE4"/>
          </w:tcPr>
          <w:p w14:paraId="34F2532B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F6D75AE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1B9BC12" w14:textId="354884FB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113458">
              <w:rPr>
                <w:rFonts w:ascii="Arial" w:hAnsi="Arial" w:cs="Arial"/>
              </w:rPr>
              <w:t>Mozaik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D5DCE4"/>
            <w:vAlign w:val="center"/>
          </w:tcPr>
          <w:p w14:paraId="3D70D78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D0A3456" w14:textId="00D8E5B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246" w:author="ALI" w:date="2026-08-19T12:06:00Z">
              <w:r w:rsidRPr="00EF7ABF" w:rsidDel="008734D4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7B86813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D5DCE4"/>
          </w:tcPr>
          <w:p w14:paraId="7218CB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86375D" w14:paraId="2131E516" w14:textId="77777777" w:rsidTr="00C568D5">
        <w:tc>
          <w:tcPr>
            <w:tcW w:w="2530" w:type="dxa"/>
            <w:shd w:val="clear" w:color="auto" w:fill="D5DCE4"/>
            <w:vAlign w:val="center"/>
          </w:tcPr>
          <w:p w14:paraId="344782C8" w14:textId="77777777" w:rsidR="00C568D5" w:rsidRPr="00113458" w:rsidRDefault="00C568D5" w:rsidP="00C568D5">
            <w:pPr>
              <w:jc w:val="center"/>
              <w:rPr>
                <w:rFonts w:ascii="Arial" w:hAnsi="Arial" w:cs="Arial"/>
              </w:rPr>
            </w:pPr>
            <w:proofErr w:type="spellStart"/>
            <w:r w:rsidRPr="00113458">
              <w:rPr>
                <w:rFonts w:ascii="Arial" w:hAnsi="Arial" w:cs="Arial"/>
              </w:rPr>
              <w:t>Кондиционер</w:t>
            </w:r>
            <w:proofErr w:type="spellEnd"/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67101C8" w14:textId="77777777" w:rsidR="00C568D5" w:rsidRPr="00EF7ABF" w:rsidRDefault="00C568D5" w:rsidP="00C568D5">
            <w:pPr>
              <w:pStyle w:val="ac"/>
              <w:textAlignment w:val="center"/>
              <w:rPr>
                <w:rFonts w:ascii="Arial" w:eastAsia="Calibri" w:hAnsi="Arial" w:cs="Arial"/>
                <w:sz w:val="20"/>
                <w:szCs w:val="20"/>
                <w:lang w:val="en-US" w:eastAsia="en-US"/>
              </w:rPr>
            </w:pPr>
            <w:r w:rsidRPr="00EF7ABF">
              <w:rPr>
                <w:rFonts w:ascii="Arial" w:eastAsia="Calibri" w:hAnsi="Arial" w:cs="Arial"/>
                <w:sz w:val="20"/>
                <w:szCs w:val="20"/>
                <w:lang w:val="en-US" w:eastAsia="en-US"/>
              </w:rPr>
              <w:t>Mitsubishi Heavy SRK35ZSPR-S / SRC35ZSPR-S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85E284E" w14:textId="77777777" w:rsidR="00C568D5" w:rsidRPr="00EF7ABF" w:rsidRDefault="00C568D5" w:rsidP="00C568D5">
            <w:pPr>
              <w:pStyle w:val="ac"/>
              <w:textAlignment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EF7ABF">
              <w:rPr>
                <w:rFonts w:ascii="Arial" w:eastAsia="Calibri" w:hAnsi="Arial" w:cs="Arial"/>
                <w:sz w:val="20"/>
                <w:szCs w:val="20"/>
                <w:lang w:eastAsia="en-US"/>
              </w:rPr>
              <w:t>Сплит-система с зимним комплектом и блоком сопряжения</w:t>
            </w:r>
          </w:p>
        </w:tc>
        <w:tc>
          <w:tcPr>
            <w:tcW w:w="1973" w:type="dxa"/>
            <w:shd w:val="clear" w:color="auto" w:fill="D5DCE4"/>
          </w:tcPr>
          <w:p w14:paraId="3F3CF9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</w:tbl>
    <w:p w14:paraId="122E4D9E" w14:textId="77777777" w:rsidR="00EF7ABF" w:rsidRPr="00EF7ABF" w:rsidRDefault="00EF7ABF" w:rsidP="00EF7ABF">
      <w:pPr>
        <w:rPr>
          <w:sz w:val="24"/>
          <w:szCs w:val="24"/>
          <w:lang w:val="ru-RU"/>
        </w:rPr>
      </w:pPr>
    </w:p>
    <w:p w14:paraId="58DB3B1F" w14:textId="15646AF6" w:rsidR="006D73DE" w:rsidRDefault="006D73DE" w:rsidP="003D29C4">
      <w:pPr>
        <w:pStyle w:val="Default"/>
        <w:jc w:val="both"/>
        <w:rPr>
          <w:b/>
          <w:color w:val="auto"/>
          <w:sz w:val="20"/>
          <w:szCs w:val="20"/>
        </w:rPr>
      </w:pPr>
    </w:p>
    <w:sectPr w:rsidR="006D73DE" w:rsidSect="005A0D83">
      <w:headerReference w:type="default" r:id="rId14"/>
      <w:pgSz w:w="16838" w:h="11906" w:orient="landscape" w:code="9"/>
      <w:pgMar w:top="1843" w:right="1418" w:bottom="758" w:left="1134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25" w:author="Administrator" w:date="2024-10-02T09:07:00Z" w:initials="A">
    <w:p w14:paraId="51309851" w14:textId="4A7290F3" w:rsidR="0086375D" w:rsidRPr="005E1FB6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rStyle w:val="ad"/>
          <w:lang w:val="ru-RU"/>
        </w:rPr>
        <w:t>Приложение №4 не соответствует указанному в данном пункте</w:t>
      </w:r>
    </w:p>
  </w:comment>
  <w:comment w:id="171" w:author="Administrator" w:date="2024-10-01T17:34:00Z" w:initials="A">
    <w:p w14:paraId="7EC61C52" w14:textId="5DA01404" w:rsidR="0086375D" w:rsidRPr="0036623E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Дублируется на следующей странице</w:t>
      </w:r>
    </w:p>
  </w:comment>
  <w:comment w:id="210" w:author="Administrator" w:date="2024-10-01T17:21:00Z" w:initials="A">
    <w:p w14:paraId="057A33FA" w14:textId="1737D97F" w:rsidR="0086375D" w:rsidRPr="009E7E30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Не указан цвет для альтернативного варианта</w:t>
      </w:r>
    </w:p>
  </w:comment>
  <w:comment w:id="227" w:author="Administrator" w:date="2024-10-02T09:22:00Z" w:initials="A">
    <w:p w14:paraId="292493A9" w14:textId="50D0FAAC" w:rsidR="0086375D" w:rsidRPr="00195842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</w:comment>
  <w:comment w:id="229" w:author="Administrator" w:date="2024-10-02T09:22:00Z" w:initials="A">
    <w:p w14:paraId="1B3ADCE8" w14:textId="43329ACD" w:rsidR="0086375D" w:rsidRPr="00195842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</w:comment>
  <w:comment w:id="231" w:author="Administrator" w:date="2024-10-02T09:23:00Z" w:initials="A">
    <w:p w14:paraId="242CF900" w14:textId="78EAEC04" w:rsidR="0086375D" w:rsidRPr="00195842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Не соответствует разделу</w:t>
      </w:r>
    </w:p>
  </w:comment>
  <w:comment w:id="235" w:author="Administrator" w:date="2024-10-01T16:17:00Z" w:initials="A">
    <w:p w14:paraId="7BDDB79B" w14:textId="127B1B4F" w:rsidR="0086375D" w:rsidRPr="00466F11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Насколько мне известно, в помещении с хранением наличных не допускается монтаж систем, связанных с водой. Лучше предусмотреть электрический калорифер</w:t>
      </w:r>
    </w:p>
  </w:comment>
  <w:comment w:id="238" w:author="Administrator" w:date="2024-10-02T09:24:00Z" w:initials="A">
    <w:p w14:paraId="523452BE" w14:textId="77777777" w:rsidR="0086375D" w:rsidRPr="00195842" w:rsidRDefault="0086375D" w:rsidP="00195842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  <w:p w14:paraId="46CB7D9A" w14:textId="079E4FE5" w:rsidR="0086375D" w:rsidRPr="00195842" w:rsidRDefault="0086375D">
      <w:pPr>
        <w:pStyle w:val="ae"/>
        <w:rPr>
          <w:lang w:val="ru-RU"/>
        </w:rPr>
      </w:pPr>
    </w:p>
  </w:comment>
  <w:comment w:id="243" w:author="Administrator" w:date="2024-10-01T16:19:00Z" w:initials="A">
    <w:p w14:paraId="7F68F6CD" w14:textId="67296ABC" w:rsidR="0086375D" w:rsidRPr="003F1158" w:rsidRDefault="0086375D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Насколько мне известно, в помещении с хранением ценностей клиентов не допускается монтаж систем, связанных с водой. Лучше предусмотреть электрический калорифер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1309851" w15:done="0"/>
  <w15:commentEx w15:paraId="7EC61C52" w15:done="0"/>
  <w15:commentEx w15:paraId="057A33FA" w15:done="0"/>
  <w15:commentEx w15:paraId="292493A9" w15:done="0"/>
  <w15:commentEx w15:paraId="1B3ADCE8" w15:done="0"/>
  <w15:commentEx w15:paraId="242CF900" w15:done="0"/>
  <w15:commentEx w15:paraId="7BDDB79B" w15:done="0"/>
  <w15:commentEx w15:paraId="46CB7D9A" w15:done="0"/>
  <w15:commentEx w15:paraId="7F68F6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1309851" w16cid:durableId="2E3006EC"/>
  <w16cid:commentId w16cid:paraId="7EC61C52" w16cid:durableId="2E3006ED"/>
  <w16cid:commentId w16cid:paraId="057A33FA" w16cid:durableId="2E3006EE"/>
  <w16cid:commentId w16cid:paraId="292493A9" w16cid:durableId="2E3006EF"/>
  <w16cid:commentId w16cid:paraId="1B3ADCE8" w16cid:durableId="2E3006F0"/>
  <w16cid:commentId w16cid:paraId="242CF900" w16cid:durableId="2E3006F1"/>
  <w16cid:commentId w16cid:paraId="7BDDB79B" w16cid:durableId="2E3006F2"/>
  <w16cid:commentId w16cid:paraId="46CB7D9A" w16cid:durableId="2E3006F3"/>
  <w16cid:commentId w16cid:paraId="7F68F6CD" w16cid:durableId="2E3006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1F417" w14:textId="77777777" w:rsidR="00D41844" w:rsidRDefault="00D41844">
      <w:r>
        <w:separator/>
      </w:r>
    </w:p>
  </w:endnote>
  <w:endnote w:type="continuationSeparator" w:id="0">
    <w:p w14:paraId="004F576F" w14:textId="77777777" w:rsidR="00D41844" w:rsidRDefault="00D41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EDB8D" w14:textId="77777777" w:rsidR="0086375D" w:rsidRDefault="0086375D" w:rsidP="009F3A3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F798E8F" w14:textId="77777777" w:rsidR="0086375D" w:rsidRDefault="0086375D" w:rsidP="000B3DD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A094E1" w14:textId="6FFC275C" w:rsidR="0086375D" w:rsidRDefault="0086375D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14:paraId="087C3A15" w14:textId="77777777" w:rsidR="0086375D" w:rsidRDefault="0086375D" w:rsidP="000B3DD3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DBEACA" w14:textId="77777777" w:rsidR="00D41844" w:rsidRDefault="00D41844">
      <w:r>
        <w:separator/>
      </w:r>
    </w:p>
  </w:footnote>
  <w:footnote w:type="continuationSeparator" w:id="0">
    <w:p w14:paraId="50600E9B" w14:textId="77777777" w:rsidR="00D41844" w:rsidRDefault="00D41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410"/>
    </w:tblGrid>
    <w:tr w:rsidR="0086375D" w14:paraId="27A500B8" w14:textId="77777777" w:rsidTr="00467C56">
      <w:tc>
        <w:tcPr>
          <w:tcW w:w="7479" w:type="dxa"/>
        </w:tcPr>
        <w:p w14:paraId="627B4159" w14:textId="77777777" w:rsidR="0086375D" w:rsidRDefault="0086375D" w:rsidP="00467C56">
          <w:pPr>
            <w:pStyle w:val="a5"/>
          </w:pPr>
        </w:p>
      </w:tc>
      <w:tc>
        <w:tcPr>
          <w:tcW w:w="2410" w:type="dxa"/>
        </w:tcPr>
        <w:p w14:paraId="2D86CE4C" w14:textId="4649E9BA" w:rsidR="0086375D" w:rsidRDefault="0086375D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5396FD2B" wp14:editId="7AA5D0D8">
                <wp:extent cx="1381125" cy="285750"/>
                <wp:effectExtent l="0" t="0" r="0" b="0"/>
                <wp:docPr id="1" name="Рисунок 1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73D0ABD" w14:textId="11480D33" w:rsidR="0086375D" w:rsidRPr="001F65A4" w:rsidRDefault="0086375D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77EECFE" wp14:editId="4E042D3B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2CA76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fK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iahM70xhUQUKmtDbXRk3o1z5p+d0jpqiVqzyPDt7OBtCxkJO9SwsYZwN/1XzSDGHLwOrbp&#10;1NguQEID0Cmqcb6pwU8eUTh8TPOHfAK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552"/>
    </w:tblGrid>
    <w:tr w:rsidR="0086375D" w14:paraId="09C4EBB5" w14:textId="77777777" w:rsidTr="00467C56">
      <w:tc>
        <w:tcPr>
          <w:tcW w:w="7479" w:type="dxa"/>
        </w:tcPr>
        <w:p w14:paraId="6EBB86AA" w14:textId="77777777" w:rsidR="0086375D" w:rsidRDefault="0086375D" w:rsidP="00467C56">
          <w:pPr>
            <w:pStyle w:val="a5"/>
          </w:pPr>
        </w:p>
      </w:tc>
      <w:tc>
        <w:tcPr>
          <w:tcW w:w="2552" w:type="dxa"/>
        </w:tcPr>
        <w:p w14:paraId="2B2A1DC5" w14:textId="7468B63F" w:rsidR="0086375D" w:rsidRDefault="0086375D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4E4601AF" wp14:editId="251D6998">
                <wp:extent cx="1381125" cy="285750"/>
                <wp:effectExtent l="0" t="0" r="0" b="0"/>
                <wp:docPr id="2" name="Рисунок 2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1C3FB4" w14:textId="2E74B4BA" w:rsidR="0086375D" w:rsidRPr="00467C56" w:rsidRDefault="0086375D" w:rsidP="00467C5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4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94"/>
      <w:gridCol w:w="3373"/>
    </w:tblGrid>
    <w:tr w:rsidR="0086375D" w14:paraId="27B5E657" w14:textId="77777777" w:rsidTr="00467C56">
      <w:tc>
        <w:tcPr>
          <w:tcW w:w="11194" w:type="dxa"/>
        </w:tcPr>
        <w:p w14:paraId="27D9FCCC" w14:textId="77777777" w:rsidR="0086375D" w:rsidRDefault="0086375D" w:rsidP="00467C56">
          <w:pPr>
            <w:pStyle w:val="a5"/>
          </w:pPr>
          <w:proofErr w:type="spellStart"/>
          <w:r w:rsidRPr="008B7AFB">
            <w:rPr>
              <w:rFonts w:ascii="Arial" w:hAnsi="Arial" w:cs="Arial"/>
              <w:b/>
              <w:color w:val="000080"/>
            </w:rPr>
            <w:t>Приложение</w:t>
          </w:r>
          <w:proofErr w:type="spellEnd"/>
          <w:r w:rsidRPr="008B7AFB">
            <w:rPr>
              <w:rFonts w:ascii="Arial" w:hAnsi="Arial" w:cs="Arial"/>
              <w:b/>
              <w:color w:val="000080"/>
            </w:rPr>
            <w:t xml:space="preserve"> №</w:t>
          </w:r>
          <w:r>
            <w:rPr>
              <w:rFonts w:ascii="Arial" w:hAnsi="Arial" w:cs="Arial"/>
              <w:b/>
              <w:color w:val="000080"/>
              <w:lang w:val="en-US"/>
            </w:rPr>
            <w:t>1</w:t>
          </w:r>
          <w:r w:rsidRPr="008B7AFB">
            <w:rPr>
              <w:rFonts w:ascii="Arial" w:hAnsi="Arial" w:cs="Arial"/>
              <w:b/>
              <w:color w:val="000080"/>
            </w:rPr>
            <w:t xml:space="preserve"> к </w:t>
          </w:r>
          <w:proofErr w:type="spellStart"/>
          <w:r w:rsidRPr="008B7AFB">
            <w:rPr>
              <w:rFonts w:ascii="Arial" w:hAnsi="Arial" w:cs="Arial"/>
              <w:b/>
              <w:color w:val="000080"/>
            </w:rPr>
            <w:t>Техническому</w:t>
          </w:r>
          <w:proofErr w:type="spellEnd"/>
          <w:r w:rsidRPr="008B7AFB">
            <w:rPr>
              <w:rFonts w:ascii="Arial" w:hAnsi="Arial" w:cs="Arial"/>
              <w:b/>
              <w:color w:val="000080"/>
            </w:rPr>
            <w:t xml:space="preserve"> </w:t>
          </w:r>
          <w:proofErr w:type="spellStart"/>
          <w:r w:rsidRPr="008B7AFB">
            <w:rPr>
              <w:rFonts w:ascii="Arial" w:hAnsi="Arial" w:cs="Arial"/>
              <w:b/>
              <w:color w:val="000080"/>
            </w:rPr>
            <w:t>Заданию</w:t>
          </w:r>
          <w:proofErr w:type="spellEnd"/>
        </w:p>
      </w:tc>
      <w:tc>
        <w:tcPr>
          <w:tcW w:w="3373" w:type="dxa"/>
        </w:tcPr>
        <w:p w14:paraId="70C3EF07" w14:textId="1E86F287" w:rsidR="0086375D" w:rsidRDefault="0086375D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16C2B3C8" wp14:editId="07E2B002">
                <wp:extent cx="1381125" cy="2857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183D83" w14:textId="7C3FD1C8" w:rsidR="0086375D" w:rsidRPr="001F65A4" w:rsidRDefault="0086375D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3AB60B5" wp14:editId="5B0C26F8">
              <wp:simplePos x="0" y="0"/>
              <wp:positionH relativeFrom="column">
                <wp:posOffset>-81915</wp:posOffset>
              </wp:positionH>
              <wp:positionV relativeFrom="paragraph">
                <wp:posOffset>123190</wp:posOffset>
              </wp:positionV>
              <wp:extent cx="10144760" cy="0"/>
              <wp:effectExtent l="0" t="0" r="0" b="0"/>
              <wp:wrapNone/>
              <wp:docPr id="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14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695F0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45pt,9.7pt" to="79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4f8Eg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" o:allowincell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918B8"/>
    <w:multiLevelType w:val="hybridMultilevel"/>
    <w:tmpl w:val="DDFEF5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36CE7"/>
    <w:multiLevelType w:val="hybridMultilevel"/>
    <w:tmpl w:val="477E2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7BD"/>
    <w:multiLevelType w:val="hybridMultilevel"/>
    <w:tmpl w:val="280232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C4086"/>
    <w:multiLevelType w:val="hybridMultilevel"/>
    <w:tmpl w:val="41305D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81E6A"/>
    <w:multiLevelType w:val="hybridMultilevel"/>
    <w:tmpl w:val="F95CF23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753F2"/>
    <w:multiLevelType w:val="hybridMultilevel"/>
    <w:tmpl w:val="4E98AD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25B99"/>
    <w:multiLevelType w:val="hybridMultilevel"/>
    <w:tmpl w:val="7D0A4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8" w15:restartNumberingAfterBreak="0">
    <w:nsid w:val="1AC369E1"/>
    <w:multiLevelType w:val="hybridMultilevel"/>
    <w:tmpl w:val="14F69D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127BE"/>
    <w:multiLevelType w:val="hybridMultilevel"/>
    <w:tmpl w:val="C29A19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6809"/>
    <w:multiLevelType w:val="hybridMultilevel"/>
    <w:tmpl w:val="C61CC3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54D34"/>
    <w:multiLevelType w:val="hybridMultilevel"/>
    <w:tmpl w:val="F7EA5700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B6086"/>
    <w:multiLevelType w:val="hybridMultilevel"/>
    <w:tmpl w:val="676E6F4C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6046F"/>
    <w:multiLevelType w:val="hybridMultilevel"/>
    <w:tmpl w:val="8E1E9D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B2D1D"/>
    <w:multiLevelType w:val="hybridMultilevel"/>
    <w:tmpl w:val="D924D1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40B4F"/>
    <w:multiLevelType w:val="hybridMultilevel"/>
    <w:tmpl w:val="04DCEA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E6175"/>
    <w:multiLevelType w:val="hybridMultilevel"/>
    <w:tmpl w:val="346A41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7820FF"/>
    <w:multiLevelType w:val="hybridMultilevel"/>
    <w:tmpl w:val="3EF83292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3411A"/>
    <w:multiLevelType w:val="hybridMultilevel"/>
    <w:tmpl w:val="75DA99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026E5"/>
    <w:multiLevelType w:val="hybridMultilevel"/>
    <w:tmpl w:val="C3366694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2F4F40"/>
    <w:multiLevelType w:val="hybridMultilevel"/>
    <w:tmpl w:val="4342A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E5275C"/>
    <w:multiLevelType w:val="hybridMultilevel"/>
    <w:tmpl w:val="7C4A951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D7B2D"/>
    <w:multiLevelType w:val="hybridMultilevel"/>
    <w:tmpl w:val="04184F12"/>
    <w:lvl w:ilvl="0" w:tplc="2B220EF4">
      <w:start w:val="5"/>
      <w:numFmt w:val="decimal"/>
      <w:lvlText w:val="%1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4" w15:restartNumberingAfterBreak="0">
    <w:nsid w:val="37DC3C00"/>
    <w:multiLevelType w:val="hybridMultilevel"/>
    <w:tmpl w:val="0E4CD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62577"/>
    <w:multiLevelType w:val="hybridMultilevel"/>
    <w:tmpl w:val="FED84C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31290F"/>
    <w:multiLevelType w:val="multilevel"/>
    <w:tmpl w:val="BD2237D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2"/>
        <w:szCs w:val="22"/>
        <w:lang w:val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13A0252"/>
    <w:multiLevelType w:val="hybridMultilevel"/>
    <w:tmpl w:val="83F0FE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6A3F0D"/>
    <w:multiLevelType w:val="hybridMultilevel"/>
    <w:tmpl w:val="415825BE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DF2A4E"/>
    <w:multiLevelType w:val="hybridMultilevel"/>
    <w:tmpl w:val="556ED5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3046E"/>
    <w:multiLevelType w:val="hybridMultilevel"/>
    <w:tmpl w:val="38D0D5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954EA7"/>
    <w:multiLevelType w:val="hybridMultilevel"/>
    <w:tmpl w:val="A522AF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3344B"/>
    <w:multiLevelType w:val="hybridMultilevel"/>
    <w:tmpl w:val="DF8A59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A1606E"/>
    <w:multiLevelType w:val="hybridMultilevel"/>
    <w:tmpl w:val="6A2ED8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2B2A"/>
    <w:multiLevelType w:val="hybridMultilevel"/>
    <w:tmpl w:val="35820B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D9048B"/>
    <w:multiLevelType w:val="hybridMultilevel"/>
    <w:tmpl w:val="DC9499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8" w15:restartNumberingAfterBreak="0">
    <w:nsid w:val="650E19BD"/>
    <w:multiLevelType w:val="hybridMultilevel"/>
    <w:tmpl w:val="5450140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354CF9"/>
    <w:multiLevelType w:val="hybridMultilevel"/>
    <w:tmpl w:val="4AA0397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67DB1719"/>
    <w:multiLevelType w:val="hybridMultilevel"/>
    <w:tmpl w:val="9AB468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E4E4C"/>
    <w:multiLevelType w:val="hybridMultilevel"/>
    <w:tmpl w:val="F6165C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1A1CD8"/>
    <w:multiLevelType w:val="hybridMultilevel"/>
    <w:tmpl w:val="A53204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EA4257"/>
    <w:multiLevelType w:val="hybridMultilevel"/>
    <w:tmpl w:val="858E27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749C4"/>
    <w:multiLevelType w:val="hybridMultilevel"/>
    <w:tmpl w:val="6636BABE"/>
    <w:lvl w:ilvl="0" w:tplc="61706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A49B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8E0E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C46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222A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D6E1E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EEF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C2B4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07E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B3B36"/>
    <w:multiLevelType w:val="multilevel"/>
    <w:tmpl w:val="57886D12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7" w15:restartNumberingAfterBreak="0">
    <w:nsid w:val="7A7A7D36"/>
    <w:multiLevelType w:val="hybridMultilevel"/>
    <w:tmpl w:val="B6F2DBB4"/>
    <w:lvl w:ilvl="0" w:tplc="00588D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B60B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90B2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64C0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2841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01636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7E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F4D9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40FA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452CA"/>
    <w:multiLevelType w:val="hybridMultilevel"/>
    <w:tmpl w:val="BF7EC2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6"/>
  </w:num>
  <w:num w:numId="3">
    <w:abstractNumId w:val="7"/>
  </w:num>
  <w:num w:numId="4">
    <w:abstractNumId w:val="37"/>
  </w:num>
  <w:num w:numId="5">
    <w:abstractNumId w:val="8"/>
  </w:num>
  <w:num w:numId="6">
    <w:abstractNumId w:val="36"/>
  </w:num>
  <w:num w:numId="7">
    <w:abstractNumId w:val="45"/>
  </w:num>
  <w:num w:numId="8">
    <w:abstractNumId w:val="30"/>
  </w:num>
  <w:num w:numId="9">
    <w:abstractNumId w:val="39"/>
  </w:num>
  <w:num w:numId="10">
    <w:abstractNumId w:val="35"/>
  </w:num>
  <w:num w:numId="11">
    <w:abstractNumId w:val="14"/>
  </w:num>
  <w:num w:numId="12">
    <w:abstractNumId w:val="27"/>
  </w:num>
  <w:num w:numId="13">
    <w:abstractNumId w:val="31"/>
  </w:num>
  <w:num w:numId="14">
    <w:abstractNumId w:val="42"/>
  </w:num>
  <w:num w:numId="15">
    <w:abstractNumId w:val="22"/>
  </w:num>
  <w:num w:numId="16">
    <w:abstractNumId w:val="5"/>
  </w:num>
  <w:num w:numId="17">
    <w:abstractNumId w:val="40"/>
  </w:num>
  <w:num w:numId="18">
    <w:abstractNumId w:val="19"/>
  </w:num>
  <w:num w:numId="19">
    <w:abstractNumId w:val="43"/>
  </w:num>
  <w:num w:numId="20">
    <w:abstractNumId w:val="44"/>
  </w:num>
  <w:num w:numId="21">
    <w:abstractNumId w:val="32"/>
  </w:num>
  <w:num w:numId="22">
    <w:abstractNumId w:val="13"/>
  </w:num>
  <w:num w:numId="23">
    <w:abstractNumId w:val="47"/>
  </w:num>
  <w:num w:numId="24">
    <w:abstractNumId w:val="34"/>
  </w:num>
  <w:num w:numId="25">
    <w:abstractNumId w:val="28"/>
  </w:num>
  <w:num w:numId="26">
    <w:abstractNumId w:val="20"/>
  </w:num>
  <w:num w:numId="27">
    <w:abstractNumId w:val="11"/>
  </w:num>
  <w:num w:numId="28">
    <w:abstractNumId w:val="12"/>
  </w:num>
  <w:num w:numId="29">
    <w:abstractNumId w:val="17"/>
  </w:num>
  <w:num w:numId="30">
    <w:abstractNumId w:val="3"/>
  </w:num>
  <w:num w:numId="31">
    <w:abstractNumId w:val="4"/>
  </w:num>
  <w:num w:numId="32">
    <w:abstractNumId w:val="15"/>
  </w:num>
  <w:num w:numId="33">
    <w:abstractNumId w:val="29"/>
  </w:num>
  <w:num w:numId="34">
    <w:abstractNumId w:val="48"/>
  </w:num>
  <w:num w:numId="35">
    <w:abstractNumId w:val="18"/>
  </w:num>
  <w:num w:numId="36">
    <w:abstractNumId w:val="2"/>
  </w:num>
  <w:num w:numId="37">
    <w:abstractNumId w:val="9"/>
  </w:num>
  <w:num w:numId="38">
    <w:abstractNumId w:val="10"/>
  </w:num>
  <w:num w:numId="39">
    <w:abstractNumId w:val="25"/>
  </w:num>
  <w:num w:numId="40">
    <w:abstractNumId w:val="16"/>
  </w:num>
  <w:num w:numId="41">
    <w:abstractNumId w:val="0"/>
  </w:num>
  <w:num w:numId="42">
    <w:abstractNumId w:val="41"/>
  </w:num>
  <w:num w:numId="43">
    <w:abstractNumId w:val="26"/>
  </w:num>
  <w:num w:numId="44">
    <w:abstractNumId w:val="1"/>
  </w:num>
  <w:num w:numId="45">
    <w:abstractNumId w:val="21"/>
  </w:num>
  <w:num w:numId="46">
    <w:abstractNumId w:val="24"/>
  </w:num>
  <w:num w:numId="47">
    <w:abstractNumId w:val="6"/>
  </w:num>
  <w:num w:numId="48">
    <w:abstractNumId w:val="23"/>
  </w:num>
  <w:num w:numId="49">
    <w:abstractNumId w:val="38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dministrator">
    <w15:presenceInfo w15:providerId="None" w15:userId="Administrator"/>
  </w15:person>
  <w15:person w15:author="ALI">
    <w15:presenceInfo w15:providerId="None" w15:userId="A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474B6"/>
    <w:rsid w:val="00052E89"/>
    <w:rsid w:val="00053AB8"/>
    <w:rsid w:val="00055960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6040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1AD2"/>
    <w:rsid w:val="000C26BB"/>
    <w:rsid w:val="000C2BD8"/>
    <w:rsid w:val="000C70EE"/>
    <w:rsid w:val="000C7370"/>
    <w:rsid w:val="000C7ACF"/>
    <w:rsid w:val="000C7B5D"/>
    <w:rsid w:val="000D0F0F"/>
    <w:rsid w:val="000D2572"/>
    <w:rsid w:val="000D2782"/>
    <w:rsid w:val="000D43DC"/>
    <w:rsid w:val="000D4B91"/>
    <w:rsid w:val="000D5869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2EB4"/>
    <w:rsid w:val="001230DF"/>
    <w:rsid w:val="00125221"/>
    <w:rsid w:val="001256D2"/>
    <w:rsid w:val="00130415"/>
    <w:rsid w:val="001330ED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1CC2"/>
    <w:rsid w:val="001536CB"/>
    <w:rsid w:val="001557E8"/>
    <w:rsid w:val="00156468"/>
    <w:rsid w:val="00156AC7"/>
    <w:rsid w:val="0015702B"/>
    <w:rsid w:val="00160240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6BF6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842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3EC"/>
    <w:rsid w:val="001D57B8"/>
    <w:rsid w:val="001D6C3C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67F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61D6"/>
    <w:rsid w:val="00217E1C"/>
    <w:rsid w:val="002251E4"/>
    <w:rsid w:val="00225514"/>
    <w:rsid w:val="00225516"/>
    <w:rsid w:val="00225568"/>
    <w:rsid w:val="0023289E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83C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23E"/>
    <w:rsid w:val="003669A0"/>
    <w:rsid w:val="00367662"/>
    <w:rsid w:val="00370CCA"/>
    <w:rsid w:val="003721E1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A7B61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158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38FF"/>
    <w:rsid w:val="004243A7"/>
    <w:rsid w:val="004260C4"/>
    <w:rsid w:val="004264D8"/>
    <w:rsid w:val="00426B10"/>
    <w:rsid w:val="004274FB"/>
    <w:rsid w:val="004306D5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4D3E"/>
    <w:rsid w:val="0044615F"/>
    <w:rsid w:val="00446262"/>
    <w:rsid w:val="00451FC3"/>
    <w:rsid w:val="00453566"/>
    <w:rsid w:val="00453A78"/>
    <w:rsid w:val="00454338"/>
    <w:rsid w:val="004572C2"/>
    <w:rsid w:val="00461916"/>
    <w:rsid w:val="00461C6F"/>
    <w:rsid w:val="004669DA"/>
    <w:rsid w:val="00466F11"/>
    <w:rsid w:val="0046728B"/>
    <w:rsid w:val="00467853"/>
    <w:rsid w:val="00467C56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220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5B1A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0D83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1FB6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3BC6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2E78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367B"/>
    <w:rsid w:val="00653692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1A01"/>
    <w:rsid w:val="0068404A"/>
    <w:rsid w:val="00684F13"/>
    <w:rsid w:val="00685761"/>
    <w:rsid w:val="00687DEA"/>
    <w:rsid w:val="00691F4C"/>
    <w:rsid w:val="00694E24"/>
    <w:rsid w:val="00695BB9"/>
    <w:rsid w:val="0069674A"/>
    <w:rsid w:val="00697A54"/>
    <w:rsid w:val="006A1F85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37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766"/>
    <w:rsid w:val="00720AAC"/>
    <w:rsid w:val="007239CB"/>
    <w:rsid w:val="0072664C"/>
    <w:rsid w:val="00726BE4"/>
    <w:rsid w:val="00727323"/>
    <w:rsid w:val="0072744A"/>
    <w:rsid w:val="007277E9"/>
    <w:rsid w:val="00735485"/>
    <w:rsid w:val="00735AE6"/>
    <w:rsid w:val="00736323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18EF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5483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01A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36C7"/>
    <w:rsid w:val="00834E3B"/>
    <w:rsid w:val="00835EB6"/>
    <w:rsid w:val="00835ECE"/>
    <w:rsid w:val="00845D60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375D"/>
    <w:rsid w:val="00865CFA"/>
    <w:rsid w:val="0087046D"/>
    <w:rsid w:val="008712A9"/>
    <w:rsid w:val="00871B7B"/>
    <w:rsid w:val="00871E75"/>
    <w:rsid w:val="00872219"/>
    <w:rsid w:val="00872468"/>
    <w:rsid w:val="00872946"/>
    <w:rsid w:val="008734D4"/>
    <w:rsid w:val="008744D0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4834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152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E7E3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073D3"/>
    <w:rsid w:val="00A12140"/>
    <w:rsid w:val="00A12DDC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35D9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A85"/>
    <w:rsid w:val="00A44B9E"/>
    <w:rsid w:val="00A50317"/>
    <w:rsid w:val="00A52A05"/>
    <w:rsid w:val="00A5578E"/>
    <w:rsid w:val="00A55BDD"/>
    <w:rsid w:val="00A60841"/>
    <w:rsid w:val="00A61974"/>
    <w:rsid w:val="00A61C5C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B7C3F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5C9A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568D5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56B0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6EE9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2F8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1844"/>
    <w:rsid w:val="00D425D3"/>
    <w:rsid w:val="00D42BA0"/>
    <w:rsid w:val="00D4361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6558"/>
    <w:rsid w:val="00D67D32"/>
    <w:rsid w:val="00D7005C"/>
    <w:rsid w:val="00D750E9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6B4E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2849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9780B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192"/>
    <w:rsid w:val="00EC62C4"/>
    <w:rsid w:val="00EC68F7"/>
    <w:rsid w:val="00EC6E4A"/>
    <w:rsid w:val="00ED18D2"/>
    <w:rsid w:val="00ED2A87"/>
    <w:rsid w:val="00ED2D03"/>
    <w:rsid w:val="00ED4EE8"/>
    <w:rsid w:val="00ED6B46"/>
    <w:rsid w:val="00EE0B6B"/>
    <w:rsid w:val="00EE1789"/>
    <w:rsid w:val="00EE1790"/>
    <w:rsid w:val="00EE1976"/>
    <w:rsid w:val="00EE25A5"/>
    <w:rsid w:val="00EE33E8"/>
    <w:rsid w:val="00EE4AC7"/>
    <w:rsid w:val="00EE4E45"/>
    <w:rsid w:val="00EE506D"/>
    <w:rsid w:val="00EE5741"/>
    <w:rsid w:val="00EE5DCC"/>
    <w:rsid w:val="00EE71A2"/>
    <w:rsid w:val="00EF0792"/>
    <w:rsid w:val="00EF1B73"/>
    <w:rsid w:val="00EF4691"/>
    <w:rsid w:val="00EF7ABF"/>
    <w:rsid w:val="00EF7D83"/>
    <w:rsid w:val="00F000A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2625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5A54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038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A77115B"/>
  <w15:chartTrackingRefBased/>
  <w15:docId w15:val="{12AE9E57-1316-410E-9961-F894AA0D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7">
    <w:name w:val="footer"/>
    <w:basedOn w:val="a0"/>
    <w:link w:val="a8"/>
    <w:uiPriority w:val="99"/>
    <w:rsid w:val="00C4387E"/>
    <w:pPr>
      <w:tabs>
        <w:tab w:val="center" w:pos="4320"/>
        <w:tab w:val="right" w:pos="8640"/>
      </w:tabs>
    </w:pPr>
  </w:style>
  <w:style w:type="character" w:styleId="a9">
    <w:name w:val="page number"/>
    <w:basedOn w:val="a1"/>
    <w:rsid w:val="000B3DD3"/>
  </w:style>
  <w:style w:type="paragraph" w:styleId="aa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b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c">
    <w:name w:val="Normal (Web)"/>
    <w:basedOn w:val="a0"/>
    <w:uiPriority w:val="99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d">
    <w:name w:val="annotation reference"/>
    <w:semiHidden/>
    <w:rsid w:val="005D072E"/>
    <w:rPr>
      <w:sz w:val="16"/>
      <w:szCs w:val="16"/>
    </w:rPr>
  </w:style>
  <w:style w:type="paragraph" w:styleId="ae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f">
    <w:name w:val="Hyperlink"/>
    <w:uiPriority w:val="99"/>
    <w:rsid w:val="00786AD9"/>
    <w:rPr>
      <w:color w:val="0000FF"/>
      <w:u w:val="single"/>
    </w:rPr>
  </w:style>
  <w:style w:type="paragraph" w:styleId="af0">
    <w:name w:val="annotation subject"/>
    <w:basedOn w:val="ae"/>
    <w:next w:val="ae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3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 w:bidi="ar-SA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1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2">
    <w:name w:val="Body Text Indent"/>
    <w:basedOn w:val="a0"/>
    <w:rsid w:val="007C080C"/>
    <w:pPr>
      <w:spacing w:after="120"/>
      <w:ind w:left="283"/>
    </w:pPr>
  </w:style>
  <w:style w:type="paragraph" w:styleId="af3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4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4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 w:bidi="ar-SA"/>
    </w:rPr>
  </w:style>
  <w:style w:type="paragraph" w:customStyle="1" w:styleId="a">
    <w:name w:val="Список нум."/>
    <w:basedOn w:val="a0"/>
    <w:rsid w:val="00195D5A"/>
    <w:pPr>
      <w:keepNext/>
      <w:numPr>
        <w:numId w:val="17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5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8">
    <w:name w:val="Нижний колонтитул Знак"/>
    <w:link w:val="a7"/>
    <w:uiPriority w:val="99"/>
    <w:rsid w:val="003D29C4"/>
    <w:rPr>
      <w:lang w:val="en-US" w:eastAsia="en-US"/>
    </w:rPr>
  </w:style>
  <w:style w:type="character" w:customStyle="1" w:styleId="a6">
    <w:name w:val="Верхний колонтитул Знак"/>
    <w:link w:val="a5"/>
    <w:uiPriority w:val="99"/>
    <w:rsid w:val="00EF7ABF"/>
    <w:rPr>
      <w:lang w:val="en-GB" w:eastAsia="en-US"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1D6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35</Pages>
  <Words>7752</Words>
  <Characters>44193</Characters>
  <Application>Microsoft Office Word</Application>
  <DocSecurity>0</DocSecurity>
  <Lines>368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51842</CharactersWithSpaces>
  <SharedDoc>false</SharedDoc>
  <HLinks>
    <vt:vector size="42" baseType="variant">
      <vt:variant>
        <vt:i4>1179689</vt:i4>
      </vt:variant>
      <vt:variant>
        <vt:i4>33</vt:i4>
      </vt:variant>
      <vt:variant>
        <vt:i4>0</vt:i4>
      </vt:variant>
      <vt:variant>
        <vt:i4>5</vt:i4>
      </vt:variant>
      <vt:variant>
        <vt:lpwstr>https://alfabank.st/files/office/TZ_pril-2.pdf</vt:lpwstr>
      </vt:variant>
      <vt:variant>
        <vt:lpwstr/>
      </vt:variant>
      <vt:variant>
        <vt:i4>1114153</vt:i4>
      </vt:variant>
      <vt:variant>
        <vt:i4>30</vt:i4>
      </vt:variant>
      <vt:variant>
        <vt:i4>0</vt:i4>
      </vt:variant>
      <vt:variant>
        <vt:i4>5</vt:i4>
      </vt:variant>
      <vt:variant>
        <vt:lpwstr>https://alfabank.st/files/office/TZ_pril-1.pdf</vt:lpwstr>
      </vt:variant>
      <vt:variant>
        <vt:lpwstr/>
      </vt:variant>
      <vt:variant>
        <vt:i4>3997735</vt:i4>
      </vt:variant>
      <vt:variant>
        <vt:i4>27</vt:i4>
      </vt:variant>
      <vt:variant>
        <vt:i4>0</vt:i4>
      </vt:variant>
      <vt:variant>
        <vt:i4>5</vt:i4>
      </vt:variant>
      <vt:variant>
        <vt:lpwstr>https://alfabank.st/files/office/TZ.pdf</vt:lpwstr>
      </vt:variant>
      <vt:variant>
        <vt:lpwstr/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_Toc77855112</vt:lpwstr>
      </vt:variant>
      <vt:variant>
        <vt:i4>1376315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_Toc77855111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_Toc77855110</vt:lpwstr>
      </vt:variant>
      <vt:variant>
        <vt:i4>1900602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_Toc77855109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3</cp:revision>
  <cp:lastPrinted>2010-03-22T11:21:00Z</cp:lastPrinted>
  <dcterms:created xsi:type="dcterms:W3CDTF">2026-08-19T09:37:00Z</dcterms:created>
  <dcterms:modified xsi:type="dcterms:W3CDTF">2026-08-19T10:48:00Z</dcterms:modified>
</cp:coreProperties>
</file>