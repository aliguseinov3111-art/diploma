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715DC" w14:textId="667DAD39" w:rsidR="00710C02" w:rsidRDefault="00710C02" w:rsidP="00710C02">
      <w:pPr>
        <w:pStyle w:val="1"/>
        <w:rPr>
          <w:sz w:val="24"/>
          <w:szCs w:val="24"/>
        </w:rPr>
      </w:pPr>
      <w:r w:rsidRPr="00710C02">
        <w:rPr>
          <w:sz w:val="24"/>
          <w:szCs w:val="24"/>
        </w:rPr>
        <w:t>СПИСОК ДОКУМЕНТОВ</w:t>
      </w:r>
      <w:r>
        <w:rPr>
          <w:sz w:val="24"/>
          <w:szCs w:val="24"/>
        </w:rPr>
        <w:t xml:space="preserve"> ДЛЯ ПЕРЕДАЧИ В </w:t>
      </w:r>
      <w:r w:rsidR="001C1553">
        <w:rPr>
          <w:sz w:val="24"/>
          <w:szCs w:val="24"/>
        </w:rPr>
        <w:t>ОТЗБ</w:t>
      </w:r>
    </w:p>
    <w:p w14:paraId="6FDE4E31" w14:textId="2F39A5D4" w:rsidR="00710C02" w:rsidRPr="00710C02" w:rsidRDefault="00710C02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</w:t>
      </w:r>
      <w:r w:rsidRPr="00710C02">
        <w:rPr>
          <w:rFonts w:ascii="Arial" w:hAnsi="Arial" w:cs="Arial"/>
          <w:color w:val="000000"/>
          <w:sz w:val="20"/>
          <w:lang w:val="ru-RU"/>
        </w:rPr>
        <w:t xml:space="preserve">осле завершения ремонтно-строительных работ на объекте </w:t>
      </w:r>
      <w:r w:rsidR="00D96581">
        <w:rPr>
          <w:rFonts w:ascii="Arial" w:hAnsi="Arial" w:cs="Arial"/>
          <w:color w:val="000000"/>
          <w:sz w:val="20"/>
          <w:lang w:val="ru-RU"/>
        </w:rPr>
        <w:t>Б</w:t>
      </w:r>
      <w:r w:rsidRPr="00710C02">
        <w:rPr>
          <w:rFonts w:ascii="Arial" w:hAnsi="Arial" w:cs="Arial"/>
          <w:color w:val="000000"/>
          <w:sz w:val="20"/>
          <w:lang w:val="ru-RU"/>
        </w:rPr>
        <w:t xml:space="preserve">анка, необходимо передать в </w:t>
      </w:r>
      <w:r w:rsidR="00D96581">
        <w:rPr>
          <w:rFonts w:ascii="Arial" w:hAnsi="Arial" w:cs="Arial"/>
          <w:color w:val="000000"/>
          <w:sz w:val="20"/>
          <w:lang w:val="ru-RU"/>
        </w:rPr>
        <w:t>ОТЗБ</w:t>
      </w:r>
      <w:r>
        <w:rPr>
          <w:rFonts w:ascii="Arial" w:hAnsi="Arial" w:cs="Arial"/>
          <w:color w:val="000000"/>
          <w:sz w:val="20"/>
          <w:lang w:val="ru-RU"/>
        </w:rPr>
        <w:t xml:space="preserve"> следующую документацию:</w:t>
      </w:r>
    </w:p>
    <w:p w14:paraId="47C4E571" w14:textId="5D8DE4E0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безопасности на каркас подвесных потолков, соответствующий требованиям Федерального закона № 123-ФЗ от 22.07.2008 г. "Технический Регламент о требованиях пожарной безопасности"</w:t>
      </w:r>
    </w:p>
    <w:p w14:paraId="67A303EE" w14:textId="57FFFE5D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 xml:space="preserve">Сертификат пожарной безопасности на плитки подвесных потолков соответствующий требованиям </w:t>
      </w:r>
      <w:del w:id="0" w:author="Claude" w:date="2026-08-20T07:25:00Z">
        <w:r>
          <w:rPr>
            <w:rFonts w:ascii="Arial" w:hAnsi="Arial" w:cs="Arial"/>
            <w:color w:val="000000"/>
            <w:sz w:val="20"/>
            <w:lang w:val="ru-RU"/>
          </w:rPr>
          <w:delText xml:space="preserve">ФЗ </w:delText>
        </w:r>
      </w:del>
      <w:r>
        <w:rPr>
          <w:rFonts w:ascii="Arial" w:hAnsi="Arial" w:cs="Arial"/>
          <w:color w:val="000000"/>
          <w:sz w:val="20"/>
          <w:lang w:val="ru-RU"/>
        </w:rPr>
        <w:t>Федерального закона № 123-ФЗ от 22.07.2008 г. "Технический Регламент о требованиях пожарной безопасности"</w:t>
      </w:r>
    </w:p>
    <w:p w14:paraId="73DAA02B" w14:textId="4A6E49F0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безопасности на материал, использованный при отделке полов на путях эвакуации (ковролин, линолеум) соответствующий требованиям Федерального закона № 123-ФЗ от 22.07.2008 г. "Технический Регламент о требованиях пожарной безопасности"; (копия, заверенная печатью фирмы установщика)</w:t>
      </w:r>
    </w:p>
    <w:p w14:paraId="253F823E" w14:textId="041748EB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безопасности на материал, использованный при возведении перегородок, ограждающих пути эвакуации соответствующий требованиям Федерального закона № 123-ФЗ от 22.07.2008 г. "Технический Регламент о требованиях пожарной безопасности"; (копия, заверенная печатью фирмы установщика)</w:t>
      </w:r>
    </w:p>
    <w:p w14:paraId="1074384D" w14:textId="0C5512DA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безопасности и паспорт на противопожарные двери и люки (копия, заверенная печатью фирмы установщика)</w:t>
      </w:r>
    </w:p>
    <w:p w14:paraId="55A0A927" w14:textId="36C0E081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 xml:space="preserve">Акт скрытых работ по установке противопожарных дверей и </w:t>
      </w:r>
      <w:del w:id="1" w:author="Claude" w:date="2026-08-20T07:25:00Z">
        <w:r>
          <w:rPr>
            <w:rFonts w:ascii="Arial" w:hAnsi="Arial" w:cs="Arial"/>
            <w:color w:val="000000"/>
            <w:sz w:val="20"/>
            <w:lang w:val="ru-RU"/>
          </w:rPr>
          <w:delText>установки</w:delText>
        </w:r>
      </w:del>
      <w:ins w:id="2" w:author="Claude" w:date="2026-08-20T07:25:00Z">
        <w:r>
          <w:rPr>
            <w:rFonts w:ascii="Arial" w:hAnsi="Arial" w:cs="Arial"/>
            <w:color w:val="000000"/>
            <w:sz w:val="20"/>
            <w:lang w:val="ru-RU"/>
          </w:rPr>
          <w:t>установке</w:t>
        </w:r>
      </w:ins>
      <w:r>
        <w:rPr>
          <w:rFonts w:ascii="Arial" w:hAnsi="Arial" w:cs="Arial"/>
          <w:color w:val="000000"/>
          <w:sz w:val="20"/>
          <w:lang w:val="ru-RU"/>
        </w:rPr>
        <w:t xml:space="preserve"> противопожарных преград</w:t>
      </w:r>
    </w:p>
    <w:p w14:paraId="0F862C71" w14:textId="20718E41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Схема места установки противопожарных дверей (в случае установки более 1 противопожарной двери)</w:t>
      </w:r>
    </w:p>
    <w:p w14:paraId="2963946A" w14:textId="3F6B21D7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Лицензия № 2, выданная МЧС РФ фирме, осуществляющей монтаж систем противопожарной защиты (копия, заверенная печатью фирмы)</w:t>
      </w:r>
    </w:p>
    <w:p w14:paraId="6C41642C" w14:textId="0BFE00DD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Отчет (протокол) измерения сопротивления изоляции электропроводки; Сертификат пожарной безопасности по ОКЛ (огнестойкой кабельной линии) и остальной силовой проводке</w:t>
      </w:r>
    </w:p>
    <w:p w14:paraId="23ACD8A2" w14:textId="6967D649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Акты проверок исправного состояния систем и средств противопожарной защиты объекта (</w:t>
      </w:r>
      <w:r w:rsidR="00F652F4">
        <w:rPr>
          <w:rFonts w:ascii="Arial" w:hAnsi="Arial" w:cs="Arial"/>
          <w:color w:val="000000"/>
          <w:sz w:val="20"/>
          <w:lang w:val="ru-RU"/>
        </w:rPr>
        <w:t>-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ов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>). (Автоматических установок пожаротушения, установок систем противодымной вентиляции, противопожарных и дымовых клапанов, противопожарных дверей, внутреннего противопожарного водопровода, защитных устройств в противопожарных преградах)</w:t>
      </w:r>
    </w:p>
    <w:p w14:paraId="38FF8104" w14:textId="362F2F70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Акт проверки работоспособности устройства отключения всей электроэнергии по окончании рабочего дня, с указанием оборудования работающего круглосуточно и не обесточиваемого этим устройством</w:t>
      </w:r>
    </w:p>
    <w:p w14:paraId="3D0538D7" w14:textId="4B3BB035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Проект установки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огнезадерживающих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клапанов в системе вентиляции</w:t>
      </w:r>
    </w:p>
    <w:p w14:paraId="0C626767" w14:textId="4BE3B6E6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Лицензия (допуски СРО), организации проводящей разработку проектной документации на установку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огнезадерживающих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клапанов (копия, заверенная печатью фирмы)</w:t>
      </w:r>
    </w:p>
    <w:p w14:paraId="36257EFC" w14:textId="79EC60A1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Сертификаты пожарной безопасности на противопожарные клапана (копия, заверенная печатью фирмы)</w:t>
      </w:r>
    </w:p>
    <w:p w14:paraId="57855599" w14:textId="7C4400D6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Лицензия № 2, выданная МЧС РФ фирме, осуществляющей монтаж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огнезадерживающих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клапанов (копия, заверенная печатью фирмы)</w:t>
      </w:r>
    </w:p>
    <w:p w14:paraId="3131B66F" w14:textId="57E117CA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Проект огнезащиты, сформированный в соответствии с соответствующими документами</w:t>
      </w:r>
    </w:p>
    <w:p w14:paraId="5B3090B9" w14:textId="715A7892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Лицензия № 1, выданная МЧС РФ фирме, осуществляющей проектирование и монтаж огнезащиты (копия, заверенная печатью фирмы)</w:t>
      </w:r>
    </w:p>
    <w:p w14:paraId="712CDF39" w14:textId="36D0713A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lastRenderedPageBreak/>
        <w:t>Сертификаты пожарной безопасности на материалы огнезащиты (копия, заверенная печатью фирмы установщика)</w:t>
      </w:r>
    </w:p>
    <w:p w14:paraId="617C7BA0" w14:textId="75947F08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Лицензия № 2, выданная</w:t>
      </w:r>
      <w:del w:id="3" w:author="Claude" w:date="2026-08-20T07:25:00Z">
        <w:r>
          <w:rPr>
            <w:rFonts w:ascii="Arial" w:hAnsi="Arial" w:cs="Arial"/>
            <w:color w:val="000000"/>
            <w:sz w:val="20"/>
            <w:lang w:val="ru-RU"/>
          </w:rPr>
          <w:delText>,</w:delText>
        </w:r>
      </w:del>
      <w:r>
        <w:rPr>
          <w:rFonts w:ascii="Arial" w:hAnsi="Arial" w:cs="Arial"/>
          <w:color w:val="000000"/>
          <w:sz w:val="20"/>
          <w:lang w:val="ru-RU"/>
        </w:rPr>
        <w:t xml:space="preserve"> МЧС РФ фирме, осуществляющей огнезащиту (копия, заверенная печатью фирмы)</w:t>
      </w:r>
    </w:p>
    <w:p w14:paraId="7F9F94F1" w14:textId="5CDA4240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Заключение Судебно-Экспертного Центра Федеральной Противопожарной Службы МЧС РФ о соответствии выполненной огнезащиты проектным решениям. </w:t>
      </w:r>
    </w:p>
    <w:p w14:paraId="2821F05E" w14:textId="3C2C8444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 xml:space="preserve">Аккредитация СРО компании о допуске к работам на проведение оценки соответствия ограждающих конструкций (см. </w:t>
      </w:r>
      <w:commentRangeStart w:id="4"/>
      <w:r>
        <w:rPr>
          <w:rFonts w:ascii="Arial" w:hAnsi="Arial" w:cs="Arial"/>
          <w:color w:val="000000"/>
          <w:sz w:val="20"/>
          <w:lang w:val="ru-RU"/>
        </w:rPr>
        <w:t>раздел 2.7 настоящего ТЗ</w:t>
      </w:r>
      <w:commentRangeEnd w:id="4"/>
      <w:r>
        <w:rPr>
          <w:rFonts w:eastAsia="MS Mincho"/>
        </w:rPr>
        <w:commentReference w:id="4"/>
      </w:r>
      <w:r>
        <w:rPr>
          <w:rFonts w:ascii="Arial" w:hAnsi="Arial" w:cs="Arial"/>
          <w:color w:val="000000"/>
          <w:sz w:val="20"/>
          <w:lang w:val="ru-RU"/>
        </w:rPr>
        <w:t>)</w:t>
      </w:r>
    </w:p>
    <w:p w14:paraId="390F01B8" w14:textId="12DAF794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Протокол испытания</w:t>
      </w:r>
      <w:ins w:id="5" w:author="Claude" w:date="2026-08-20T07:25:00Z">
        <w:r>
          <w:rPr>
            <w:rFonts w:ascii="Arial" w:hAnsi="Arial" w:cs="Arial"/>
            <w:color w:val="000000"/>
            <w:sz w:val="20"/>
            <w:lang w:val="ru-RU"/>
          </w:rPr>
          <w:t>,</w:t>
        </w:r>
      </w:ins>
      <w:r>
        <w:rPr>
          <w:rFonts w:ascii="Arial" w:hAnsi="Arial" w:cs="Arial"/>
          <w:color w:val="000000"/>
          <w:sz w:val="20"/>
          <w:lang w:val="ru-RU"/>
        </w:rPr>
        <w:t xml:space="preserve"> </w:t>
      </w:r>
      <w:del w:id="6" w:author="Claude" w:date="2026-08-20T07:25:00Z">
        <w:r>
          <w:rPr>
            <w:rFonts w:ascii="Arial" w:hAnsi="Arial" w:cs="Arial"/>
            <w:color w:val="000000"/>
            <w:sz w:val="20"/>
            <w:lang w:val="ru-RU"/>
          </w:rPr>
          <w:delText>подтверждающая</w:delText>
        </w:r>
      </w:del>
      <w:ins w:id="7" w:author="Claude" w:date="2026-08-20T07:25:00Z">
        <w:r>
          <w:rPr>
            <w:rFonts w:ascii="Arial" w:hAnsi="Arial" w:cs="Arial"/>
            <w:color w:val="000000"/>
            <w:sz w:val="20"/>
            <w:lang w:val="ru-RU"/>
          </w:rPr>
          <w:t>подтверждающий</w:t>
        </w:r>
      </w:ins>
      <w:r>
        <w:rPr>
          <w:rFonts w:ascii="Arial" w:hAnsi="Arial" w:cs="Arial"/>
          <w:color w:val="000000"/>
          <w:sz w:val="20"/>
          <w:lang w:val="ru-RU"/>
        </w:rPr>
        <w:t xml:space="preserve"> проведение эксплуатационных испытаний наружных пожарных лестниц и ограждения на крыше (1 раз в 5 лет) (в случае выполнения данных работ)</w:t>
      </w:r>
    </w:p>
    <w:p w14:paraId="0FC1B2D5" w14:textId="75589831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 xml:space="preserve">Исполнительная документация на установки и системы противопожарной защиты объекта </w:t>
      </w:r>
      <w:ins w:id="8" w:author="Claude" w:date="2026-08-20T07:25:00Z">
        <w:r>
          <w:rPr>
            <w:rFonts w:ascii="Arial" w:hAnsi="Arial" w:cs="Arial"/>
            <w:color w:val="000000"/>
            <w:sz w:val="20"/>
            <w:lang w:val="ru-RU"/>
          </w:rPr>
          <w:t>(</w:t>
        </w:r>
      </w:ins>
      <w:r>
        <w:rPr>
          <w:rFonts w:ascii="Arial" w:hAnsi="Arial" w:cs="Arial"/>
          <w:color w:val="000000"/>
          <w:sz w:val="20"/>
          <w:lang w:val="ru-RU"/>
        </w:rPr>
        <w:t xml:space="preserve">установок систем </w:t>
      </w:r>
      <w:r w:rsidRPr="00D96581">
        <w:rPr>
          <w:rFonts w:ascii="Arial" w:hAnsi="Arial" w:cs="Arial"/>
          <w:color w:val="000000"/>
          <w:sz w:val="20"/>
          <w:lang w:val="ru-RU"/>
        </w:rPr>
        <w:t>противодымной вентиляции, внутреннего противопожарного водопровода)</w:t>
      </w:r>
    </w:p>
    <w:p w14:paraId="14F657B2" w14:textId="62D38F2D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Сертификаты, на отделочные строительные материалы, примененные на путях эвакуации (копия, заверенная печатью фирмы установщика)</w:t>
      </w:r>
    </w:p>
    <w:p w14:paraId="498EF1A0" w14:textId="6928A975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Сертификаты на установленные подрядчиком в рамках данного контракта на объекте(ах) противопожарные окна, шторы, экраны, а также паспорта к ним (копия, заверенная печатью фирмы установщика)</w:t>
      </w:r>
    </w:p>
    <w:p w14:paraId="0BD8562E" w14:textId="57F9CDDC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Лицензии организаций, монтировавших установки, системы и средства противопожарной защиты на объекте(ах). </w:t>
      </w:r>
    </w:p>
    <w:p w14:paraId="056EC807" w14:textId="255B6164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Акты скрытых работ.</w:t>
      </w:r>
    </w:p>
    <w:p w14:paraId="10635141" w14:textId="05FC798E" w:rsidR="00D96581" w:rsidRPr="00710C02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Акт передачи в эксплуатацию общедомовых противопожарных систем, находящихся в границах арендуемых Банком помещений, после внесения в них изменений (внутренний противопожарный водопровод,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спринклерное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пожаротушение) (в случае выполнения данных работ). Системы передаются собственнику либо в УК.</w:t>
      </w:r>
    </w:p>
    <w:sectPr w:rsidR="00D96581" w:rsidRPr="00710C02" w:rsidSect="008B7AFB"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4" w:author="Claude" w:date="2026-08-20T07:25:00Z" w:initials="C">
    <w:p w14:paraId="7662EE27" w14:textId="25029399" w:rsidR="00F43297" w:rsidRPr="00F652F4" w:rsidRDefault="00C75F0E">
      <w:pPr>
        <w:rPr>
          <w:lang w:val="ru-RU"/>
        </w:rPr>
      </w:pPr>
      <w:r w:rsidRPr="00F652F4">
        <w:rPr>
          <w:lang w:val="ru-RU"/>
        </w:rPr>
        <w:t>Ссылка «раздел 2.7 настоящего ТЗ» не удалось однозначно проверить: в основном документе ТЗ (</w:t>
      </w:r>
      <w:r w:rsidR="003B24B8" w:rsidRPr="003B24B8">
        <w:rPr>
          <w:lang w:val="ru-RU"/>
        </w:rPr>
        <w:t>Бумажная часть + Приложение №1</w:t>
      </w:r>
      <w:r w:rsidRPr="00F652F4">
        <w:rPr>
          <w:lang w:val="ru-RU"/>
        </w:rPr>
        <w:t xml:space="preserve">) нумерованных разделов вида «2.7» нет вообще. В Приложении №2 («Общестроительные и отделочные») есть содержательно близкие темы (сертификаты соответствия ограждающих конструкций классам </w:t>
      </w:r>
      <w:proofErr w:type="spellStart"/>
      <w:r w:rsidRPr="00F652F4">
        <w:rPr>
          <w:lang w:val="ru-RU"/>
        </w:rPr>
        <w:t>взломостойкости</w:t>
      </w:r>
      <w:proofErr w:type="spellEnd"/>
      <w:r w:rsidRPr="00F652F4">
        <w:rPr>
          <w:lang w:val="ru-RU"/>
        </w:rPr>
        <w:t>), но конкретный номер раздела «2.7» с упоминанием именно аккредитации СРО на оценку соответствия ограждающих конструкций найти не удалось — возможно, ссылка устарела (документ дорабатывался, нумерация могла сместиться) или указывает на другую версию/часть ТЗ, не входящую в этот комплект файлов.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662EE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662EE27" w16cid:durableId="2E3172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1D01EB" w14:textId="77777777" w:rsidR="00354FEE" w:rsidRDefault="00354FEE">
      <w:r>
        <w:separator/>
      </w:r>
    </w:p>
  </w:endnote>
  <w:endnote w:type="continuationSeparator" w:id="0">
    <w:p w14:paraId="62AB09C3" w14:textId="77777777" w:rsidR="00354FEE" w:rsidRDefault="00354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AAA8F" w14:textId="77777777" w:rsidR="0054084E" w:rsidRDefault="0054084E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08E22F6" w14:textId="77777777" w:rsidR="0054084E" w:rsidRDefault="0054084E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8399B" w14:textId="77777777" w:rsidR="003D29C4" w:rsidRDefault="003D29C4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C86EA90" w14:textId="77777777" w:rsidR="0054084E" w:rsidRDefault="0054084E" w:rsidP="000B3DD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BB236" w14:textId="77777777" w:rsidR="00354FEE" w:rsidRDefault="00354FEE">
      <w:r>
        <w:separator/>
      </w:r>
    </w:p>
  </w:footnote>
  <w:footnote w:type="continuationSeparator" w:id="0">
    <w:p w14:paraId="6B0A5A60" w14:textId="77777777" w:rsidR="00354FEE" w:rsidRDefault="00354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14" w:type="dxa"/>
      <w:tblLook w:val="04A0" w:firstRow="1" w:lastRow="0" w:firstColumn="1" w:lastColumn="0" w:noHBand="0" w:noVBand="1"/>
    </w:tblPr>
    <w:tblGrid>
      <w:gridCol w:w="7479"/>
      <w:gridCol w:w="2835"/>
    </w:tblGrid>
    <w:tr w:rsidR="00B7194E" w14:paraId="53F9AC88" w14:textId="77777777" w:rsidTr="00C75F0E">
      <w:tc>
        <w:tcPr>
          <w:tcW w:w="7479" w:type="dxa"/>
          <w:shd w:val="clear" w:color="auto" w:fill="auto"/>
        </w:tcPr>
        <w:p w14:paraId="2F588364" w14:textId="03046DFE" w:rsidR="00B7194E" w:rsidRDefault="00B7194E" w:rsidP="00B7194E">
          <w:pPr>
            <w:pStyle w:val="a5"/>
          </w:pPr>
          <w:r w:rsidRPr="00C75F0E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Pr="00C75F0E">
            <w:rPr>
              <w:rFonts w:ascii="Arial" w:hAnsi="Arial" w:cs="Arial"/>
              <w:b/>
              <w:color w:val="000080"/>
              <w:lang w:val="en-US"/>
            </w:rPr>
            <w:t>7</w:t>
          </w:r>
          <w:r w:rsidRPr="00C75F0E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835" w:type="dxa"/>
          <w:shd w:val="clear" w:color="auto" w:fill="auto"/>
        </w:tcPr>
        <w:p w14:paraId="71B55137" w14:textId="77777777" w:rsidR="00B7194E" w:rsidRDefault="003B24B8" w:rsidP="00C75F0E">
          <w:pPr>
            <w:pStyle w:val="a5"/>
            <w:jc w:val="right"/>
          </w:pPr>
          <w:r>
            <w:rPr>
              <w:noProof/>
            </w:rPr>
            <w:pict w14:anchorId="3674867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.6pt;height:22.8pt;mso-position-horizontal:absolute">
                <v:imagedata r:id="rId1" o:title="alfa-additional-logo_ru_red"/>
              </v:shape>
            </w:pict>
          </w:r>
        </w:p>
      </w:tc>
    </w:tr>
  </w:tbl>
  <w:p w14:paraId="66B7AD7C" w14:textId="77777777" w:rsidR="0054084E" w:rsidRPr="001F65A4" w:rsidRDefault="00354FEE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w:pict w14:anchorId="5E576C1E">
        <v:line id="_x0000_s2050" style="position:absolute;left:0;text-align:left;z-index:1;mso-position-horizontal-relative:text;mso-position-vertical-relative:text" from="-2.25pt,9.7pt" to="552.35pt,9.7pt" o:allowincell="f" strokeweight="1.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2E4E5" w14:textId="77777777" w:rsidR="00214E51" w:rsidRDefault="00354FEE" w:rsidP="00214E51">
    <w:pPr>
      <w:pStyle w:val="a5"/>
      <w:jc w:val="right"/>
    </w:pPr>
    <w:r>
      <w:rPr>
        <w:noProof/>
      </w:rPr>
      <w:pict w14:anchorId="5ADBAE49">
        <v:line id="_x0000_s2052" style="position:absolute;left:0;text-align:left;z-index:2" from="-10.85pt,45.75pt" to="543.75pt,45.75pt" o:allowincell="f" strokeweight="1.5pt"/>
      </w:pict>
    </w:r>
    <w:r w:rsidR="003B24B8">
      <w:pict w14:anchorId="38BA1C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29.6pt;height:36pt">
          <v:imagedata r:id="rId1" o:title="alfa-bank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3F84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782"/>
    <w:rsid w:val="000D43DC"/>
    <w:rsid w:val="000D4B91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1553"/>
    <w:rsid w:val="001C2811"/>
    <w:rsid w:val="001C5E79"/>
    <w:rsid w:val="001C72B0"/>
    <w:rsid w:val="001D00C5"/>
    <w:rsid w:val="001D136C"/>
    <w:rsid w:val="001D354C"/>
    <w:rsid w:val="001D48F6"/>
    <w:rsid w:val="001D57B8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4E70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4FEE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4B8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A5B1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67480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31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7F13"/>
    <w:rsid w:val="00B70E98"/>
    <w:rsid w:val="00B7194E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75F0E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58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44"/>
    <w:rsid w:val="00F36CAD"/>
    <w:rsid w:val="00F37769"/>
    <w:rsid w:val="00F40C7B"/>
    <w:rsid w:val="00F41677"/>
    <w:rsid w:val="00F41F85"/>
    <w:rsid w:val="00F430B9"/>
    <w:rsid w:val="00F43297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2F4"/>
    <w:rsid w:val="00F658B0"/>
    <w:rsid w:val="00F65AD0"/>
    <w:rsid w:val="00F675EB"/>
    <w:rsid w:val="00F71C5A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D4F"/>
    <w:rsid w:val="00FF5AD7"/>
    <w:rsid w:val="00FF5F78"/>
    <w:rsid w:val="00FF6017"/>
    <w:rsid w:val="00FF681E"/>
    <w:rsid w:val="00FF6C95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0118A070"/>
  <w15:chartTrackingRefBased/>
  <w15:docId w15:val="{30FCC8E2-5564-45A5-939E-9D44DC69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uiPriority w:val="99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hadow/>
      <w:sz w:val="22"/>
      <w:lang w:val="ru-RU" w:eastAsia="ru-RU"/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styleId="af5">
    <w:name w:val="Unresolved Mention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037DC-7390-4EF7-96B0-D04A4C39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Tenants Manual Final DRAFT under revision for issue _2_.doc</vt:lpstr>
    </vt:vector>
  </TitlesOfParts>
  <Company>IDA International Ltd</Company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9</cp:revision>
  <cp:lastPrinted>2010-03-22T11:21:00Z</cp:lastPrinted>
  <dcterms:created xsi:type="dcterms:W3CDTF">2021-07-22T13:19:00Z</dcterms:created>
  <dcterms:modified xsi:type="dcterms:W3CDTF">2026-08-20T12:33:00Z</dcterms:modified>
</cp:coreProperties>
</file>