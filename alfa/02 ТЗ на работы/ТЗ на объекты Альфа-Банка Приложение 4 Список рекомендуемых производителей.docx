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0715DC" w14:textId="4EA7180E" w:rsidR="00710C02" w:rsidRDefault="00710C02" w:rsidP="00710C02">
      <w:pPr>
        <w:pStyle w:val="1"/>
        <w:rPr>
          <w:sz w:val="24"/>
          <w:szCs w:val="24"/>
        </w:rPr>
      </w:pPr>
      <w:r w:rsidRPr="00710C02">
        <w:rPr>
          <w:sz w:val="24"/>
          <w:szCs w:val="24"/>
        </w:rPr>
        <w:t xml:space="preserve">СПИСОК </w:t>
      </w:r>
      <w:r w:rsidR="0030628A">
        <w:rPr>
          <w:sz w:val="24"/>
          <w:szCs w:val="24"/>
        </w:rPr>
        <w:t>РЕКОМЕНДУЕМЫХ ПРОИЗВОДИТЕЛЕЙ ОБОРУДОВАНИЯ</w:t>
      </w:r>
    </w:p>
    <w:p w14:paraId="399F3065" w14:textId="2B106B8F" w:rsidR="0030628A" w:rsidRDefault="0030628A" w:rsidP="00710C0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tbl>
      <w:tblPr>
        <w:tblW w:w="10456" w:type="dxa"/>
        <w:tblLayout w:type="fixed"/>
        <w:tblLook w:val="00A0" w:firstRow="1" w:lastRow="0" w:firstColumn="1" w:lastColumn="0" w:noHBand="0" w:noVBand="0"/>
      </w:tblPr>
      <w:tblGrid>
        <w:gridCol w:w="4077"/>
        <w:gridCol w:w="6379"/>
      </w:tblGrid>
      <w:tr w:rsidR="0030628A" w:rsidRPr="00DE3B3B" w14:paraId="233CB1EF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BECB13" w14:textId="77777777" w:rsidR="0030628A" w:rsidRPr="0030628A" w:rsidRDefault="0030628A" w:rsidP="009A54CD">
            <w:pPr>
              <w:jc w:val="center"/>
              <w:rPr>
                <w:rFonts w:ascii="Arial" w:hAnsi="Arial" w:cs="Arial"/>
                <w:b/>
              </w:rPr>
            </w:pPr>
            <w:r w:rsidRPr="0030628A">
              <w:rPr>
                <w:rFonts w:ascii="Arial" w:hAnsi="Arial" w:cs="Arial"/>
                <w:b/>
              </w:rPr>
              <w:t>Наименование оборудования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81879F" w14:textId="77777777" w:rsidR="0030628A" w:rsidRPr="0030628A" w:rsidRDefault="0030628A" w:rsidP="009A54CD">
            <w:pPr>
              <w:jc w:val="center"/>
              <w:rPr>
                <w:rFonts w:ascii="Arial" w:hAnsi="Arial" w:cs="Arial"/>
                <w:b/>
              </w:rPr>
            </w:pPr>
            <w:r w:rsidRPr="0030628A">
              <w:rPr>
                <w:rFonts w:ascii="Arial" w:hAnsi="Arial" w:cs="Arial"/>
                <w:b/>
              </w:rPr>
              <w:t>Рекомендуемые производители</w:t>
            </w:r>
          </w:p>
        </w:tc>
      </w:tr>
      <w:tr w:rsidR="0030628A" w:rsidRPr="0082733C" w14:paraId="2FFB4490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82E920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>Термоизоляция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65F85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>Armaflex, Energoflex, K-Flex или аналоги</w:t>
            </w:r>
          </w:p>
        </w:tc>
      </w:tr>
      <w:tr w:rsidR="0030628A" w:rsidRPr="00DE3B3B" w14:paraId="4889618A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821A95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>Радиаторы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42B0E6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>Sira, Kermi, Rifar</w:t>
            </w:r>
          </w:p>
        </w:tc>
      </w:tr>
      <w:tr w:rsidR="0030628A" w:rsidRPr="00DE3B3B" w14:paraId="2513D190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6FB9E2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>Запорная и регулирующая арматура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3AE945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>Danfoss, Oventrop</w:t>
            </w:r>
          </w:p>
        </w:tc>
      </w:tr>
      <w:tr w:rsidR="0030628A" w:rsidRPr="00DE3B3B" w14:paraId="7D9B7D5E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5B3E75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>Запорная арматура водоснабжения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77CA5F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>Bugatti</w:t>
            </w:r>
          </w:p>
        </w:tc>
      </w:tr>
      <w:tr w:rsidR="0030628A" w:rsidRPr="00DE3B3B" w14:paraId="0766C2D1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57DB4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>Насосное оборудование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4344A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>Grundfos, Wilo</w:t>
            </w:r>
          </w:p>
        </w:tc>
      </w:tr>
      <w:tr w:rsidR="0030628A" w:rsidRPr="00DE3B3B" w14:paraId="3D9C0AC1" w14:textId="77777777" w:rsidTr="009A54CD">
        <w:trPr>
          <w:trHeight w:val="232"/>
        </w:trPr>
        <w:tc>
          <w:tcPr>
            <w:tcW w:w="407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C4C8DCB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>Сантехника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E84B42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>Унитаз JIKA BALTIC, Jacob Delafon Escale 19038, раковина JIKA ZETA, Jacob Delafon Escale E1211</w:t>
            </w:r>
          </w:p>
        </w:tc>
      </w:tr>
      <w:tr w:rsidR="0030628A" w:rsidRPr="00DE3B3B" w14:paraId="7CACBF2E" w14:textId="77777777" w:rsidTr="009A54CD">
        <w:trPr>
          <w:trHeight w:val="231"/>
        </w:trPr>
        <w:tc>
          <w:tcPr>
            <w:tcW w:w="407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5579F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0F2982" w14:textId="77777777" w:rsidR="0030628A" w:rsidRPr="0030628A" w:rsidRDefault="0030628A" w:rsidP="009A54CD">
            <w:pPr>
              <w:rPr>
                <w:rFonts w:ascii="Arial" w:hAnsi="Arial" w:cs="Arial"/>
                <w:szCs w:val="24"/>
                <w:lang w:val="ru-RU"/>
              </w:rPr>
            </w:pPr>
            <w:r w:rsidRPr="0030628A">
              <w:rPr>
                <w:rFonts w:ascii="Arial" w:hAnsi="Arial" w:cs="Arial"/>
                <w:szCs w:val="24"/>
                <w:lang w:val="ru-RU"/>
              </w:rPr>
              <w:t xml:space="preserve">Система </w:t>
            </w:r>
            <w:r>
              <w:rPr>
                <w:rFonts w:ascii="Arial" w:hAnsi="Arial" w:cs="Arial"/>
                <w:szCs w:val="24"/>
                <w:lang w:val="ru-RU"/>
              </w:rPr>
              <w:t>инстал</w:t>
            </w:r>
            <w:ins w:id="0" w:author="Claude" w:date="2026-08-20T06:57:00Z">
              <w:r>
                <w:rPr>
                  <w:rFonts w:ascii="Arial" w:hAnsi="Arial" w:cs="Arial"/>
                  <w:szCs w:val="24"/>
                  <w:lang w:val="ru-RU"/>
                </w:rPr>
                <w:t>л</w:t>
              </w:r>
            </w:ins>
            <w:r>
              <w:rPr>
                <w:rFonts w:ascii="Arial" w:hAnsi="Arial" w:cs="Arial"/>
                <w:szCs w:val="24"/>
                <w:lang w:val="ru-RU"/>
              </w:rPr>
              <w:t>яции</w:t>
            </w:r>
            <w:r w:rsidRPr="0030628A">
              <w:rPr>
                <w:rFonts w:ascii="Arial" w:hAnsi="Arial" w:cs="Arial"/>
                <w:szCs w:val="24"/>
                <w:lang w:val="ru-RU"/>
              </w:rPr>
              <w:t xml:space="preserve"> </w:t>
            </w:r>
            <w:r w:rsidRPr="0030628A">
              <w:rPr>
                <w:rFonts w:ascii="Arial" w:hAnsi="Arial" w:cs="Arial"/>
                <w:szCs w:val="24"/>
              </w:rPr>
              <w:t>Geberit</w:t>
            </w:r>
            <w:r w:rsidRPr="0030628A">
              <w:rPr>
                <w:rFonts w:ascii="Arial" w:hAnsi="Arial" w:cs="Arial"/>
                <w:szCs w:val="24"/>
                <w:lang w:val="ru-RU"/>
              </w:rPr>
              <w:t xml:space="preserve"> </w:t>
            </w:r>
            <w:r w:rsidRPr="0030628A">
              <w:rPr>
                <w:rFonts w:ascii="Arial" w:hAnsi="Arial" w:cs="Arial"/>
                <w:szCs w:val="24"/>
              </w:rPr>
              <w:t>Duofix</w:t>
            </w:r>
            <w:r w:rsidRPr="0030628A">
              <w:rPr>
                <w:rFonts w:ascii="Arial" w:hAnsi="Arial" w:cs="Arial"/>
                <w:szCs w:val="24"/>
                <w:lang w:val="ru-RU"/>
              </w:rPr>
              <w:t xml:space="preserve"> </w:t>
            </w:r>
            <w:r w:rsidRPr="0030628A">
              <w:rPr>
                <w:rFonts w:ascii="Arial" w:hAnsi="Arial" w:cs="Arial"/>
                <w:szCs w:val="24"/>
              </w:rPr>
              <w:t>UP</w:t>
            </w:r>
            <w:r w:rsidRPr="0030628A">
              <w:rPr>
                <w:rFonts w:ascii="Arial" w:hAnsi="Arial" w:cs="Arial"/>
                <w:szCs w:val="24"/>
                <w:lang w:val="ru-RU"/>
              </w:rPr>
              <w:t>320 111.300.00.5</w:t>
            </w:r>
          </w:p>
          <w:p w14:paraId="67B82349" w14:textId="77777777" w:rsidR="0030628A" w:rsidRPr="0030628A" w:rsidRDefault="0030628A" w:rsidP="009A54CD">
            <w:pPr>
              <w:rPr>
                <w:rFonts w:ascii="Arial" w:hAnsi="Arial" w:cs="Arial"/>
                <w:szCs w:val="24"/>
                <w:lang w:val="ru-RU"/>
              </w:rPr>
            </w:pPr>
            <w:r w:rsidRPr="0030628A">
              <w:rPr>
                <w:rFonts w:ascii="Arial" w:hAnsi="Arial" w:cs="Arial"/>
                <w:szCs w:val="24"/>
                <w:lang w:val="ru-RU"/>
              </w:rPr>
              <w:t xml:space="preserve">Унитаз подвесной </w:t>
            </w:r>
            <w:r w:rsidRPr="0030628A">
              <w:rPr>
                <w:rFonts w:ascii="Arial" w:hAnsi="Arial" w:cs="Arial"/>
                <w:szCs w:val="24"/>
              </w:rPr>
              <w:t>AlBANO</w:t>
            </w:r>
            <w:r w:rsidRPr="0030628A">
              <w:rPr>
                <w:rFonts w:ascii="Arial" w:hAnsi="Arial" w:cs="Arial"/>
                <w:szCs w:val="24"/>
                <w:lang w:val="ru-RU"/>
              </w:rPr>
              <w:t xml:space="preserve"> </w:t>
            </w:r>
            <w:r w:rsidRPr="0030628A">
              <w:rPr>
                <w:rFonts w:ascii="Arial" w:hAnsi="Arial" w:cs="Arial"/>
                <w:szCs w:val="24"/>
              </w:rPr>
              <w:t>BB</w:t>
            </w:r>
            <w:r w:rsidRPr="0030628A">
              <w:rPr>
                <w:rFonts w:ascii="Arial" w:hAnsi="Arial" w:cs="Arial"/>
                <w:szCs w:val="24"/>
                <w:lang w:val="ru-RU"/>
              </w:rPr>
              <w:t>120</w:t>
            </w:r>
            <w:r w:rsidRPr="0030628A">
              <w:rPr>
                <w:rFonts w:ascii="Arial" w:hAnsi="Arial" w:cs="Arial"/>
                <w:szCs w:val="24"/>
              </w:rPr>
              <w:t>CHR</w:t>
            </w:r>
            <w:r w:rsidRPr="0030628A">
              <w:rPr>
                <w:rFonts w:ascii="Arial" w:hAnsi="Arial" w:cs="Arial"/>
                <w:szCs w:val="24"/>
                <w:lang w:val="ru-RU"/>
              </w:rPr>
              <w:t xml:space="preserve">, </w:t>
            </w:r>
            <w:r w:rsidRPr="0030628A">
              <w:rPr>
                <w:rFonts w:ascii="Arial" w:hAnsi="Arial" w:cs="Arial"/>
                <w:szCs w:val="24"/>
              </w:rPr>
              <w:t>Pure</w:t>
            </w:r>
            <w:r w:rsidRPr="0030628A">
              <w:rPr>
                <w:rFonts w:ascii="Arial" w:hAnsi="Arial" w:cs="Arial"/>
                <w:szCs w:val="24"/>
                <w:lang w:val="ru-RU"/>
              </w:rPr>
              <w:t xml:space="preserve"> 36,5х54 см Арт. 8204230000001</w:t>
            </w:r>
          </w:p>
          <w:p w14:paraId="1E2E972A" w14:textId="77777777" w:rsidR="0030628A" w:rsidRPr="0030628A" w:rsidRDefault="0030628A" w:rsidP="009A54CD">
            <w:pPr>
              <w:rPr>
                <w:rFonts w:ascii="Arial" w:hAnsi="Arial" w:cs="Arial"/>
                <w:szCs w:val="24"/>
                <w:lang w:val="ru-RU"/>
              </w:rPr>
            </w:pPr>
            <w:r w:rsidRPr="0030628A">
              <w:rPr>
                <w:rFonts w:ascii="Arial" w:hAnsi="Arial" w:cs="Arial"/>
                <w:szCs w:val="24"/>
                <w:lang w:val="ru-RU"/>
              </w:rPr>
              <w:t xml:space="preserve">Раковина </w:t>
            </w:r>
            <w:r w:rsidRPr="0030628A">
              <w:rPr>
                <w:rFonts w:ascii="Arial" w:hAnsi="Arial" w:cs="Arial"/>
                <w:szCs w:val="24"/>
              </w:rPr>
              <w:t>Catalano</w:t>
            </w:r>
            <w:r w:rsidRPr="0030628A">
              <w:rPr>
                <w:rFonts w:ascii="Arial" w:hAnsi="Arial" w:cs="Arial"/>
                <w:szCs w:val="24"/>
                <w:lang w:val="ru-RU"/>
              </w:rPr>
              <w:t xml:space="preserve"> </w:t>
            </w:r>
            <w:r w:rsidRPr="0030628A">
              <w:rPr>
                <w:rFonts w:ascii="Arial" w:hAnsi="Arial" w:cs="Arial"/>
                <w:szCs w:val="24"/>
              </w:rPr>
              <w:t>Premium</w:t>
            </w:r>
            <w:r w:rsidRPr="0030628A">
              <w:rPr>
                <w:rFonts w:ascii="Arial" w:hAnsi="Arial" w:cs="Arial"/>
                <w:szCs w:val="24"/>
                <w:lang w:val="ru-RU"/>
              </w:rPr>
              <w:t xml:space="preserve"> 40х32 см, белая. Арт. 140</w:t>
            </w:r>
            <w:r w:rsidRPr="0030628A">
              <w:rPr>
                <w:rFonts w:ascii="Arial" w:hAnsi="Arial" w:cs="Arial"/>
                <w:szCs w:val="24"/>
              </w:rPr>
              <w:t>VP</w:t>
            </w:r>
            <w:r w:rsidRPr="0030628A">
              <w:rPr>
                <w:rFonts w:ascii="Arial" w:hAnsi="Arial" w:cs="Arial"/>
                <w:szCs w:val="24"/>
                <w:lang w:val="ru-RU"/>
              </w:rPr>
              <w:t xml:space="preserve">00, </w:t>
            </w:r>
            <w:r w:rsidRPr="0030628A">
              <w:rPr>
                <w:rFonts w:ascii="Arial" w:hAnsi="Arial" w:cs="Arial"/>
                <w:szCs w:val="24"/>
              </w:rPr>
              <w:t>Catalano</w:t>
            </w:r>
            <w:r w:rsidRPr="0030628A">
              <w:rPr>
                <w:rFonts w:ascii="Arial" w:hAnsi="Arial" w:cs="Arial"/>
                <w:szCs w:val="24"/>
                <w:lang w:val="ru-RU"/>
              </w:rPr>
              <w:t xml:space="preserve"> </w:t>
            </w:r>
            <w:r w:rsidRPr="0030628A">
              <w:rPr>
                <w:rFonts w:ascii="Arial" w:hAnsi="Arial" w:cs="Arial"/>
                <w:szCs w:val="24"/>
              </w:rPr>
              <w:t>Cubito</w:t>
            </w:r>
            <w:r w:rsidRPr="0030628A">
              <w:rPr>
                <w:rFonts w:ascii="Arial" w:hAnsi="Arial" w:cs="Arial"/>
                <w:szCs w:val="24"/>
                <w:lang w:val="ru-RU"/>
              </w:rPr>
              <w:t xml:space="preserve"> 45х34х15,5 см, белая. Арт. 811422000104</w:t>
            </w:r>
          </w:p>
          <w:p w14:paraId="7C69F275" w14:textId="77777777" w:rsidR="0030628A" w:rsidRPr="0030628A" w:rsidRDefault="0030628A" w:rsidP="009A54CD">
            <w:pPr>
              <w:rPr>
                <w:rFonts w:ascii="Arial" w:hAnsi="Arial" w:cs="Arial"/>
                <w:szCs w:val="24"/>
                <w:lang w:val="ru-RU"/>
              </w:rPr>
            </w:pPr>
            <w:r w:rsidRPr="0030628A">
              <w:rPr>
                <w:rFonts w:ascii="Arial" w:hAnsi="Arial" w:cs="Arial"/>
                <w:szCs w:val="24"/>
                <w:lang w:val="ru-RU"/>
              </w:rPr>
              <w:t xml:space="preserve">Система </w:t>
            </w:r>
            <w:r>
              <w:rPr>
                <w:rFonts w:ascii="Arial" w:hAnsi="Arial" w:cs="Arial"/>
                <w:szCs w:val="24"/>
                <w:lang w:val="ru-RU"/>
              </w:rPr>
              <w:t>инстал</w:t>
            </w:r>
            <w:ins w:id="1" w:author="Claude" w:date="2026-08-20T06:57:00Z">
              <w:r>
                <w:rPr>
                  <w:rFonts w:ascii="Arial" w:hAnsi="Arial" w:cs="Arial"/>
                  <w:szCs w:val="24"/>
                  <w:lang w:val="ru-RU"/>
                </w:rPr>
                <w:t>л</w:t>
              </w:r>
            </w:ins>
            <w:r>
              <w:rPr>
                <w:rFonts w:ascii="Arial" w:hAnsi="Arial" w:cs="Arial"/>
                <w:szCs w:val="24"/>
                <w:lang w:val="ru-RU"/>
              </w:rPr>
              <w:t>яции</w:t>
            </w:r>
            <w:r w:rsidRPr="0030628A">
              <w:rPr>
                <w:rFonts w:ascii="Arial" w:hAnsi="Arial" w:cs="Arial"/>
                <w:szCs w:val="24"/>
                <w:lang w:val="ru-RU"/>
              </w:rPr>
              <w:t xml:space="preserve"> для унитазов с кнопкой смыва арт. 458.124.21.1</w:t>
            </w:r>
          </w:p>
          <w:p w14:paraId="0787684C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  <w:lang w:val="ru-RU"/>
              </w:rPr>
              <w:t xml:space="preserve">Унитаз подвесной </w:t>
            </w:r>
            <w:r w:rsidRPr="0030628A">
              <w:rPr>
                <w:rFonts w:ascii="Arial" w:hAnsi="Arial" w:cs="Arial"/>
                <w:szCs w:val="24"/>
              </w:rPr>
              <w:t>TESI</w:t>
            </w:r>
            <w:r w:rsidRPr="0030628A">
              <w:rPr>
                <w:rFonts w:ascii="Arial" w:hAnsi="Arial" w:cs="Arial"/>
                <w:szCs w:val="24"/>
                <w:lang w:val="ru-RU"/>
              </w:rPr>
              <w:t xml:space="preserve">  производитель </w:t>
            </w:r>
            <w:r w:rsidRPr="0030628A">
              <w:rPr>
                <w:rFonts w:ascii="Arial" w:hAnsi="Arial" w:cs="Arial"/>
                <w:szCs w:val="24"/>
              </w:rPr>
              <w:t>Ideal</w:t>
            </w:r>
            <w:r w:rsidRPr="0030628A">
              <w:rPr>
                <w:rFonts w:ascii="Arial" w:hAnsi="Arial" w:cs="Arial"/>
                <w:szCs w:val="24"/>
                <w:lang w:val="ru-RU"/>
              </w:rPr>
              <w:t xml:space="preserve"> </w:t>
            </w:r>
            <w:r w:rsidRPr="0030628A">
              <w:rPr>
                <w:rFonts w:ascii="Arial" w:hAnsi="Arial" w:cs="Arial"/>
                <w:szCs w:val="24"/>
              </w:rPr>
              <w:t>Standard</w:t>
            </w:r>
            <w:r w:rsidRPr="0030628A">
              <w:rPr>
                <w:rFonts w:ascii="Arial" w:hAnsi="Arial" w:cs="Arial"/>
                <w:szCs w:val="24"/>
                <w:lang w:val="ru-RU"/>
              </w:rPr>
              <w:t xml:space="preserve">, арт. </w:t>
            </w:r>
            <w:r w:rsidRPr="0030628A">
              <w:rPr>
                <w:rFonts w:ascii="Arial" w:hAnsi="Arial" w:cs="Arial"/>
                <w:szCs w:val="24"/>
              </w:rPr>
              <w:t>T007801</w:t>
            </w:r>
          </w:p>
          <w:p w14:paraId="70B8CD66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 xml:space="preserve">Раковина TEMPO 400х360 мм Ideal </w:t>
            </w:r>
            <w:r>
              <w:rPr>
                <w:rFonts w:ascii="Arial" w:hAnsi="Arial" w:cs="Arial"/>
                <w:szCs w:val="24"/>
              </w:rPr>
              <w:t>Standa</w:t>
            </w:r>
            <w:del w:id="2" w:author="Claude" w:date="2026-08-20T06:57:00Z">
              <w:r>
                <w:rPr>
                  <w:rFonts w:ascii="Arial" w:hAnsi="Arial" w:cs="Arial"/>
                  <w:szCs w:val="24"/>
                </w:rPr>
                <w:delText>rt</w:delText>
              </w:r>
            </w:del>
            <w:ins w:id="3" w:author="Claude" w:date="2026-08-20T06:57:00Z">
              <w:r>
                <w:rPr>
                  <w:rFonts w:ascii="Arial" w:hAnsi="Arial" w:cs="Arial"/>
                  <w:szCs w:val="24"/>
                </w:rPr>
                <w:t>rd</w:t>
              </w:r>
            </w:ins>
            <w:r w:rsidRPr="0030628A">
              <w:rPr>
                <w:rFonts w:ascii="Arial" w:hAnsi="Arial" w:cs="Arial"/>
                <w:szCs w:val="24"/>
              </w:rPr>
              <w:t xml:space="preserve"> арт. T056701</w:t>
            </w:r>
          </w:p>
        </w:tc>
      </w:tr>
      <w:tr w:rsidR="0030628A" w:rsidRPr="00C7286B" w14:paraId="54E096FE" w14:textId="77777777" w:rsidTr="009A54CD">
        <w:trPr>
          <w:trHeight w:val="340"/>
        </w:trPr>
        <w:tc>
          <w:tcPr>
            <w:tcW w:w="104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2F551B" w14:textId="77777777" w:rsidR="0030628A" w:rsidRPr="0030628A" w:rsidRDefault="0030628A" w:rsidP="009A54CD">
            <w:pPr>
              <w:rPr>
                <w:rFonts w:ascii="Arial" w:hAnsi="Arial" w:cs="Arial"/>
                <w:szCs w:val="24"/>
                <w:lang w:val="ru-RU"/>
              </w:rPr>
            </w:pPr>
            <w:r w:rsidRPr="0030628A">
              <w:rPr>
                <w:rFonts w:ascii="Arial" w:hAnsi="Arial" w:cs="Arial"/>
                <w:szCs w:val="24"/>
                <w:lang w:val="ru-RU"/>
              </w:rPr>
              <w:t xml:space="preserve">Пожарные клапаны: с электроприводом </w:t>
            </w:r>
            <w:r w:rsidRPr="0030628A">
              <w:rPr>
                <w:rFonts w:ascii="Arial" w:hAnsi="Arial" w:cs="Arial"/>
                <w:szCs w:val="24"/>
              </w:rPr>
              <w:t>Belimo</w:t>
            </w:r>
            <w:r w:rsidRPr="0030628A">
              <w:rPr>
                <w:rFonts w:ascii="Arial" w:hAnsi="Arial" w:cs="Arial"/>
                <w:szCs w:val="24"/>
                <w:lang w:val="ru-RU"/>
              </w:rPr>
              <w:t xml:space="preserve"> и возвратной пружиной.</w:t>
            </w:r>
          </w:p>
        </w:tc>
      </w:tr>
      <w:tr w:rsidR="0030628A" w:rsidRPr="00DE3B3B" w14:paraId="6AFD8BE1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D723A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>Водонагреватели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400BF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>Baxi, Vaillant</w:t>
            </w:r>
          </w:p>
        </w:tc>
      </w:tr>
      <w:tr w:rsidR="0030628A" w:rsidRPr="00DE3B3B" w14:paraId="4BE0CC18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EC378B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>Автоматические выключатели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1B8C43" w14:textId="2A8FA1BC" w:rsidR="0030628A" w:rsidRPr="00C7286B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>Schneider Electric, Legrand</w:t>
            </w:r>
            <w:r w:rsidR="00C7286B" w:rsidRPr="00C7286B">
              <w:rPr>
                <w:rFonts w:ascii="Arial" w:hAnsi="Arial" w:cs="Arial"/>
                <w:szCs w:val="24"/>
              </w:rPr>
              <w:t xml:space="preserve">, </w:t>
            </w:r>
            <w:r w:rsidR="00C7286B">
              <w:rPr>
                <w:rFonts w:ascii="Arial" w:hAnsi="Arial" w:cs="Arial"/>
                <w:szCs w:val="24"/>
              </w:rPr>
              <w:t>Hy</w:t>
            </w:r>
            <w:r w:rsidR="0071379B">
              <w:rPr>
                <w:rFonts w:ascii="Arial" w:hAnsi="Arial" w:cs="Arial"/>
                <w:szCs w:val="24"/>
              </w:rPr>
              <w:t>u</w:t>
            </w:r>
            <w:r w:rsidR="00C7286B">
              <w:rPr>
                <w:rFonts w:ascii="Arial" w:hAnsi="Arial" w:cs="Arial"/>
                <w:szCs w:val="24"/>
              </w:rPr>
              <w:t>ndai</w:t>
            </w:r>
            <w:r w:rsidR="00C7286B" w:rsidRPr="0071379B">
              <w:rPr>
                <w:rFonts w:ascii="Arial" w:hAnsi="Arial" w:cs="Arial"/>
                <w:szCs w:val="24"/>
              </w:rPr>
              <w:t>,</w:t>
            </w:r>
            <w:r w:rsidR="00C7286B">
              <w:rPr>
                <w:rFonts w:ascii="Arial" w:hAnsi="Arial" w:cs="Arial"/>
                <w:szCs w:val="24"/>
              </w:rPr>
              <w:t xml:space="preserve"> </w:t>
            </w:r>
            <w:r w:rsidR="00C7286B">
              <w:rPr>
                <w:rFonts w:ascii="Arial" w:hAnsi="Arial" w:cs="Arial"/>
                <w:szCs w:val="24"/>
                <w:lang w:val="ru-RU"/>
              </w:rPr>
              <w:t>КЭАЗ</w:t>
            </w:r>
          </w:p>
        </w:tc>
      </w:tr>
      <w:tr w:rsidR="0030628A" w:rsidRPr="00DE3B3B" w14:paraId="0204BCBE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281D3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>Распределительные щиты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3B2B9C" w14:textId="02FC702C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 xml:space="preserve"> Schneider Electric, </w:t>
            </w:r>
            <w:r w:rsidR="0071379B">
              <w:rPr>
                <w:rFonts w:ascii="Arial" w:hAnsi="Arial" w:cs="Arial"/>
                <w:szCs w:val="24"/>
              </w:rPr>
              <w:t>IEK</w:t>
            </w:r>
            <w:r w:rsidRPr="0030628A">
              <w:rPr>
                <w:rFonts w:ascii="Arial" w:hAnsi="Arial" w:cs="Arial"/>
                <w:szCs w:val="24"/>
              </w:rPr>
              <w:t>, Legrand</w:t>
            </w:r>
          </w:p>
        </w:tc>
      </w:tr>
      <w:tr w:rsidR="0030628A" w:rsidRPr="00DE3B3B" w14:paraId="22B49C4B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C979ED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 xml:space="preserve">Электротехнический короб               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5735B7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 xml:space="preserve"> Legrand</w:t>
            </w:r>
          </w:p>
        </w:tc>
      </w:tr>
      <w:tr w:rsidR="0030628A" w:rsidRPr="00DE3B3B" w14:paraId="7DFC2121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DCA651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>Кабель электрический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E52652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  <w:lang w:val="ru-RU"/>
              </w:rPr>
              <w:t xml:space="preserve">Вся кабельная продукция должна быть изготовлена только по ГОСТ, с медными жилами, с двойной изоляцией не </w:t>
            </w:r>
            <w:del w:id="4" w:author="Claude" w:date="2026-08-20T06:57:00Z">
              <w:r>
                <w:rPr>
                  <w:rFonts w:ascii="Arial" w:hAnsi="Arial" w:cs="Arial"/>
                  <w:szCs w:val="24"/>
                  <w:lang w:val="ru-RU"/>
                </w:rPr>
                <w:delText>распространяющих</w:delText>
              </w:r>
            </w:del>
            <w:ins w:id="5" w:author="Claude" w:date="2026-08-20T06:57:00Z">
              <w:r>
                <w:rPr>
                  <w:rFonts w:ascii="Arial" w:hAnsi="Arial" w:cs="Arial"/>
                  <w:szCs w:val="24"/>
                  <w:lang w:val="ru-RU"/>
                </w:rPr>
                <w:t>распространяющей</w:t>
              </w:r>
            </w:ins>
            <w:r>
              <w:rPr>
                <w:rFonts w:ascii="Arial" w:hAnsi="Arial" w:cs="Arial"/>
                <w:szCs w:val="24"/>
                <w:lang w:val="ru-RU"/>
              </w:rPr>
              <w:t xml:space="preserve"> горение, с низким дымо</w:t>
            </w:r>
            <w:ins w:id="6" w:author="Claude" w:date="2026-08-20T06:57:00Z">
              <w:r>
                <w:rPr>
                  <w:rFonts w:ascii="Arial" w:hAnsi="Arial" w:cs="Arial"/>
                  <w:szCs w:val="24"/>
                  <w:lang w:val="ru-RU"/>
                </w:rPr>
                <w:t>-</w:t>
              </w:r>
            </w:ins>
            <w:r w:rsidRPr="0030628A">
              <w:rPr>
                <w:rFonts w:ascii="Arial" w:hAnsi="Arial" w:cs="Arial"/>
                <w:szCs w:val="24"/>
                <w:lang w:val="ru-RU"/>
              </w:rPr>
              <w:t xml:space="preserve"> и газовыделением без галогена с индексом </w:t>
            </w:r>
            <w:r w:rsidRPr="0030628A">
              <w:rPr>
                <w:rFonts w:ascii="Arial" w:hAnsi="Arial" w:cs="Arial"/>
                <w:szCs w:val="24"/>
              </w:rPr>
              <w:t>HF</w:t>
            </w:r>
            <w:r w:rsidRPr="0030628A">
              <w:rPr>
                <w:rFonts w:ascii="Arial" w:hAnsi="Arial" w:cs="Arial"/>
                <w:szCs w:val="24"/>
                <w:lang w:val="ru-RU"/>
              </w:rPr>
              <w:t xml:space="preserve">. </w:t>
            </w:r>
            <w:r w:rsidRPr="0030628A">
              <w:rPr>
                <w:rFonts w:ascii="Arial" w:hAnsi="Arial" w:cs="Arial"/>
                <w:szCs w:val="24"/>
              </w:rPr>
              <w:t>Например – ППГнг-HF, ППГнг-FRHF и т.п.</w:t>
            </w:r>
          </w:p>
        </w:tc>
      </w:tr>
      <w:tr w:rsidR="0030628A" w:rsidRPr="00DE3B3B" w14:paraId="6DD9A60F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FED3E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>Розетки в электротехнический короб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D3FE9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 xml:space="preserve">Mosaic 45 </w:t>
            </w:r>
          </w:p>
        </w:tc>
      </w:tr>
      <w:tr w:rsidR="0030628A" w:rsidRPr="00DE3B3B" w14:paraId="22D34D0B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4742D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>Система вентиляции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A9BD62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>NED, Systemair, VTS</w:t>
            </w:r>
          </w:p>
        </w:tc>
      </w:tr>
      <w:tr w:rsidR="0030628A" w:rsidRPr="00DE3B3B" w14:paraId="52388B92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3F5CF7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>Система комфортного кондиционирования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DE2B86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>MDV и HAIER</w:t>
            </w:r>
          </w:p>
        </w:tc>
      </w:tr>
      <w:tr w:rsidR="0030628A" w:rsidRPr="00DE3B3B" w14:paraId="2AB6C1ED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4F3C59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>Система технологического кондиционирования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CB1A25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 xml:space="preserve"> APC Uniflair, Emerson</w:t>
            </w:r>
          </w:p>
        </w:tc>
      </w:tr>
      <w:tr w:rsidR="0030628A" w:rsidRPr="00DE3B3B" w14:paraId="28526638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3A7BB0" w14:textId="77777777" w:rsidR="0030628A" w:rsidRPr="0030628A" w:rsidRDefault="0030628A" w:rsidP="009A54CD">
            <w:pPr>
              <w:rPr>
                <w:rFonts w:ascii="Arial" w:hAnsi="Arial" w:cs="Arial"/>
                <w:szCs w:val="24"/>
                <w:lang w:val="ru-RU"/>
              </w:rPr>
            </w:pPr>
            <w:r w:rsidRPr="0030628A">
              <w:rPr>
                <w:rFonts w:ascii="Arial" w:hAnsi="Arial" w:cs="Arial"/>
                <w:szCs w:val="24"/>
                <w:lang w:val="ru-RU"/>
              </w:rPr>
              <w:t>Система технологического кондиционирования коммутационной комнаты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A7D992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>Daikin, Mitsubishi Heavy</w:t>
            </w:r>
          </w:p>
        </w:tc>
      </w:tr>
      <w:tr w:rsidR="0030628A" w:rsidRPr="00DE3B3B" w14:paraId="18E6A256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284450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>Тепловые завесы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D1A654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>Frico, Тепломаш</w:t>
            </w:r>
          </w:p>
        </w:tc>
      </w:tr>
      <w:tr w:rsidR="0030628A" w:rsidRPr="00DE3B3B" w14:paraId="6EE9DF8A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EE6B19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>Дренажные помпы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8F7E36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 xml:space="preserve"> Aspen, Sauermann</w:t>
            </w:r>
          </w:p>
        </w:tc>
      </w:tr>
    </w:tbl>
    <w:p w14:paraId="2FFB10C3" w14:textId="77777777" w:rsidR="0030628A" w:rsidRPr="00710C02" w:rsidRDefault="0030628A" w:rsidP="00710C0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sectPr w:rsidR="0030628A" w:rsidRPr="00710C02" w:rsidSect="008B7AF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18" w:right="758" w:bottom="426" w:left="1418" w:header="720" w:footer="58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3D9D77" w14:textId="77777777" w:rsidR="00C82D1C" w:rsidRDefault="00C82D1C">
      <w:r>
        <w:separator/>
      </w:r>
    </w:p>
  </w:endnote>
  <w:endnote w:type="continuationSeparator" w:id="0">
    <w:p w14:paraId="7D6D083C" w14:textId="77777777" w:rsidR="00C82D1C" w:rsidRDefault="00C82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9AAA8F" w14:textId="77777777" w:rsidR="0054084E" w:rsidRDefault="0054084E" w:rsidP="009F3A32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608E22F6" w14:textId="77777777" w:rsidR="0054084E" w:rsidRDefault="0054084E" w:rsidP="000B3DD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B8399B" w14:textId="77777777" w:rsidR="003D29C4" w:rsidRDefault="003D29C4">
    <w:pPr>
      <w:pStyle w:val="a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7C86EA90" w14:textId="77777777" w:rsidR="0054084E" w:rsidRDefault="0054084E" w:rsidP="000B3DD3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85DF9E" w14:textId="77777777" w:rsidR="0043121D" w:rsidRDefault="0043121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0EB01B" w14:textId="77777777" w:rsidR="00C82D1C" w:rsidRDefault="00C82D1C">
      <w:r>
        <w:separator/>
      </w:r>
    </w:p>
  </w:footnote>
  <w:footnote w:type="continuationSeparator" w:id="0">
    <w:p w14:paraId="1A664E02" w14:textId="77777777" w:rsidR="00C82D1C" w:rsidRDefault="00C82D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293F50" w14:textId="77777777" w:rsidR="0043121D" w:rsidRDefault="0043121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56" w:type="dxa"/>
      <w:tblLook w:val="04A0" w:firstRow="1" w:lastRow="0" w:firstColumn="1" w:lastColumn="0" w:noHBand="0" w:noVBand="1"/>
    </w:tblPr>
    <w:tblGrid>
      <w:gridCol w:w="7479"/>
      <w:gridCol w:w="2977"/>
    </w:tblGrid>
    <w:tr w:rsidR="0043121D" w14:paraId="1B74EE54" w14:textId="77777777" w:rsidTr="00C82D1C">
      <w:tc>
        <w:tcPr>
          <w:tcW w:w="7479" w:type="dxa"/>
          <w:shd w:val="clear" w:color="auto" w:fill="auto"/>
        </w:tcPr>
        <w:p w14:paraId="786FB734" w14:textId="17394644" w:rsidR="0043121D" w:rsidRDefault="0043121D" w:rsidP="008B7AFB">
          <w:pPr>
            <w:pStyle w:val="a5"/>
          </w:pPr>
          <w:r w:rsidRPr="00C82D1C">
            <w:rPr>
              <w:rFonts w:ascii="Arial" w:hAnsi="Arial" w:cs="Arial"/>
              <w:b/>
              <w:color w:val="000080"/>
              <w:lang w:val="ru-RU"/>
            </w:rPr>
            <w:t>Приложение №4 к Техническому Заданию</w:t>
          </w:r>
        </w:p>
      </w:tc>
      <w:tc>
        <w:tcPr>
          <w:tcW w:w="2977" w:type="dxa"/>
          <w:shd w:val="clear" w:color="auto" w:fill="auto"/>
        </w:tcPr>
        <w:p w14:paraId="70D44C02" w14:textId="57962918" w:rsidR="0043121D" w:rsidRDefault="00AC586D" w:rsidP="00C82D1C">
          <w:pPr>
            <w:pStyle w:val="a5"/>
            <w:jc w:val="right"/>
          </w:pPr>
          <w:r>
            <w:rPr>
              <w:noProof/>
            </w:rPr>
            <w:pict w14:anchorId="59D4E65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08.6pt;height:22.2pt;mso-position-horizontal:absolute">
                <v:imagedata r:id="rId1" o:title="alfa-additional-logo_ru_red"/>
              </v:shape>
            </w:pict>
          </w:r>
        </w:p>
      </w:tc>
    </w:tr>
  </w:tbl>
  <w:p w14:paraId="66B7AD7C" w14:textId="77777777" w:rsidR="0054084E" w:rsidRPr="001F65A4" w:rsidRDefault="00C82D1C" w:rsidP="001F65A4">
    <w:pPr>
      <w:pStyle w:val="a5"/>
      <w:jc w:val="right"/>
      <w:rPr>
        <w:b/>
        <w:color w:val="000080"/>
        <w:sz w:val="32"/>
        <w:szCs w:val="32"/>
        <w:lang w:val="en-US"/>
      </w:rPr>
    </w:pPr>
    <w:r>
      <w:rPr>
        <w:b/>
        <w:noProof/>
        <w:color w:val="000080"/>
        <w:sz w:val="44"/>
      </w:rPr>
      <w:pict w14:anchorId="5E576C1E">
        <v:line id="_x0000_s2050" style="position:absolute;left:0;text-align:left;z-index:1;mso-position-horizontal-relative:text;mso-position-vertical-relative:text" from="-2.25pt,9.7pt" to="552.35pt,9.7pt" o:allowincell="f" strokeweight="1.5pt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32E4E5" w14:textId="77777777" w:rsidR="00214E51" w:rsidRDefault="00C82D1C" w:rsidP="00214E51">
    <w:pPr>
      <w:pStyle w:val="a5"/>
      <w:jc w:val="right"/>
    </w:pPr>
    <w:r>
      <w:rPr>
        <w:noProof/>
      </w:rPr>
      <w:pict w14:anchorId="5ADBAE49">
        <v:line id="_x0000_s2052" style="position:absolute;left:0;text-align:left;z-index:2" from="-10.85pt,45.75pt" to="543.75pt,45.75pt" o:allowincell="f" strokeweight="1.5pt"/>
      </w:pict>
    </w:r>
    <w:r w:rsidR="00AC586D">
      <w:pict w14:anchorId="38BA1C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127.2pt;height:37.2pt">
          <v:imagedata r:id="rId1" o:title="alfa-bank-logo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9F5D39"/>
    <w:multiLevelType w:val="multilevel"/>
    <w:tmpl w:val="3342E23E"/>
    <w:lvl w:ilvl="0">
      <w:start w:val="1"/>
      <w:numFmt w:val="decimal"/>
      <w:pStyle w:val="ReportLevel1"/>
      <w:lvlText w:val="%1."/>
      <w:lvlJc w:val="left"/>
      <w:pPr>
        <w:tabs>
          <w:tab w:val="num" w:pos="1222"/>
        </w:tabs>
        <w:ind w:left="1222" w:hanging="108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ReportLevel2"/>
      <w:lvlText w:val="%1.%2"/>
      <w:lvlJc w:val="left"/>
      <w:pPr>
        <w:tabs>
          <w:tab w:val="num" w:pos="1364"/>
        </w:tabs>
        <w:ind w:left="1364" w:hanging="1080"/>
      </w:pPr>
      <w:rPr>
        <w:rFonts w:ascii="Arial" w:hAnsi="Arial" w:hint="default"/>
        <w:b/>
        <w:i w:val="0"/>
        <w:sz w:val="24"/>
        <w:lang w:val="x-none" w:eastAsia="en-US" w:bidi="ar-SA"/>
      </w:rPr>
    </w:lvl>
    <w:lvl w:ilvl="2">
      <w:start w:val="1"/>
      <w:numFmt w:val="decimal"/>
      <w:pStyle w:val="ReportLevel3"/>
      <w:lvlText w:val="%1.%2.%3"/>
      <w:lvlJc w:val="left"/>
      <w:pPr>
        <w:tabs>
          <w:tab w:val="num" w:pos="1997"/>
        </w:tabs>
        <w:ind w:left="197" w:firstLine="1080"/>
      </w:pPr>
      <w:rPr>
        <w:rFonts w:ascii="Arial" w:hAnsi="Arial" w:hint="default"/>
        <w:b/>
        <w:i w:val="0"/>
        <w:sz w:val="20"/>
      </w:rPr>
    </w:lvl>
    <w:lvl w:ilvl="3">
      <w:start w:val="1"/>
      <w:numFmt w:val="decimal"/>
      <w:pStyle w:val="ReportLevel4"/>
      <w:lvlText w:val="%1.%2.%3.%4"/>
      <w:lvlJc w:val="left"/>
      <w:pPr>
        <w:tabs>
          <w:tab w:val="num" w:pos="2139"/>
        </w:tabs>
        <w:ind w:left="1347" w:firstLine="72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2374"/>
        </w:tabs>
        <w:ind w:left="2374" w:hanging="792"/>
      </w:p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</w:lvl>
  </w:abstractNum>
  <w:abstractNum w:abstractNumId="1" w15:restartNumberingAfterBreak="0">
    <w:nsid w:val="324A79F1"/>
    <w:multiLevelType w:val="hybridMultilevel"/>
    <w:tmpl w:val="DEB8D34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F507D0"/>
    <w:multiLevelType w:val="hybridMultilevel"/>
    <w:tmpl w:val="47726032"/>
    <w:lvl w:ilvl="0" w:tplc="04190001">
      <w:start w:val="1"/>
      <w:numFmt w:val="bullet"/>
      <w:pStyle w:val="BodyBullet"/>
      <w:lvlText w:val=""/>
      <w:lvlJc w:val="left"/>
      <w:pPr>
        <w:tabs>
          <w:tab w:val="num" w:pos="873"/>
        </w:tabs>
        <w:ind w:left="873" w:hanging="306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10074B"/>
    <w:multiLevelType w:val="hybridMultilevel"/>
    <w:tmpl w:val="B5122A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017E4A"/>
    <w:multiLevelType w:val="hybridMultilevel"/>
    <w:tmpl w:val="60088B98"/>
    <w:lvl w:ilvl="0" w:tplc="0234D062">
      <w:start w:val="1"/>
      <w:numFmt w:val="bullet"/>
      <w:pStyle w:val="SKbullet"/>
      <w:lvlText w:val=""/>
      <w:lvlJc w:val="left"/>
      <w:pPr>
        <w:tabs>
          <w:tab w:val="num" w:pos="312"/>
        </w:tabs>
        <w:ind w:left="312" w:hanging="17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5" w15:restartNumberingAfterBreak="0">
    <w:nsid w:val="66EC4094"/>
    <w:multiLevelType w:val="singleLevel"/>
    <w:tmpl w:val="1A42A242"/>
    <w:lvl w:ilvl="0">
      <w:start w:val="1"/>
      <w:numFmt w:val="decimal"/>
      <w:pStyle w:val="a"/>
      <w:lvlText w:val="%1)"/>
      <w:lvlJc w:val="left"/>
      <w:pPr>
        <w:tabs>
          <w:tab w:val="num" w:pos="360"/>
        </w:tabs>
        <w:ind w:left="36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39CB"/>
    <w:rsid w:val="00003CE7"/>
    <w:rsid w:val="00004EF7"/>
    <w:rsid w:val="00006D93"/>
    <w:rsid w:val="0001006C"/>
    <w:rsid w:val="000126BF"/>
    <w:rsid w:val="00016A0E"/>
    <w:rsid w:val="00021862"/>
    <w:rsid w:val="000218B9"/>
    <w:rsid w:val="0002305A"/>
    <w:rsid w:val="00024375"/>
    <w:rsid w:val="00025BB6"/>
    <w:rsid w:val="000307C8"/>
    <w:rsid w:val="00030D24"/>
    <w:rsid w:val="000322AF"/>
    <w:rsid w:val="00032BA6"/>
    <w:rsid w:val="0003601B"/>
    <w:rsid w:val="00040588"/>
    <w:rsid w:val="00040CC5"/>
    <w:rsid w:val="00041CB1"/>
    <w:rsid w:val="00042DFB"/>
    <w:rsid w:val="0004318C"/>
    <w:rsid w:val="00046007"/>
    <w:rsid w:val="000468E8"/>
    <w:rsid w:val="00052E89"/>
    <w:rsid w:val="00053AB8"/>
    <w:rsid w:val="0005638F"/>
    <w:rsid w:val="00056679"/>
    <w:rsid w:val="00056D9A"/>
    <w:rsid w:val="00056E64"/>
    <w:rsid w:val="00060A77"/>
    <w:rsid w:val="00061A9E"/>
    <w:rsid w:val="0006233E"/>
    <w:rsid w:val="00064AD3"/>
    <w:rsid w:val="000667C1"/>
    <w:rsid w:val="000671E7"/>
    <w:rsid w:val="00072CE8"/>
    <w:rsid w:val="00073640"/>
    <w:rsid w:val="000741BD"/>
    <w:rsid w:val="000743EE"/>
    <w:rsid w:val="00075FE9"/>
    <w:rsid w:val="000775F1"/>
    <w:rsid w:val="00077A54"/>
    <w:rsid w:val="00081B40"/>
    <w:rsid w:val="00081B9B"/>
    <w:rsid w:val="00081CA7"/>
    <w:rsid w:val="00082D49"/>
    <w:rsid w:val="0008509C"/>
    <w:rsid w:val="000858C8"/>
    <w:rsid w:val="00085DF8"/>
    <w:rsid w:val="00087CC7"/>
    <w:rsid w:val="0009001A"/>
    <w:rsid w:val="000907A4"/>
    <w:rsid w:val="0009289C"/>
    <w:rsid w:val="000948CC"/>
    <w:rsid w:val="0009524A"/>
    <w:rsid w:val="00096AE6"/>
    <w:rsid w:val="00097153"/>
    <w:rsid w:val="00097AD1"/>
    <w:rsid w:val="00097B41"/>
    <w:rsid w:val="00097E32"/>
    <w:rsid w:val="000A2746"/>
    <w:rsid w:val="000A2867"/>
    <w:rsid w:val="000A3EA5"/>
    <w:rsid w:val="000A466C"/>
    <w:rsid w:val="000A58A7"/>
    <w:rsid w:val="000A7FB3"/>
    <w:rsid w:val="000B0A6B"/>
    <w:rsid w:val="000B1DE1"/>
    <w:rsid w:val="000B24E9"/>
    <w:rsid w:val="000B2599"/>
    <w:rsid w:val="000B33BB"/>
    <w:rsid w:val="000B3750"/>
    <w:rsid w:val="000B3DD3"/>
    <w:rsid w:val="000B3F84"/>
    <w:rsid w:val="000B774F"/>
    <w:rsid w:val="000B7E06"/>
    <w:rsid w:val="000C0AC0"/>
    <w:rsid w:val="000C1AD2"/>
    <w:rsid w:val="000C26BB"/>
    <w:rsid w:val="000C2BD8"/>
    <w:rsid w:val="000C70EE"/>
    <w:rsid w:val="000C7ACF"/>
    <w:rsid w:val="000C7B5D"/>
    <w:rsid w:val="000D0F0F"/>
    <w:rsid w:val="000D2572"/>
    <w:rsid w:val="000D2782"/>
    <w:rsid w:val="000D43DC"/>
    <w:rsid w:val="000D4B91"/>
    <w:rsid w:val="000D654A"/>
    <w:rsid w:val="000E2CBC"/>
    <w:rsid w:val="000E3187"/>
    <w:rsid w:val="000E6AF0"/>
    <w:rsid w:val="000E6CE9"/>
    <w:rsid w:val="000E79BE"/>
    <w:rsid w:val="000F19B6"/>
    <w:rsid w:val="000F287A"/>
    <w:rsid w:val="000F2DF4"/>
    <w:rsid w:val="000F59BF"/>
    <w:rsid w:val="000F5B18"/>
    <w:rsid w:val="000F5DB3"/>
    <w:rsid w:val="000F61B5"/>
    <w:rsid w:val="000F62EC"/>
    <w:rsid w:val="000F685E"/>
    <w:rsid w:val="00100815"/>
    <w:rsid w:val="00100F28"/>
    <w:rsid w:val="001024B8"/>
    <w:rsid w:val="001038A9"/>
    <w:rsid w:val="00105153"/>
    <w:rsid w:val="00106004"/>
    <w:rsid w:val="00106800"/>
    <w:rsid w:val="001132F3"/>
    <w:rsid w:val="00114738"/>
    <w:rsid w:val="0011523E"/>
    <w:rsid w:val="00115CB0"/>
    <w:rsid w:val="001210D5"/>
    <w:rsid w:val="0012175F"/>
    <w:rsid w:val="00122E69"/>
    <w:rsid w:val="001230DF"/>
    <w:rsid w:val="00125221"/>
    <w:rsid w:val="001256D2"/>
    <w:rsid w:val="00130415"/>
    <w:rsid w:val="00133693"/>
    <w:rsid w:val="00133D61"/>
    <w:rsid w:val="00134C02"/>
    <w:rsid w:val="001359E8"/>
    <w:rsid w:val="001364D0"/>
    <w:rsid w:val="001365AB"/>
    <w:rsid w:val="00140FEA"/>
    <w:rsid w:val="0014152B"/>
    <w:rsid w:val="00145BEB"/>
    <w:rsid w:val="0015179E"/>
    <w:rsid w:val="001536CB"/>
    <w:rsid w:val="001557E8"/>
    <w:rsid w:val="00156468"/>
    <w:rsid w:val="00156AC7"/>
    <w:rsid w:val="0015702B"/>
    <w:rsid w:val="001631A0"/>
    <w:rsid w:val="001639DB"/>
    <w:rsid w:val="00163E86"/>
    <w:rsid w:val="00164153"/>
    <w:rsid w:val="001645AF"/>
    <w:rsid w:val="00165519"/>
    <w:rsid w:val="0016591D"/>
    <w:rsid w:val="00165B1D"/>
    <w:rsid w:val="001662BC"/>
    <w:rsid w:val="0016797E"/>
    <w:rsid w:val="001709A8"/>
    <w:rsid w:val="00171D56"/>
    <w:rsid w:val="0017223E"/>
    <w:rsid w:val="001724A1"/>
    <w:rsid w:val="00172B37"/>
    <w:rsid w:val="00173023"/>
    <w:rsid w:val="001733AC"/>
    <w:rsid w:val="001741CD"/>
    <w:rsid w:val="00175609"/>
    <w:rsid w:val="001809D4"/>
    <w:rsid w:val="001816EC"/>
    <w:rsid w:val="00181F8A"/>
    <w:rsid w:val="00183329"/>
    <w:rsid w:val="001848CB"/>
    <w:rsid w:val="001910AF"/>
    <w:rsid w:val="001916EF"/>
    <w:rsid w:val="00191C2C"/>
    <w:rsid w:val="00192130"/>
    <w:rsid w:val="00192349"/>
    <w:rsid w:val="0019356F"/>
    <w:rsid w:val="001955D0"/>
    <w:rsid w:val="00195D5A"/>
    <w:rsid w:val="0019759B"/>
    <w:rsid w:val="001A0454"/>
    <w:rsid w:val="001A2BB1"/>
    <w:rsid w:val="001A5D07"/>
    <w:rsid w:val="001B1E4B"/>
    <w:rsid w:val="001B3E37"/>
    <w:rsid w:val="001B4C00"/>
    <w:rsid w:val="001B57AD"/>
    <w:rsid w:val="001B5FB0"/>
    <w:rsid w:val="001B7549"/>
    <w:rsid w:val="001C0231"/>
    <w:rsid w:val="001C0AFE"/>
    <w:rsid w:val="001C1553"/>
    <w:rsid w:val="001C2811"/>
    <w:rsid w:val="001C5E79"/>
    <w:rsid w:val="001C72B0"/>
    <w:rsid w:val="001D00C5"/>
    <w:rsid w:val="001D136C"/>
    <w:rsid w:val="001D354C"/>
    <w:rsid w:val="001D48F6"/>
    <w:rsid w:val="001D57B8"/>
    <w:rsid w:val="001D7E14"/>
    <w:rsid w:val="001E2A6B"/>
    <w:rsid w:val="001E3138"/>
    <w:rsid w:val="001E3743"/>
    <w:rsid w:val="001E7102"/>
    <w:rsid w:val="001E763C"/>
    <w:rsid w:val="001F1A89"/>
    <w:rsid w:val="001F1CCD"/>
    <w:rsid w:val="001F37F0"/>
    <w:rsid w:val="001F38C6"/>
    <w:rsid w:val="001F3D08"/>
    <w:rsid w:val="001F53C8"/>
    <w:rsid w:val="001F5883"/>
    <w:rsid w:val="001F65A4"/>
    <w:rsid w:val="001F6A1C"/>
    <w:rsid w:val="002001C4"/>
    <w:rsid w:val="002005A0"/>
    <w:rsid w:val="00201C37"/>
    <w:rsid w:val="00203F35"/>
    <w:rsid w:val="002046BF"/>
    <w:rsid w:val="0020788F"/>
    <w:rsid w:val="00210930"/>
    <w:rsid w:val="00210A6D"/>
    <w:rsid w:val="00210D72"/>
    <w:rsid w:val="00211964"/>
    <w:rsid w:val="002121CE"/>
    <w:rsid w:val="002128A9"/>
    <w:rsid w:val="00212D73"/>
    <w:rsid w:val="00214E51"/>
    <w:rsid w:val="00214E9A"/>
    <w:rsid w:val="002161D6"/>
    <w:rsid w:val="00217E1C"/>
    <w:rsid w:val="002251E4"/>
    <w:rsid w:val="00225514"/>
    <w:rsid w:val="00225516"/>
    <w:rsid w:val="00225568"/>
    <w:rsid w:val="002337B2"/>
    <w:rsid w:val="00234113"/>
    <w:rsid w:val="00234204"/>
    <w:rsid w:val="00234992"/>
    <w:rsid w:val="00234B2E"/>
    <w:rsid w:val="00234F5B"/>
    <w:rsid w:val="00235AB0"/>
    <w:rsid w:val="00236955"/>
    <w:rsid w:val="002371ED"/>
    <w:rsid w:val="00240015"/>
    <w:rsid w:val="00240930"/>
    <w:rsid w:val="002409B1"/>
    <w:rsid w:val="002412B0"/>
    <w:rsid w:val="002414FB"/>
    <w:rsid w:val="002417DE"/>
    <w:rsid w:val="00241F00"/>
    <w:rsid w:val="002439EE"/>
    <w:rsid w:val="00243C88"/>
    <w:rsid w:val="00246B1A"/>
    <w:rsid w:val="002470CB"/>
    <w:rsid w:val="00247B60"/>
    <w:rsid w:val="00247BD2"/>
    <w:rsid w:val="00250202"/>
    <w:rsid w:val="00250CF5"/>
    <w:rsid w:val="00251B7E"/>
    <w:rsid w:val="00251DAB"/>
    <w:rsid w:val="00252FD0"/>
    <w:rsid w:val="00253838"/>
    <w:rsid w:val="00254B7F"/>
    <w:rsid w:val="00255AAB"/>
    <w:rsid w:val="00255EBF"/>
    <w:rsid w:val="00256806"/>
    <w:rsid w:val="00256ECD"/>
    <w:rsid w:val="00257751"/>
    <w:rsid w:val="00257A90"/>
    <w:rsid w:val="002604CA"/>
    <w:rsid w:val="002604E1"/>
    <w:rsid w:val="002639C9"/>
    <w:rsid w:val="00263A95"/>
    <w:rsid w:val="002661BA"/>
    <w:rsid w:val="0026654B"/>
    <w:rsid w:val="0026745B"/>
    <w:rsid w:val="00267CDA"/>
    <w:rsid w:val="0027010A"/>
    <w:rsid w:val="00270170"/>
    <w:rsid w:val="00274B80"/>
    <w:rsid w:val="00275B70"/>
    <w:rsid w:val="0027699D"/>
    <w:rsid w:val="00277106"/>
    <w:rsid w:val="00277F85"/>
    <w:rsid w:val="00280B4B"/>
    <w:rsid w:val="00285A49"/>
    <w:rsid w:val="00286733"/>
    <w:rsid w:val="0028748D"/>
    <w:rsid w:val="0029083B"/>
    <w:rsid w:val="00290C22"/>
    <w:rsid w:val="00293112"/>
    <w:rsid w:val="00293383"/>
    <w:rsid w:val="00293796"/>
    <w:rsid w:val="002941F9"/>
    <w:rsid w:val="002978A8"/>
    <w:rsid w:val="00297D97"/>
    <w:rsid w:val="002A30E2"/>
    <w:rsid w:val="002A31E8"/>
    <w:rsid w:val="002A3F69"/>
    <w:rsid w:val="002A5B50"/>
    <w:rsid w:val="002A6117"/>
    <w:rsid w:val="002A6383"/>
    <w:rsid w:val="002A7413"/>
    <w:rsid w:val="002A75B5"/>
    <w:rsid w:val="002A7A2A"/>
    <w:rsid w:val="002B02CE"/>
    <w:rsid w:val="002B12DC"/>
    <w:rsid w:val="002B52C7"/>
    <w:rsid w:val="002B5437"/>
    <w:rsid w:val="002B55E5"/>
    <w:rsid w:val="002B5FF9"/>
    <w:rsid w:val="002B6211"/>
    <w:rsid w:val="002C0029"/>
    <w:rsid w:val="002C0218"/>
    <w:rsid w:val="002C241D"/>
    <w:rsid w:val="002C3077"/>
    <w:rsid w:val="002C31BD"/>
    <w:rsid w:val="002C5ED1"/>
    <w:rsid w:val="002C7916"/>
    <w:rsid w:val="002C79F3"/>
    <w:rsid w:val="002D10A1"/>
    <w:rsid w:val="002D1CE5"/>
    <w:rsid w:val="002D21D6"/>
    <w:rsid w:val="002D2DBD"/>
    <w:rsid w:val="002D5B50"/>
    <w:rsid w:val="002D5E7A"/>
    <w:rsid w:val="002D6861"/>
    <w:rsid w:val="002E06B2"/>
    <w:rsid w:val="002E1204"/>
    <w:rsid w:val="002E1E66"/>
    <w:rsid w:val="002E2E3F"/>
    <w:rsid w:val="002E49C3"/>
    <w:rsid w:val="002E534B"/>
    <w:rsid w:val="002E6AE7"/>
    <w:rsid w:val="002F10A5"/>
    <w:rsid w:val="002F1C4A"/>
    <w:rsid w:val="002F1E7A"/>
    <w:rsid w:val="002F1F2E"/>
    <w:rsid w:val="002F2407"/>
    <w:rsid w:val="002F2783"/>
    <w:rsid w:val="002F3415"/>
    <w:rsid w:val="002F4969"/>
    <w:rsid w:val="002F6A9E"/>
    <w:rsid w:val="002F7645"/>
    <w:rsid w:val="00300325"/>
    <w:rsid w:val="003003F2"/>
    <w:rsid w:val="003014A9"/>
    <w:rsid w:val="00302FC1"/>
    <w:rsid w:val="0030309B"/>
    <w:rsid w:val="00305CF6"/>
    <w:rsid w:val="00305F96"/>
    <w:rsid w:val="0030628A"/>
    <w:rsid w:val="00306A1B"/>
    <w:rsid w:val="00307EB3"/>
    <w:rsid w:val="00310568"/>
    <w:rsid w:val="00314A29"/>
    <w:rsid w:val="003175AC"/>
    <w:rsid w:val="00317EAE"/>
    <w:rsid w:val="00320145"/>
    <w:rsid w:val="00321809"/>
    <w:rsid w:val="00321989"/>
    <w:rsid w:val="00321FD9"/>
    <w:rsid w:val="00322331"/>
    <w:rsid w:val="00323A06"/>
    <w:rsid w:val="003258D0"/>
    <w:rsid w:val="00326424"/>
    <w:rsid w:val="00326A17"/>
    <w:rsid w:val="00327130"/>
    <w:rsid w:val="00330752"/>
    <w:rsid w:val="00330C44"/>
    <w:rsid w:val="00333386"/>
    <w:rsid w:val="00334971"/>
    <w:rsid w:val="00336F9A"/>
    <w:rsid w:val="00341996"/>
    <w:rsid w:val="00342871"/>
    <w:rsid w:val="00343325"/>
    <w:rsid w:val="00344D86"/>
    <w:rsid w:val="00346BCA"/>
    <w:rsid w:val="00350439"/>
    <w:rsid w:val="00350720"/>
    <w:rsid w:val="00350F2F"/>
    <w:rsid w:val="0035292A"/>
    <w:rsid w:val="00353EE9"/>
    <w:rsid w:val="003540EF"/>
    <w:rsid w:val="00355367"/>
    <w:rsid w:val="00356BE5"/>
    <w:rsid w:val="003575B1"/>
    <w:rsid w:val="00363EE1"/>
    <w:rsid w:val="00364BDC"/>
    <w:rsid w:val="003669A0"/>
    <w:rsid w:val="00367662"/>
    <w:rsid w:val="00370CCA"/>
    <w:rsid w:val="00372794"/>
    <w:rsid w:val="00373BDE"/>
    <w:rsid w:val="00374FD0"/>
    <w:rsid w:val="0037501C"/>
    <w:rsid w:val="003750A2"/>
    <w:rsid w:val="0037590A"/>
    <w:rsid w:val="003776FC"/>
    <w:rsid w:val="003807DB"/>
    <w:rsid w:val="00380D36"/>
    <w:rsid w:val="00382E29"/>
    <w:rsid w:val="00382F98"/>
    <w:rsid w:val="0038641B"/>
    <w:rsid w:val="00387317"/>
    <w:rsid w:val="00387894"/>
    <w:rsid w:val="00395007"/>
    <w:rsid w:val="003951C4"/>
    <w:rsid w:val="003953B3"/>
    <w:rsid w:val="003954CE"/>
    <w:rsid w:val="00395985"/>
    <w:rsid w:val="00396009"/>
    <w:rsid w:val="0039625C"/>
    <w:rsid w:val="00396891"/>
    <w:rsid w:val="003A1B94"/>
    <w:rsid w:val="003A325C"/>
    <w:rsid w:val="003A5CCC"/>
    <w:rsid w:val="003B0173"/>
    <w:rsid w:val="003B0AD7"/>
    <w:rsid w:val="003B2838"/>
    <w:rsid w:val="003B3DD4"/>
    <w:rsid w:val="003B7BE6"/>
    <w:rsid w:val="003C0C73"/>
    <w:rsid w:val="003C1BAF"/>
    <w:rsid w:val="003C1D41"/>
    <w:rsid w:val="003C2DE1"/>
    <w:rsid w:val="003C2E8E"/>
    <w:rsid w:val="003C4358"/>
    <w:rsid w:val="003C54F7"/>
    <w:rsid w:val="003C56DE"/>
    <w:rsid w:val="003D29C4"/>
    <w:rsid w:val="003D3E1E"/>
    <w:rsid w:val="003D4D6F"/>
    <w:rsid w:val="003D590E"/>
    <w:rsid w:val="003D6C07"/>
    <w:rsid w:val="003E00CE"/>
    <w:rsid w:val="003E029E"/>
    <w:rsid w:val="003E0CE1"/>
    <w:rsid w:val="003E0E86"/>
    <w:rsid w:val="003E2455"/>
    <w:rsid w:val="003E282A"/>
    <w:rsid w:val="003E2C32"/>
    <w:rsid w:val="003E4C88"/>
    <w:rsid w:val="003E58F8"/>
    <w:rsid w:val="003E5C41"/>
    <w:rsid w:val="003E724E"/>
    <w:rsid w:val="003E7E2D"/>
    <w:rsid w:val="003F0A59"/>
    <w:rsid w:val="003F14CE"/>
    <w:rsid w:val="003F3FA1"/>
    <w:rsid w:val="003F4865"/>
    <w:rsid w:val="003F60ED"/>
    <w:rsid w:val="00400C8E"/>
    <w:rsid w:val="00400E0A"/>
    <w:rsid w:val="00400FF1"/>
    <w:rsid w:val="004021A8"/>
    <w:rsid w:val="0040505C"/>
    <w:rsid w:val="0040517D"/>
    <w:rsid w:val="004069FA"/>
    <w:rsid w:val="004077C8"/>
    <w:rsid w:val="004106CC"/>
    <w:rsid w:val="00410760"/>
    <w:rsid w:val="004112D7"/>
    <w:rsid w:val="004154DD"/>
    <w:rsid w:val="004162C2"/>
    <w:rsid w:val="00420482"/>
    <w:rsid w:val="004222D6"/>
    <w:rsid w:val="004224E6"/>
    <w:rsid w:val="00422E73"/>
    <w:rsid w:val="004237B3"/>
    <w:rsid w:val="004243A7"/>
    <w:rsid w:val="004260C4"/>
    <w:rsid w:val="004264D8"/>
    <w:rsid w:val="00426B10"/>
    <w:rsid w:val="004274FB"/>
    <w:rsid w:val="0043121D"/>
    <w:rsid w:val="00434447"/>
    <w:rsid w:val="004348D1"/>
    <w:rsid w:val="00434D46"/>
    <w:rsid w:val="00436DD9"/>
    <w:rsid w:val="00437066"/>
    <w:rsid w:val="00437355"/>
    <w:rsid w:val="004413AF"/>
    <w:rsid w:val="00443471"/>
    <w:rsid w:val="00443871"/>
    <w:rsid w:val="00444663"/>
    <w:rsid w:val="00444A32"/>
    <w:rsid w:val="0044615F"/>
    <w:rsid w:val="00446262"/>
    <w:rsid w:val="00451FC3"/>
    <w:rsid w:val="00453566"/>
    <w:rsid w:val="00453A78"/>
    <w:rsid w:val="00454338"/>
    <w:rsid w:val="004572C2"/>
    <w:rsid w:val="00457DB7"/>
    <w:rsid w:val="00461C6F"/>
    <w:rsid w:val="004669DA"/>
    <w:rsid w:val="0046728B"/>
    <w:rsid w:val="00467853"/>
    <w:rsid w:val="00470455"/>
    <w:rsid w:val="00470CC6"/>
    <w:rsid w:val="004719CC"/>
    <w:rsid w:val="00472741"/>
    <w:rsid w:val="00473E63"/>
    <w:rsid w:val="0047491A"/>
    <w:rsid w:val="00474B33"/>
    <w:rsid w:val="00475215"/>
    <w:rsid w:val="00475676"/>
    <w:rsid w:val="00477800"/>
    <w:rsid w:val="00480BB1"/>
    <w:rsid w:val="004814B6"/>
    <w:rsid w:val="004818B9"/>
    <w:rsid w:val="00481E83"/>
    <w:rsid w:val="00482EB3"/>
    <w:rsid w:val="0048339F"/>
    <w:rsid w:val="004838C6"/>
    <w:rsid w:val="00484449"/>
    <w:rsid w:val="004848E6"/>
    <w:rsid w:val="00485667"/>
    <w:rsid w:val="00486A0A"/>
    <w:rsid w:val="00486A8F"/>
    <w:rsid w:val="004907F5"/>
    <w:rsid w:val="00490FB5"/>
    <w:rsid w:val="00490FCC"/>
    <w:rsid w:val="00491181"/>
    <w:rsid w:val="00492226"/>
    <w:rsid w:val="00493193"/>
    <w:rsid w:val="0049742F"/>
    <w:rsid w:val="004A06F0"/>
    <w:rsid w:val="004A10E9"/>
    <w:rsid w:val="004A1574"/>
    <w:rsid w:val="004A1F32"/>
    <w:rsid w:val="004A2A8D"/>
    <w:rsid w:val="004A387D"/>
    <w:rsid w:val="004B0E22"/>
    <w:rsid w:val="004B39B7"/>
    <w:rsid w:val="004B57D1"/>
    <w:rsid w:val="004B5BB5"/>
    <w:rsid w:val="004C452F"/>
    <w:rsid w:val="004C50D0"/>
    <w:rsid w:val="004C59EA"/>
    <w:rsid w:val="004C6954"/>
    <w:rsid w:val="004C74AA"/>
    <w:rsid w:val="004D042D"/>
    <w:rsid w:val="004D0EC6"/>
    <w:rsid w:val="004D0FDA"/>
    <w:rsid w:val="004D2576"/>
    <w:rsid w:val="004D3880"/>
    <w:rsid w:val="004D4F56"/>
    <w:rsid w:val="004D4FB1"/>
    <w:rsid w:val="004E0904"/>
    <w:rsid w:val="004E0B36"/>
    <w:rsid w:val="004E0B44"/>
    <w:rsid w:val="004E1551"/>
    <w:rsid w:val="004E1B55"/>
    <w:rsid w:val="004E1F08"/>
    <w:rsid w:val="004E2E1A"/>
    <w:rsid w:val="004E33B0"/>
    <w:rsid w:val="004E3C04"/>
    <w:rsid w:val="004E3F22"/>
    <w:rsid w:val="004E4D21"/>
    <w:rsid w:val="004E566D"/>
    <w:rsid w:val="004E7D97"/>
    <w:rsid w:val="004F13F9"/>
    <w:rsid w:val="004F4078"/>
    <w:rsid w:val="004F4108"/>
    <w:rsid w:val="004F5773"/>
    <w:rsid w:val="004F597A"/>
    <w:rsid w:val="0050046A"/>
    <w:rsid w:val="005005E5"/>
    <w:rsid w:val="00500651"/>
    <w:rsid w:val="005027ED"/>
    <w:rsid w:val="00503106"/>
    <w:rsid w:val="00503BFD"/>
    <w:rsid w:val="00505789"/>
    <w:rsid w:val="005110AD"/>
    <w:rsid w:val="00511122"/>
    <w:rsid w:val="0051141C"/>
    <w:rsid w:val="00511779"/>
    <w:rsid w:val="005118E5"/>
    <w:rsid w:val="00514A93"/>
    <w:rsid w:val="00514C05"/>
    <w:rsid w:val="00515B07"/>
    <w:rsid w:val="005163D3"/>
    <w:rsid w:val="00516D0D"/>
    <w:rsid w:val="005173FA"/>
    <w:rsid w:val="005200F2"/>
    <w:rsid w:val="00524ED8"/>
    <w:rsid w:val="00527473"/>
    <w:rsid w:val="00530049"/>
    <w:rsid w:val="005304D1"/>
    <w:rsid w:val="00531A61"/>
    <w:rsid w:val="00531D81"/>
    <w:rsid w:val="00532BA7"/>
    <w:rsid w:val="00533346"/>
    <w:rsid w:val="005335AC"/>
    <w:rsid w:val="00533D65"/>
    <w:rsid w:val="005346EF"/>
    <w:rsid w:val="00535391"/>
    <w:rsid w:val="005366BE"/>
    <w:rsid w:val="00537B5E"/>
    <w:rsid w:val="005405BD"/>
    <w:rsid w:val="00540735"/>
    <w:rsid w:val="0054084E"/>
    <w:rsid w:val="00542ACE"/>
    <w:rsid w:val="00543A6D"/>
    <w:rsid w:val="005443C1"/>
    <w:rsid w:val="005449F2"/>
    <w:rsid w:val="005457CD"/>
    <w:rsid w:val="00546EBF"/>
    <w:rsid w:val="00550916"/>
    <w:rsid w:val="00550EF5"/>
    <w:rsid w:val="00551585"/>
    <w:rsid w:val="00553227"/>
    <w:rsid w:val="00555729"/>
    <w:rsid w:val="00557303"/>
    <w:rsid w:val="00557680"/>
    <w:rsid w:val="00562922"/>
    <w:rsid w:val="00562BAC"/>
    <w:rsid w:val="00562E45"/>
    <w:rsid w:val="00563305"/>
    <w:rsid w:val="005641E4"/>
    <w:rsid w:val="005662D4"/>
    <w:rsid w:val="00567098"/>
    <w:rsid w:val="00567E59"/>
    <w:rsid w:val="00571104"/>
    <w:rsid w:val="00571353"/>
    <w:rsid w:val="00573336"/>
    <w:rsid w:val="00575355"/>
    <w:rsid w:val="00577B85"/>
    <w:rsid w:val="00577E35"/>
    <w:rsid w:val="00581D0E"/>
    <w:rsid w:val="005822C6"/>
    <w:rsid w:val="00582D13"/>
    <w:rsid w:val="00583E14"/>
    <w:rsid w:val="00584865"/>
    <w:rsid w:val="00584A4D"/>
    <w:rsid w:val="00585D95"/>
    <w:rsid w:val="005874A7"/>
    <w:rsid w:val="0058799F"/>
    <w:rsid w:val="005903FF"/>
    <w:rsid w:val="00592CCB"/>
    <w:rsid w:val="00593213"/>
    <w:rsid w:val="00593873"/>
    <w:rsid w:val="00593AB9"/>
    <w:rsid w:val="00594AA8"/>
    <w:rsid w:val="005959E7"/>
    <w:rsid w:val="00596582"/>
    <w:rsid w:val="00596681"/>
    <w:rsid w:val="005972D2"/>
    <w:rsid w:val="005A0574"/>
    <w:rsid w:val="005A1514"/>
    <w:rsid w:val="005A1D8B"/>
    <w:rsid w:val="005A268B"/>
    <w:rsid w:val="005A3933"/>
    <w:rsid w:val="005A41EA"/>
    <w:rsid w:val="005A4247"/>
    <w:rsid w:val="005A4407"/>
    <w:rsid w:val="005A4B31"/>
    <w:rsid w:val="005A514D"/>
    <w:rsid w:val="005A7464"/>
    <w:rsid w:val="005B0032"/>
    <w:rsid w:val="005B2784"/>
    <w:rsid w:val="005B2C42"/>
    <w:rsid w:val="005B2F05"/>
    <w:rsid w:val="005B2F40"/>
    <w:rsid w:val="005B4B93"/>
    <w:rsid w:val="005B54B3"/>
    <w:rsid w:val="005B5BCF"/>
    <w:rsid w:val="005B6088"/>
    <w:rsid w:val="005B6A88"/>
    <w:rsid w:val="005B6C95"/>
    <w:rsid w:val="005B73FC"/>
    <w:rsid w:val="005B767C"/>
    <w:rsid w:val="005C0391"/>
    <w:rsid w:val="005C2F3B"/>
    <w:rsid w:val="005C31BD"/>
    <w:rsid w:val="005C3708"/>
    <w:rsid w:val="005C3749"/>
    <w:rsid w:val="005C5518"/>
    <w:rsid w:val="005C7D19"/>
    <w:rsid w:val="005D0522"/>
    <w:rsid w:val="005D072E"/>
    <w:rsid w:val="005D1324"/>
    <w:rsid w:val="005D1CCC"/>
    <w:rsid w:val="005D226A"/>
    <w:rsid w:val="005D357B"/>
    <w:rsid w:val="005D35EA"/>
    <w:rsid w:val="005D3C40"/>
    <w:rsid w:val="005D4211"/>
    <w:rsid w:val="005D5F7B"/>
    <w:rsid w:val="005E0AB7"/>
    <w:rsid w:val="005E26B8"/>
    <w:rsid w:val="005E2DDE"/>
    <w:rsid w:val="005E4CFF"/>
    <w:rsid w:val="005E5AA4"/>
    <w:rsid w:val="005F045B"/>
    <w:rsid w:val="005F047F"/>
    <w:rsid w:val="005F0ED1"/>
    <w:rsid w:val="005F1152"/>
    <w:rsid w:val="005F134D"/>
    <w:rsid w:val="005F1C24"/>
    <w:rsid w:val="005F631E"/>
    <w:rsid w:val="005F6FC8"/>
    <w:rsid w:val="005F730F"/>
    <w:rsid w:val="006002EB"/>
    <w:rsid w:val="00602983"/>
    <w:rsid w:val="00603C74"/>
    <w:rsid w:val="006061BF"/>
    <w:rsid w:val="006068D5"/>
    <w:rsid w:val="0060718A"/>
    <w:rsid w:val="006074E4"/>
    <w:rsid w:val="006101AF"/>
    <w:rsid w:val="00610463"/>
    <w:rsid w:val="00611B14"/>
    <w:rsid w:val="00611C27"/>
    <w:rsid w:val="00613FE0"/>
    <w:rsid w:val="00615371"/>
    <w:rsid w:val="00615802"/>
    <w:rsid w:val="0061712E"/>
    <w:rsid w:val="00617403"/>
    <w:rsid w:val="00617F21"/>
    <w:rsid w:val="0062032F"/>
    <w:rsid w:val="0062276A"/>
    <w:rsid w:val="006254A5"/>
    <w:rsid w:val="00630907"/>
    <w:rsid w:val="00630B5C"/>
    <w:rsid w:val="00632A87"/>
    <w:rsid w:val="00635D67"/>
    <w:rsid w:val="00636698"/>
    <w:rsid w:val="00637B5E"/>
    <w:rsid w:val="00640CEF"/>
    <w:rsid w:val="0064108D"/>
    <w:rsid w:val="00641814"/>
    <w:rsid w:val="00642141"/>
    <w:rsid w:val="00644BB7"/>
    <w:rsid w:val="0064580C"/>
    <w:rsid w:val="006467D6"/>
    <w:rsid w:val="00646F79"/>
    <w:rsid w:val="0064703F"/>
    <w:rsid w:val="00647087"/>
    <w:rsid w:val="00650950"/>
    <w:rsid w:val="00650A7C"/>
    <w:rsid w:val="006513C5"/>
    <w:rsid w:val="00651877"/>
    <w:rsid w:val="0065189D"/>
    <w:rsid w:val="0065412E"/>
    <w:rsid w:val="00654467"/>
    <w:rsid w:val="006551D7"/>
    <w:rsid w:val="00655ABE"/>
    <w:rsid w:val="00656C87"/>
    <w:rsid w:val="0065792A"/>
    <w:rsid w:val="006615BB"/>
    <w:rsid w:val="006648C5"/>
    <w:rsid w:val="00670A53"/>
    <w:rsid w:val="0067209B"/>
    <w:rsid w:val="006728BB"/>
    <w:rsid w:val="00674C33"/>
    <w:rsid w:val="00676BB8"/>
    <w:rsid w:val="00676FF0"/>
    <w:rsid w:val="00680026"/>
    <w:rsid w:val="00680F80"/>
    <w:rsid w:val="006810D9"/>
    <w:rsid w:val="0068404A"/>
    <w:rsid w:val="00684F13"/>
    <w:rsid w:val="00685761"/>
    <w:rsid w:val="006862F2"/>
    <w:rsid w:val="00687DEA"/>
    <w:rsid w:val="00691F4C"/>
    <w:rsid w:val="00694E24"/>
    <w:rsid w:val="00695BB9"/>
    <w:rsid w:val="0069674A"/>
    <w:rsid w:val="00697A54"/>
    <w:rsid w:val="006A317B"/>
    <w:rsid w:val="006A3A8C"/>
    <w:rsid w:val="006A600B"/>
    <w:rsid w:val="006A6DEA"/>
    <w:rsid w:val="006A7837"/>
    <w:rsid w:val="006A7DE8"/>
    <w:rsid w:val="006B03BD"/>
    <w:rsid w:val="006B03E8"/>
    <w:rsid w:val="006B19DF"/>
    <w:rsid w:val="006B2E5C"/>
    <w:rsid w:val="006B30E9"/>
    <w:rsid w:val="006B3E7D"/>
    <w:rsid w:val="006B6FC2"/>
    <w:rsid w:val="006C0320"/>
    <w:rsid w:val="006C44E4"/>
    <w:rsid w:val="006C4B01"/>
    <w:rsid w:val="006C4F70"/>
    <w:rsid w:val="006C5723"/>
    <w:rsid w:val="006C5E79"/>
    <w:rsid w:val="006C61EA"/>
    <w:rsid w:val="006C665F"/>
    <w:rsid w:val="006C6785"/>
    <w:rsid w:val="006D0074"/>
    <w:rsid w:val="006D08B1"/>
    <w:rsid w:val="006D10DE"/>
    <w:rsid w:val="006D3604"/>
    <w:rsid w:val="006D5BDE"/>
    <w:rsid w:val="006D73DE"/>
    <w:rsid w:val="006D7A56"/>
    <w:rsid w:val="006E02CA"/>
    <w:rsid w:val="006E0ABB"/>
    <w:rsid w:val="006E22F1"/>
    <w:rsid w:val="006E2330"/>
    <w:rsid w:val="006E24AA"/>
    <w:rsid w:val="006E2AFF"/>
    <w:rsid w:val="006E3763"/>
    <w:rsid w:val="006E6ABF"/>
    <w:rsid w:val="006F08A0"/>
    <w:rsid w:val="006F0BD5"/>
    <w:rsid w:val="006F0BEE"/>
    <w:rsid w:val="006F18C7"/>
    <w:rsid w:val="006F3E5B"/>
    <w:rsid w:val="006F41A0"/>
    <w:rsid w:val="006F42F0"/>
    <w:rsid w:val="006F4D5A"/>
    <w:rsid w:val="006F6DFA"/>
    <w:rsid w:val="006F6F57"/>
    <w:rsid w:val="006F703C"/>
    <w:rsid w:val="006F7653"/>
    <w:rsid w:val="006F7C57"/>
    <w:rsid w:val="0070077F"/>
    <w:rsid w:val="00702206"/>
    <w:rsid w:val="00702A79"/>
    <w:rsid w:val="00703CBB"/>
    <w:rsid w:val="00704DF6"/>
    <w:rsid w:val="007052C1"/>
    <w:rsid w:val="007076A6"/>
    <w:rsid w:val="00710C02"/>
    <w:rsid w:val="007110AA"/>
    <w:rsid w:val="007124B6"/>
    <w:rsid w:val="00712B41"/>
    <w:rsid w:val="007135F9"/>
    <w:rsid w:val="0071379B"/>
    <w:rsid w:val="00713EC1"/>
    <w:rsid w:val="00713FEA"/>
    <w:rsid w:val="007141AD"/>
    <w:rsid w:val="00716E76"/>
    <w:rsid w:val="0071711D"/>
    <w:rsid w:val="007173A3"/>
    <w:rsid w:val="007206FF"/>
    <w:rsid w:val="00720AAC"/>
    <w:rsid w:val="007239CB"/>
    <w:rsid w:val="00726BE4"/>
    <w:rsid w:val="00727323"/>
    <w:rsid w:val="0072744A"/>
    <w:rsid w:val="007277E9"/>
    <w:rsid w:val="00735485"/>
    <w:rsid w:val="00735AE6"/>
    <w:rsid w:val="00736E2B"/>
    <w:rsid w:val="00737C3A"/>
    <w:rsid w:val="00740534"/>
    <w:rsid w:val="00740A87"/>
    <w:rsid w:val="00742254"/>
    <w:rsid w:val="007427E5"/>
    <w:rsid w:val="007430E3"/>
    <w:rsid w:val="007431A9"/>
    <w:rsid w:val="0074374D"/>
    <w:rsid w:val="00744C78"/>
    <w:rsid w:val="00747596"/>
    <w:rsid w:val="00747BC9"/>
    <w:rsid w:val="00747D9C"/>
    <w:rsid w:val="00750CCF"/>
    <w:rsid w:val="00753292"/>
    <w:rsid w:val="00753AE6"/>
    <w:rsid w:val="00754217"/>
    <w:rsid w:val="00755DFD"/>
    <w:rsid w:val="00757959"/>
    <w:rsid w:val="007601C9"/>
    <w:rsid w:val="00761D57"/>
    <w:rsid w:val="007628AB"/>
    <w:rsid w:val="00764C28"/>
    <w:rsid w:val="00765298"/>
    <w:rsid w:val="00765C82"/>
    <w:rsid w:val="007660C7"/>
    <w:rsid w:val="00776537"/>
    <w:rsid w:val="00776F1E"/>
    <w:rsid w:val="00782550"/>
    <w:rsid w:val="00782F62"/>
    <w:rsid w:val="00784972"/>
    <w:rsid w:val="00785973"/>
    <w:rsid w:val="007864CB"/>
    <w:rsid w:val="00786AD9"/>
    <w:rsid w:val="00790B99"/>
    <w:rsid w:val="00790D51"/>
    <w:rsid w:val="00791F6E"/>
    <w:rsid w:val="00792B47"/>
    <w:rsid w:val="007956BF"/>
    <w:rsid w:val="007957D7"/>
    <w:rsid w:val="00796217"/>
    <w:rsid w:val="00797E12"/>
    <w:rsid w:val="007A25FD"/>
    <w:rsid w:val="007A27D5"/>
    <w:rsid w:val="007A296D"/>
    <w:rsid w:val="007A2AFA"/>
    <w:rsid w:val="007A3E5D"/>
    <w:rsid w:val="007A42FD"/>
    <w:rsid w:val="007A4DDA"/>
    <w:rsid w:val="007A585A"/>
    <w:rsid w:val="007A6356"/>
    <w:rsid w:val="007A640A"/>
    <w:rsid w:val="007A6726"/>
    <w:rsid w:val="007A6795"/>
    <w:rsid w:val="007B15CC"/>
    <w:rsid w:val="007B1777"/>
    <w:rsid w:val="007B2C8D"/>
    <w:rsid w:val="007B52E5"/>
    <w:rsid w:val="007B66E9"/>
    <w:rsid w:val="007B6790"/>
    <w:rsid w:val="007B68F0"/>
    <w:rsid w:val="007B698A"/>
    <w:rsid w:val="007B725A"/>
    <w:rsid w:val="007B7A53"/>
    <w:rsid w:val="007C080C"/>
    <w:rsid w:val="007C209F"/>
    <w:rsid w:val="007C2E59"/>
    <w:rsid w:val="007C368C"/>
    <w:rsid w:val="007C46AE"/>
    <w:rsid w:val="007C5A27"/>
    <w:rsid w:val="007D01F7"/>
    <w:rsid w:val="007D09EE"/>
    <w:rsid w:val="007D0EDD"/>
    <w:rsid w:val="007D0EF0"/>
    <w:rsid w:val="007D101A"/>
    <w:rsid w:val="007D26F4"/>
    <w:rsid w:val="007D2FC3"/>
    <w:rsid w:val="007D6CB5"/>
    <w:rsid w:val="007D6F8A"/>
    <w:rsid w:val="007E2162"/>
    <w:rsid w:val="007E451A"/>
    <w:rsid w:val="007E574D"/>
    <w:rsid w:val="007E5846"/>
    <w:rsid w:val="007E663F"/>
    <w:rsid w:val="007E68CC"/>
    <w:rsid w:val="007F002F"/>
    <w:rsid w:val="007F1497"/>
    <w:rsid w:val="007F157C"/>
    <w:rsid w:val="007F1C90"/>
    <w:rsid w:val="007F2271"/>
    <w:rsid w:val="007F35AF"/>
    <w:rsid w:val="007F440B"/>
    <w:rsid w:val="007F5CF6"/>
    <w:rsid w:val="007F5E35"/>
    <w:rsid w:val="007F61C9"/>
    <w:rsid w:val="00801965"/>
    <w:rsid w:val="008019FF"/>
    <w:rsid w:val="00802CAF"/>
    <w:rsid w:val="00803957"/>
    <w:rsid w:val="00804C68"/>
    <w:rsid w:val="00804FF1"/>
    <w:rsid w:val="008061AF"/>
    <w:rsid w:val="0080674A"/>
    <w:rsid w:val="00810014"/>
    <w:rsid w:val="00810035"/>
    <w:rsid w:val="00811EE1"/>
    <w:rsid w:val="008138C1"/>
    <w:rsid w:val="00814571"/>
    <w:rsid w:val="00814E6F"/>
    <w:rsid w:val="008157E3"/>
    <w:rsid w:val="00817DAD"/>
    <w:rsid w:val="0082066D"/>
    <w:rsid w:val="008219FA"/>
    <w:rsid w:val="00825B58"/>
    <w:rsid w:val="00826BFF"/>
    <w:rsid w:val="00826F27"/>
    <w:rsid w:val="00830D6D"/>
    <w:rsid w:val="00831D82"/>
    <w:rsid w:val="00831E0F"/>
    <w:rsid w:val="00833202"/>
    <w:rsid w:val="00834E3B"/>
    <w:rsid w:val="00835EB6"/>
    <w:rsid w:val="00835ECE"/>
    <w:rsid w:val="00846B13"/>
    <w:rsid w:val="00847D87"/>
    <w:rsid w:val="00851148"/>
    <w:rsid w:val="008519F6"/>
    <w:rsid w:val="008527F5"/>
    <w:rsid w:val="00853039"/>
    <w:rsid w:val="008532B5"/>
    <w:rsid w:val="00853B1B"/>
    <w:rsid w:val="00854A97"/>
    <w:rsid w:val="00854C62"/>
    <w:rsid w:val="008555D6"/>
    <w:rsid w:val="00855711"/>
    <w:rsid w:val="00855BF1"/>
    <w:rsid w:val="00856168"/>
    <w:rsid w:val="00856174"/>
    <w:rsid w:val="008600DC"/>
    <w:rsid w:val="00860E95"/>
    <w:rsid w:val="00861E1E"/>
    <w:rsid w:val="00863084"/>
    <w:rsid w:val="00865CFA"/>
    <w:rsid w:val="0087046D"/>
    <w:rsid w:val="008712A9"/>
    <w:rsid w:val="00871B7B"/>
    <w:rsid w:val="00871E75"/>
    <w:rsid w:val="00872219"/>
    <w:rsid w:val="00872468"/>
    <w:rsid w:val="00872946"/>
    <w:rsid w:val="00875C58"/>
    <w:rsid w:val="00876950"/>
    <w:rsid w:val="008824DA"/>
    <w:rsid w:val="008832FD"/>
    <w:rsid w:val="00883DA5"/>
    <w:rsid w:val="008841F8"/>
    <w:rsid w:val="008849D1"/>
    <w:rsid w:val="00885464"/>
    <w:rsid w:val="00885BE0"/>
    <w:rsid w:val="00886202"/>
    <w:rsid w:val="00886BEE"/>
    <w:rsid w:val="00887593"/>
    <w:rsid w:val="0089023A"/>
    <w:rsid w:val="008910BA"/>
    <w:rsid w:val="00892A12"/>
    <w:rsid w:val="00892ECA"/>
    <w:rsid w:val="00895E6E"/>
    <w:rsid w:val="00895FEB"/>
    <w:rsid w:val="0089683C"/>
    <w:rsid w:val="008A0502"/>
    <w:rsid w:val="008A1E3F"/>
    <w:rsid w:val="008A1EA9"/>
    <w:rsid w:val="008A1F9E"/>
    <w:rsid w:val="008A32FA"/>
    <w:rsid w:val="008A6C1B"/>
    <w:rsid w:val="008B1C48"/>
    <w:rsid w:val="008B2B12"/>
    <w:rsid w:val="008B64AD"/>
    <w:rsid w:val="008B73BB"/>
    <w:rsid w:val="008B7AFB"/>
    <w:rsid w:val="008C0177"/>
    <w:rsid w:val="008C0AAD"/>
    <w:rsid w:val="008C1EE9"/>
    <w:rsid w:val="008C327B"/>
    <w:rsid w:val="008C3862"/>
    <w:rsid w:val="008C4405"/>
    <w:rsid w:val="008C44BF"/>
    <w:rsid w:val="008C49CE"/>
    <w:rsid w:val="008C53CA"/>
    <w:rsid w:val="008C5447"/>
    <w:rsid w:val="008C641B"/>
    <w:rsid w:val="008C7E72"/>
    <w:rsid w:val="008D0EB1"/>
    <w:rsid w:val="008D1D56"/>
    <w:rsid w:val="008D2585"/>
    <w:rsid w:val="008D372C"/>
    <w:rsid w:val="008D463C"/>
    <w:rsid w:val="008D4862"/>
    <w:rsid w:val="008D56C0"/>
    <w:rsid w:val="008E0D96"/>
    <w:rsid w:val="008E0E85"/>
    <w:rsid w:val="008E13E9"/>
    <w:rsid w:val="008E417F"/>
    <w:rsid w:val="008E46E5"/>
    <w:rsid w:val="008E502D"/>
    <w:rsid w:val="008E609C"/>
    <w:rsid w:val="008E683F"/>
    <w:rsid w:val="008E77AB"/>
    <w:rsid w:val="008F09C2"/>
    <w:rsid w:val="008F205B"/>
    <w:rsid w:val="008F2CE1"/>
    <w:rsid w:val="008F635A"/>
    <w:rsid w:val="008F6492"/>
    <w:rsid w:val="008F6872"/>
    <w:rsid w:val="008F6D87"/>
    <w:rsid w:val="00903F18"/>
    <w:rsid w:val="00905246"/>
    <w:rsid w:val="009052F0"/>
    <w:rsid w:val="009055C6"/>
    <w:rsid w:val="009059ED"/>
    <w:rsid w:val="00912E1C"/>
    <w:rsid w:val="0091325D"/>
    <w:rsid w:val="0091542A"/>
    <w:rsid w:val="009163E1"/>
    <w:rsid w:val="00916D6C"/>
    <w:rsid w:val="00916FC4"/>
    <w:rsid w:val="00917E47"/>
    <w:rsid w:val="00922129"/>
    <w:rsid w:val="009224DB"/>
    <w:rsid w:val="009250CD"/>
    <w:rsid w:val="00926F76"/>
    <w:rsid w:val="009305CE"/>
    <w:rsid w:val="00932127"/>
    <w:rsid w:val="00932262"/>
    <w:rsid w:val="009339EF"/>
    <w:rsid w:val="009343A5"/>
    <w:rsid w:val="00934C17"/>
    <w:rsid w:val="00934ECA"/>
    <w:rsid w:val="00937279"/>
    <w:rsid w:val="009405A6"/>
    <w:rsid w:val="009414B5"/>
    <w:rsid w:val="00941BD1"/>
    <w:rsid w:val="0094357C"/>
    <w:rsid w:val="00943EE9"/>
    <w:rsid w:val="009442CB"/>
    <w:rsid w:val="00944410"/>
    <w:rsid w:val="00945798"/>
    <w:rsid w:val="0094613C"/>
    <w:rsid w:val="0094743D"/>
    <w:rsid w:val="00947E34"/>
    <w:rsid w:val="009504E5"/>
    <w:rsid w:val="00950D8B"/>
    <w:rsid w:val="009511FC"/>
    <w:rsid w:val="00951DC4"/>
    <w:rsid w:val="009540DF"/>
    <w:rsid w:val="00955667"/>
    <w:rsid w:val="009558D2"/>
    <w:rsid w:val="00955F5C"/>
    <w:rsid w:val="00956073"/>
    <w:rsid w:val="00963BED"/>
    <w:rsid w:val="00964947"/>
    <w:rsid w:val="0096577F"/>
    <w:rsid w:val="00966371"/>
    <w:rsid w:val="00966A4B"/>
    <w:rsid w:val="00970D81"/>
    <w:rsid w:val="00973B77"/>
    <w:rsid w:val="0097516F"/>
    <w:rsid w:val="009758E1"/>
    <w:rsid w:val="00976327"/>
    <w:rsid w:val="009808EF"/>
    <w:rsid w:val="0098197A"/>
    <w:rsid w:val="00981A9B"/>
    <w:rsid w:val="00982C04"/>
    <w:rsid w:val="00982C2B"/>
    <w:rsid w:val="0098569A"/>
    <w:rsid w:val="009859D9"/>
    <w:rsid w:val="009865CF"/>
    <w:rsid w:val="0098688F"/>
    <w:rsid w:val="009875C6"/>
    <w:rsid w:val="00990729"/>
    <w:rsid w:val="00990B5C"/>
    <w:rsid w:val="00991845"/>
    <w:rsid w:val="00991BD7"/>
    <w:rsid w:val="0099542E"/>
    <w:rsid w:val="0099560A"/>
    <w:rsid w:val="00995A79"/>
    <w:rsid w:val="00997190"/>
    <w:rsid w:val="009A1C16"/>
    <w:rsid w:val="009A207D"/>
    <w:rsid w:val="009B248D"/>
    <w:rsid w:val="009B46B8"/>
    <w:rsid w:val="009B5947"/>
    <w:rsid w:val="009B6EB7"/>
    <w:rsid w:val="009C0DAA"/>
    <w:rsid w:val="009C2C5E"/>
    <w:rsid w:val="009C5486"/>
    <w:rsid w:val="009C5F37"/>
    <w:rsid w:val="009C7C98"/>
    <w:rsid w:val="009D04A5"/>
    <w:rsid w:val="009D0606"/>
    <w:rsid w:val="009D1DAE"/>
    <w:rsid w:val="009D236B"/>
    <w:rsid w:val="009D2497"/>
    <w:rsid w:val="009D281C"/>
    <w:rsid w:val="009D50CC"/>
    <w:rsid w:val="009D5BB9"/>
    <w:rsid w:val="009D5C1B"/>
    <w:rsid w:val="009D719A"/>
    <w:rsid w:val="009E4613"/>
    <w:rsid w:val="009E56FA"/>
    <w:rsid w:val="009E7132"/>
    <w:rsid w:val="009E7610"/>
    <w:rsid w:val="009F0BC2"/>
    <w:rsid w:val="009F2A80"/>
    <w:rsid w:val="009F2B3B"/>
    <w:rsid w:val="009F3A32"/>
    <w:rsid w:val="009F4357"/>
    <w:rsid w:val="009F4EAC"/>
    <w:rsid w:val="009F6566"/>
    <w:rsid w:val="009F6FFA"/>
    <w:rsid w:val="009F7C1F"/>
    <w:rsid w:val="00A0044C"/>
    <w:rsid w:val="00A00756"/>
    <w:rsid w:val="00A00C5D"/>
    <w:rsid w:val="00A02CE7"/>
    <w:rsid w:val="00A03319"/>
    <w:rsid w:val="00A036D2"/>
    <w:rsid w:val="00A0466E"/>
    <w:rsid w:val="00A057AD"/>
    <w:rsid w:val="00A12140"/>
    <w:rsid w:val="00A12DDC"/>
    <w:rsid w:val="00A15293"/>
    <w:rsid w:val="00A15985"/>
    <w:rsid w:val="00A1608D"/>
    <w:rsid w:val="00A16C5A"/>
    <w:rsid w:val="00A20542"/>
    <w:rsid w:val="00A2095E"/>
    <w:rsid w:val="00A2236E"/>
    <w:rsid w:val="00A235D3"/>
    <w:rsid w:val="00A242BE"/>
    <w:rsid w:val="00A250D8"/>
    <w:rsid w:val="00A302FF"/>
    <w:rsid w:val="00A30F8A"/>
    <w:rsid w:val="00A32FBB"/>
    <w:rsid w:val="00A349ED"/>
    <w:rsid w:val="00A35261"/>
    <w:rsid w:val="00A352DA"/>
    <w:rsid w:val="00A35A3C"/>
    <w:rsid w:val="00A35BB8"/>
    <w:rsid w:val="00A36ED1"/>
    <w:rsid w:val="00A377A4"/>
    <w:rsid w:val="00A406E9"/>
    <w:rsid w:val="00A41CF0"/>
    <w:rsid w:val="00A4386E"/>
    <w:rsid w:val="00A43E2C"/>
    <w:rsid w:val="00A4453D"/>
    <w:rsid w:val="00A4490F"/>
    <w:rsid w:val="00A449DC"/>
    <w:rsid w:val="00A44B9E"/>
    <w:rsid w:val="00A50317"/>
    <w:rsid w:val="00A52A05"/>
    <w:rsid w:val="00A5578E"/>
    <w:rsid w:val="00A55BDD"/>
    <w:rsid w:val="00A60841"/>
    <w:rsid w:val="00A61311"/>
    <w:rsid w:val="00A61974"/>
    <w:rsid w:val="00A6438C"/>
    <w:rsid w:val="00A6538B"/>
    <w:rsid w:val="00A676AB"/>
    <w:rsid w:val="00A70A30"/>
    <w:rsid w:val="00A71E9B"/>
    <w:rsid w:val="00A72F25"/>
    <w:rsid w:val="00A732D1"/>
    <w:rsid w:val="00A734B9"/>
    <w:rsid w:val="00A74315"/>
    <w:rsid w:val="00A762DE"/>
    <w:rsid w:val="00A76CC9"/>
    <w:rsid w:val="00A81402"/>
    <w:rsid w:val="00A833DA"/>
    <w:rsid w:val="00A83568"/>
    <w:rsid w:val="00A8450D"/>
    <w:rsid w:val="00A861AC"/>
    <w:rsid w:val="00A863D2"/>
    <w:rsid w:val="00A86630"/>
    <w:rsid w:val="00A87019"/>
    <w:rsid w:val="00A91439"/>
    <w:rsid w:val="00A91B2A"/>
    <w:rsid w:val="00A949B1"/>
    <w:rsid w:val="00A95CB2"/>
    <w:rsid w:val="00A95F84"/>
    <w:rsid w:val="00A97013"/>
    <w:rsid w:val="00AA1F56"/>
    <w:rsid w:val="00AA1FD8"/>
    <w:rsid w:val="00AA23A0"/>
    <w:rsid w:val="00AA290B"/>
    <w:rsid w:val="00AA4522"/>
    <w:rsid w:val="00AA4D68"/>
    <w:rsid w:val="00AA6AA3"/>
    <w:rsid w:val="00AA7E2C"/>
    <w:rsid w:val="00AB08EC"/>
    <w:rsid w:val="00AB1411"/>
    <w:rsid w:val="00AB16F0"/>
    <w:rsid w:val="00AB1C5B"/>
    <w:rsid w:val="00AB2917"/>
    <w:rsid w:val="00AB2C56"/>
    <w:rsid w:val="00AB3FCF"/>
    <w:rsid w:val="00AB411E"/>
    <w:rsid w:val="00AB51B9"/>
    <w:rsid w:val="00AB6745"/>
    <w:rsid w:val="00AB697D"/>
    <w:rsid w:val="00AB7307"/>
    <w:rsid w:val="00AC0A75"/>
    <w:rsid w:val="00AC0B0C"/>
    <w:rsid w:val="00AC2A0F"/>
    <w:rsid w:val="00AC376F"/>
    <w:rsid w:val="00AC57FC"/>
    <w:rsid w:val="00AC586D"/>
    <w:rsid w:val="00AC6047"/>
    <w:rsid w:val="00AD092E"/>
    <w:rsid w:val="00AD0970"/>
    <w:rsid w:val="00AD1227"/>
    <w:rsid w:val="00AD251B"/>
    <w:rsid w:val="00AD386F"/>
    <w:rsid w:val="00AD3C23"/>
    <w:rsid w:val="00AD56A3"/>
    <w:rsid w:val="00AD6647"/>
    <w:rsid w:val="00AD6CC3"/>
    <w:rsid w:val="00AD6FFF"/>
    <w:rsid w:val="00AE0393"/>
    <w:rsid w:val="00AE06C2"/>
    <w:rsid w:val="00AE1250"/>
    <w:rsid w:val="00AE17BE"/>
    <w:rsid w:val="00AE50A0"/>
    <w:rsid w:val="00AE69D9"/>
    <w:rsid w:val="00AE6BC9"/>
    <w:rsid w:val="00AF0E8F"/>
    <w:rsid w:val="00AF3ACB"/>
    <w:rsid w:val="00AF4EAA"/>
    <w:rsid w:val="00AF4F6D"/>
    <w:rsid w:val="00AF6BDA"/>
    <w:rsid w:val="00B012F0"/>
    <w:rsid w:val="00B01D39"/>
    <w:rsid w:val="00B0391C"/>
    <w:rsid w:val="00B0403A"/>
    <w:rsid w:val="00B0531A"/>
    <w:rsid w:val="00B0534F"/>
    <w:rsid w:val="00B07D69"/>
    <w:rsid w:val="00B12FD4"/>
    <w:rsid w:val="00B13157"/>
    <w:rsid w:val="00B138C3"/>
    <w:rsid w:val="00B1442D"/>
    <w:rsid w:val="00B24A36"/>
    <w:rsid w:val="00B2552E"/>
    <w:rsid w:val="00B259D4"/>
    <w:rsid w:val="00B26EEE"/>
    <w:rsid w:val="00B31A9C"/>
    <w:rsid w:val="00B31C64"/>
    <w:rsid w:val="00B32C72"/>
    <w:rsid w:val="00B36617"/>
    <w:rsid w:val="00B36ADC"/>
    <w:rsid w:val="00B428B2"/>
    <w:rsid w:val="00B43137"/>
    <w:rsid w:val="00B43E9E"/>
    <w:rsid w:val="00B44169"/>
    <w:rsid w:val="00B44348"/>
    <w:rsid w:val="00B46058"/>
    <w:rsid w:val="00B46612"/>
    <w:rsid w:val="00B473EA"/>
    <w:rsid w:val="00B4784D"/>
    <w:rsid w:val="00B47AF9"/>
    <w:rsid w:val="00B47D1A"/>
    <w:rsid w:val="00B47E52"/>
    <w:rsid w:val="00B5148C"/>
    <w:rsid w:val="00B51988"/>
    <w:rsid w:val="00B51A4A"/>
    <w:rsid w:val="00B530E4"/>
    <w:rsid w:val="00B532C9"/>
    <w:rsid w:val="00B53489"/>
    <w:rsid w:val="00B53AE6"/>
    <w:rsid w:val="00B53DBA"/>
    <w:rsid w:val="00B53F0A"/>
    <w:rsid w:val="00B542D0"/>
    <w:rsid w:val="00B5499F"/>
    <w:rsid w:val="00B55922"/>
    <w:rsid w:val="00B5685E"/>
    <w:rsid w:val="00B5793D"/>
    <w:rsid w:val="00B57EEF"/>
    <w:rsid w:val="00B613B2"/>
    <w:rsid w:val="00B61FE2"/>
    <w:rsid w:val="00B67F13"/>
    <w:rsid w:val="00B70E98"/>
    <w:rsid w:val="00B71C3C"/>
    <w:rsid w:val="00B72219"/>
    <w:rsid w:val="00B73520"/>
    <w:rsid w:val="00B739FC"/>
    <w:rsid w:val="00B751B3"/>
    <w:rsid w:val="00B7532C"/>
    <w:rsid w:val="00B75EFA"/>
    <w:rsid w:val="00B762C2"/>
    <w:rsid w:val="00B8107E"/>
    <w:rsid w:val="00B82AAD"/>
    <w:rsid w:val="00B902A9"/>
    <w:rsid w:val="00B9080E"/>
    <w:rsid w:val="00B922EB"/>
    <w:rsid w:val="00B92D9A"/>
    <w:rsid w:val="00B95466"/>
    <w:rsid w:val="00B97718"/>
    <w:rsid w:val="00BA033B"/>
    <w:rsid w:val="00BA1FEA"/>
    <w:rsid w:val="00BA3960"/>
    <w:rsid w:val="00BA43D4"/>
    <w:rsid w:val="00BA6318"/>
    <w:rsid w:val="00BA649C"/>
    <w:rsid w:val="00BA7045"/>
    <w:rsid w:val="00BB048C"/>
    <w:rsid w:val="00BB0DD1"/>
    <w:rsid w:val="00BB4482"/>
    <w:rsid w:val="00BB518E"/>
    <w:rsid w:val="00BB5543"/>
    <w:rsid w:val="00BC1964"/>
    <w:rsid w:val="00BC3508"/>
    <w:rsid w:val="00BC75FF"/>
    <w:rsid w:val="00BD09D3"/>
    <w:rsid w:val="00BD3BB9"/>
    <w:rsid w:val="00BD3CAE"/>
    <w:rsid w:val="00BD4905"/>
    <w:rsid w:val="00BD4FB1"/>
    <w:rsid w:val="00BD5E62"/>
    <w:rsid w:val="00BD7B75"/>
    <w:rsid w:val="00BE3D4D"/>
    <w:rsid w:val="00BE55FA"/>
    <w:rsid w:val="00BE675A"/>
    <w:rsid w:val="00BE71D3"/>
    <w:rsid w:val="00BE7CF4"/>
    <w:rsid w:val="00BF17D2"/>
    <w:rsid w:val="00BF2F03"/>
    <w:rsid w:val="00BF483D"/>
    <w:rsid w:val="00BF4DB1"/>
    <w:rsid w:val="00BF6AF2"/>
    <w:rsid w:val="00BF7468"/>
    <w:rsid w:val="00BF7653"/>
    <w:rsid w:val="00C005E9"/>
    <w:rsid w:val="00C01B09"/>
    <w:rsid w:val="00C0203B"/>
    <w:rsid w:val="00C02AD7"/>
    <w:rsid w:val="00C02B90"/>
    <w:rsid w:val="00C03B0F"/>
    <w:rsid w:val="00C065F6"/>
    <w:rsid w:val="00C06CEA"/>
    <w:rsid w:val="00C07715"/>
    <w:rsid w:val="00C124A0"/>
    <w:rsid w:val="00C13C5D"/>
    <w:rsid w:val="00C15981"/>
    <w:rsid w:val="00C15C13"/>
    <w:rsid w:val="00C16B9F"/>
    <w:rsid w:val="00C17F11"/>
    <w:rsid w:val="00C200CC"/>
    <w:rsid w:val="00C20C36"/>
    <w:rsid w:val="00C20CC8"/>
    <w:rsid w:val="00C21B8C"/>
    <w:rsid w:val="00C23163"/>
    <w:rsid w:val="00C234F9"/>
    <w:rsid w:val="00C24EE3"/>
    <w:rsid w:val="00C26705"/>
    <w:rsid w:val="00C277F8"/>
    <w:rsid w:val="00C40E4F"/>
    <w:rsid w:val="00C4120B"/>
    <w:rsid w:val="00C41DC8"/>
    <w:rsid w:val="00C42140"/>
    <w:rsid w:val="00C4386C"/>
    <w:rsid w:val="00C4387E"/>
    <w:rsid w:val="00C4769C"/>
    <w:rsid w:val="00C5062C"/>
    <w:rsid w:val="00C515E4"/>
    <w:rsid w:val="00C518AF"/>
    <w:rsid w:val="00C529CF"/>
    <w:rsid w:val="00C52AF2"/>
    <w:rsid w:val="00C5349D"/>
    <w:rsid w:val="00C54C53"/>
    <w:rsid w:val="00C55D05"/>
    <w:rsid w:val="00C563CC"/>
    <w:rsid w:val="00C63A1C"/>
    <w:rsid w:val="00C641AB"/>
    <w:rsid w:val="00C64C09"/>
    <w:rsid w:val="00C663C2"/>
    <w:rsid w:val="00C66F75"/>
    <w:rsid w:val="00C70B7F"/>
    <w:rsid w:val="00C72177"/>
    <w:rsid w:val="00C7286B"/>
    <w:rsid w:val="00C735C2"/>
    <w:rsid w:val="00C73E5A"/>
    <w:rsid w:val="00C75CBF"/>
    <w:rsid w:val="00C75E60"/>
    <w:rsid w:val="00C76CE0"/>
    <w:rsid w:val="00C807E4"/>
    <w:rsid w:val="00C80C07"/>
    <w:rsid w:val="00C812D1"/>
    <w:rsid w:val="00C82D1C"/>
    <w:rsid w:val="00C83018"/>
    <w:rsid w:val="00C831CA"/>
    <w:rsid w:val="00C83B0E"/>
    <w:rsid w:val="00C8435B"/>
    <w:rsid w:val="00C852FB"/>
    <w:rsid w:val="00C85D59"/>
    <w:rsid w:val="00C90D3F"/>
    <w:rsid w:val="00C91BBC"/>
    <w:rsid w:val="00C92194"/>
    <w:rsid w:val="00C9281D"/>
    <w:rsid w:val="00C92E42"/>
    <w:rsid w:val="00C92E86"/>
    <w:rsid w:val="00C94135"/>
    <w:rsid w:val="00C95253"/>
    <w:rsid w:val="00C9690A"/>
    <w:rsid w:val="00C969F2"/>
    <w:rsid w:val="00C9797A"/>
    <w:rsid w:val="00CA1CD3"/>
    <w:rsid w:val="00CA3DA8"/>
    <w:rsid w:val="00CA4A8A"/>
    <w:rsid w:val="00CA4E85"/>
    <w:rsid w:val="00CA54B8"/>
    <w:rsid w:val="00CB0C31"/>
    <w:rsid w:val="00CB16C9"/>
    <w:rsid w:val="00CB2302"/>
    <w:rsid w:val="00CB308B"/>
    <w:rsid w:val="00CB422A"/>
    <w:rsid w:val="00CB52BE"/>
    <w:rsid w:val="00CB5A59"/>
    <w:rsid w:val="00CB5D89"/>
    <w:rsid w:val="00CB7E53"/>
    <w:rsid w:val="00CC0383"/>
    <w:rsid w:val="00CC03B8"/>
    <w:rsid w:val="00CC0606"/>
    <w:rsid w:val="00CC06F9"/>
    <w:rsid w:val="00CC0FAE"/>
    <w:rsid w:val="00CC1517"/>
    <w:rsid w:val="00CC1B34"/>
    <w:rsid w:val="00CC1F99"/>
    <w:rsid w:val="00CC2E2C"/>
    <w:rsid w:val="00CC2EF8"/>
    <w:rsid w:val="00CC450D"/>
    <w:rsid w:val="00CC6AB9"/>
    <w:rsid w:val="00CC76F0"/>
    <w:rsid w:val="00CD076D"/>
    <w:rsid w:val="00CD115C"/>
    <w:rsid w:val="00CD13CB"/>
    <w:rsid w:val="00CD3711"/>
    <w:rsid w:val="00CD3C3F"/>
    <w:rsid w:val="00CD3DC2"/>
    <w:rsid w:val="00CD53DF"/>
    <w:rsid w:val="00CD5BB3"/>
    <w:rsid w:val="00CD60F4"/>
    <w:rsid w:val="00CD66D0"/>
    <w:rsid w:val="00CD7BA3"/>
    <w:rsid w:val="00CE028A"/>
    <w:rsid w:val="00CE1478"/>
    <w:rsid w:val="00CE1C8B"/>
    <w:rsid w:val="00CE4A58"/>
    <w:rsid w:val="00CE5426"/>
    <w:rsid w:val="00CF15FC"/>
    <w:rsid w:val="00CF2552"/>
    <w:rsid w:val="00CF32E8"/>
    <w:rsid w:val="00CF3C26"/>
    <w:rsid w:val="00CF51C6"/>
    <w:rsid w:val="00CF5DAE"/>
    <w:rsid w:val="00CF70EB"/>
    <w:rsid w:val="00CF7207"/>
    <w:rsid w:val="00CF74D2"/>
    <w:rsid w:val="00D02961"/>
    <w:rsid w:val="00D06267"/>
    <w:rsid w:val="00D06E65"/>
    <w:rsid w:val="00D1288A"/>
    <w:rsid w:val="00D15304"/>
    <w:rsid w:val="00D15DAB"/>
    <w:rsid w:val="00D161C9"/>
    <w:rsid w:val="00D16A6D"/>
    <w:rsid w:val="00D17405"/>
    <w:rsid w:val="00D2054A"/>
    <w:rsid w:val="00D20C17"/>
    <w:rsid w:val="00D21614"/>
    <w:rsid w:val="00D21C14"/>
    <w:rsid w:val="00D2460E"/>
    <w:rsid w:val="00D24A98"/>
    <w:rsid w:val="00D25704"/>
    <w:rsid w:val="00D26403"/>
    <w:rsid w:val="00D27054"/>
    <w:rsid w:val="00D275D9"/>
    <w:rsid w:val="00D30C5F"/>
    <w:rsid w:val="00D32B88"/>
    <w:rsid w:val="00D33997"/>
    <w:rsid w:val="00D33F93"/>
    <w:rsid w:val="00D34D9C"/>
    <w:rsid w:val="00D375D5"/>
    <w:rsid w:val="00D425D3"/>
    <w:rsid w:val="00D42BA0"/>
    <w:rsid w:val="00D43752"/>
    <w:rsid w:val="00D43F4E"/>
    <w:rsid w:val="00D44931"/>
    <w:rsid w:val="00D450F9"/>
    <w:rsid w:val="00D458AA"/>
    <w:rsid w:val="00D46752"/>
    <w:rsid w:val="00D46D88"/>
    <w:rsid w:val="00D47EA9"/>
    <w:rsid w:val="00D50C7D"/>
    <w:rsid w:val="00D50CCB"/>
    <w:rsid w:val="00D525B3"/>
    <w:rsid w:val="00D52D43"/>
    <w:rsid w:val="00D53A14"/>
    <w:rsid w:val="00D56AF5"/>
    <w:rsid w:val="00D60D1E"/>
    <w:rsid w:val="00D6316C"/>
    <w:rsid w:val="00D63E65"/>
    <w:rsid w:val="00D657A6"/>
    <w:rsid w:val="00D67D32"/>
    <w:rsid w:val="00D7005C"/>
    <w:rsid w:val="00D7561C"/>
    <w:rsid w:val="00D8035F"/>
    <w:rsid w:val="00D812E2"/>
    <w:rsid w:val="00D818E6"/>
    <w:rsid w:val="00D81CC8"/>
    <w:rsid w:val="00D849C0"/>
    <w:rsid w:val="00D8508B"/>
    <w:rsid w:val="00D90622"/>
    <w:rsid w:val="00D90804"/>
    <w:rsid w:val="00D91C01"/>
    <w:rsid w:val="00D96581"/>
    <w:rsid w:val="00D96F22"/>
    <w:rsid w:val="00D97A40"/>
    <w:rsid w:val="00DA069D"/>
    <w:rsid w:val="00DA3480"/>
    <w:rsid w:val="00DA7159"/>
    <w:rsid w:val="00DB0A1B"/>
    <w:rsid w:val="00DB0A64"/>
    <w:rsid w:val="00DB2573"/>
    <w:rsid w:val="00DB275A"/>
    <w:rsid w:val="00DB36CE"/>
    <w:rsid w:val="00DB43BD"/>
    <w:rsid w:val="00DB516B"/>
    <w:rsid w:val="00DB6909"/>
    <w:rsid w:val="00DB6A2C"/>
    <w:rsid w:val="00DB7C45"/>
    <w:rsid w:val="00DB7C5C"/>
    <w:rsid w:val="00DC0379"/>
    <w:rsid w:val="00DC124D"/>
    <w:rsid w:val="00DC2217"/>
    <w:rsid w:val="00DC26B0"/>
    <w:rsid w:val="00DC28A5"/>
    <w:rsid w:val="00DC3935"/>
    <w:rsid w:val="00DC41F8"/>
    <w:rsid w:val="00DC56B0"/>
    <w:rsid w:val="00DD0131"/>
    <w:rsid w:val="00DD0E58"/>
    <w:rsid w:val="00DD1F1D"/>
    <w:rsid w:val="00DD259B"/>
    <w:rsid w:val="00DD35C7"/>
    <w:rsid w:val="00DD4A6C"/>
    <w:rsid w:val="00DD5AAF"/>
    <w:rsid w:val="00DD6DD1"/>
    <w:rsid w:val="00DD73FD"/>
    <w:rsid w:val="00DE0AE8"/>
    <w:rsid w:val="00DE1B0E"/>
    <w:rsid w:val="00DE3184"/>
    <w:rsid w:val="00DE3768"/>
    <w:rsid w:val="00DE377A"/>
    <w:rsid w:val="00DE3D28"/>
    <w:rsid w:val="00DE42DE"/>
    <w:rsid w:val="00DE4728"/>
    <w:rsid w:val="00DE5CCB"/>
    <w:rsid w:val="00DE60A1"/>
    <w:rsid w:val="00DE62E8"/>
    <w:rsid w:val="00DE6303"/>
    <w:rsid w:val="00DE6555"/>
    <w:rsid w:val="00DE6AE8"/>
    <w:rsid w:val="00DE737F"/>
    <w:rsid w:val="00DE7ED5"/>
    <w:rsid w:val="00DF05A3"/>
    <w:rsid w:val="00DF46D3"/>
    <w:rsid w:val="00DF6624"/>
    <w:rsid w:val="00DF6B8A"/>
    <w:rsid w:val="00DF76A9"/>
    <w:rsid w:val="00E00340"/>
    <w:rsid w:val="00E00941"/>
    <w:rsid w:val="00E016E5"/>
    <w:rsid w:val="00E018DD"/>
    <w:rsid w:val="00E026C3"/>
    <w:rsid w:val="00E038CC"/>
    <w:rsid w:val="00E05427"/>
    <w:rsid w:val="00E05719"/>
    <w:rsid w:val="00E06A3D"/>
    <w:rsid w:val="00E102C2"/>
    <w:rsid w:val="00E12061"/>
    <w:rsid w:val="00E13E87"/>
    <w:rsid w:val="00E148FB"/>
    <w:rsid w:val="00E16375"/>
    <w:rsid w:val="00E1691C"/>
    <w:rsid w:val="00E20060"/>
    <w:rsid w:val="00E20617"/>
    <w:rsid w:val="00E20A40"/>
    <w:rsid w:val="00E22AB6"/>
    <w:rsid w:val="00E23EF5"/>
    <w:rsid w:val="00E24D32"/>
    <w:rsid w:val="00E26734"/>
    <w:rsid w:val="00E26C6C"/>
    <w:rsid w:val="00E27421"/>
    <w:rsid w:val="00E27AAF"/>
    <w:rsid w:val="00E31786"/>
    <w:rsid w:val="00E31A7B"/>
    <w:rsid w:val="00E32CA9"/>
    <w:rsid w:val="00E334AF"/>
    <w:rsid w:val="00E33AEA"/>
    <w:rsid w:val="00E35243"/>
    <w:rsid w:val="00E3773E"/>
    <w:rsid w:val="00E417AB"/>
    <w:rsid w:val="00E430BB"/>
    <w:rsid w:val="00E43210"/>
    <w:rsid w:val="00E448B0"/>
    <w:rsid w:val="00E44BF1"/>
    <w:rsid w:val="00E44ED0"/>
    <w:rsid w:val="00E4762E"/>
    <w:rsid w:val="00E47F48"/>
    <w:rsid w:val="00E502E2"/>
    <w:rsid w:val="00E51471"/>
    <w:rsid w:val="00E52B1B"/>
    <w:rsid w:val="00E52D13"/>
    <w:rsid w:val="00E52E00"/>
    <w:rsid w:val="00E53123"/>
    <w:rsid w:val="00E53200"/>
    <w:rsid w:val="00E542F2"/>
    <w:rsid w:val="00E54944"/>
    <w:rsid w:val="00E54EBA"/>
    <w:rsid w:val="00E54EC5"/>
    <w:rsid w:val="00E56F92"/>
    <w:rsid w:val="00E61E0E"/>
    <w:rsid w:val="00E66073"/>
    <w:rsid w:val="00E66532"/>
    <w:rsid w:val="00E70E4D"/>
    <w:rsid w:val="00E7190B"/>
    <w:rsid w:val="00E720B0"/>
    <w:rsid w:val="00E7299E"/>
    <w:rsid w:val="00E739DA"/>
    <w:rsid w:val="00E74060"/>
    <w:rsid w:val="00E75D65"/>
    <w:rsid w:val="00E76CE3"/>
    <w:rsid w:val="00E772D6"/>
    <w:rsid w:val="00E777FB"/>
    <w:rsid w:val="00E77D3F"/>
    <w:rsid w:val="00E82297"/>
    <w:rsid w:val="00E83A20"/>
    <w:rsid w:val="00E83A72"/>
    <w:rsid w:val="00E84E81"/>
    <w:rsid w:val="00E86162"/>
    <w:rsid w:val="00E86FE6"/>
    <w:rsid w:val="00E90700"/>
    <w:rsid w:val="00E933A9"/>
    <w:rsid w:val="00EA07A5"/>
    <w:rsid w:val="00EA3284"/>
    <w:rsid w:val="00EA3421"/>
    <w:rsid w:val="00EA350F"/>
    <w:rsid w:val="00EA5EF3"/>
    <w:rsid w:val="00EB0847"/>
    <w:rsid w:val="00EB2C8B"/>
    <w:rsid w:val="00EB5582"/>
    <w:rsid w:val="00EB5ECC"/>
    <w:rsid w:val="00EC05A4"/>
    <w:rsid w:val="00EC106C"/>
    <w:rsid w:val="00EC10C7"/>
    <w:rsid w:val="00EC3688"/>
    <w:rsid w:val="00EC3DB6"/>
    <w:rsid w:val="00EC62C4"/>
    <w:rsid w:val="00EC68F7"/>
    <w:rsid w:val="00EC6E4A"/>
    <w:rsid w:val="00ED18D2"/>
    <w:rsid w:val="00ED2A87"/>
    <w:rsid w:val="00ED2D03"/>
    <w:rsid w:val="00ED4EE8"/>
    <w:rsid w:val="00ED6B46"/>
    <w:rsid w:val="00EE1789"/>
    <w:rsid w:val="00EE1790"/>
    <w:rsid w:val="00EE1976"/>
    <w:rsid w:val="00EE25A5"/>
    <w:rsid w:val="00EE33E8"/>
    <w:rsid w:val="00EE4AC7"/>
    <w:rsid w:val="00EE4E45"/>
    <w:rsid w:val="00EE506D"/>
    <w:rsid w:val="00EE518E"/>
    <w:rsid w:val="00EE5741"/>
    <w:rsid w:val="00EE5DCC"/>
    <w:rsid w:val="00EE71A2"/>
    <w:rsid w:val="00EF0792"/>
    <w:rsid w:val="00EF1B73"/>
    <w:rsid w:val="00EF4691"/>
    <w:rsid w:val="00EF7D83"/>
    <w:rsid w:val="00F006F0"/>
    <w:rsid w:val="00F01AA0"/>
    <w:rsid w:val="00F02C0A"/>
    <w:rsid w:val="00F03C0F"/>
    <w:rsid w:val="00F055FF"/>
    <w:rsid w:val="00F05BD1"/>
    <w:rsid w:val="00F066B4"/>
    <w:rsid w:val="00F10686"/>
    <w:rsid w:val="00F1107A"/>
    <w:rsid w:val="00F11945"/>
    <w:rsid w:val="00F131BD"/>
    <w:rsid w:val="00F13B4F"/>
    <w:rsid w:val="00F14CD1"/>
    <w:rsid w:val="00F14DEE"/>
    <w:rsid w:val="00F15248"/>
    <w:rsid w:val="00F17C84"/>
    <w:rsid w:val="00F2134B"/>
    <w:rsid w:val="00F2307C"/>
    <w:rsid w:val="00F23CE3"/>
    <w:rsid w:val="00F25399"/>
    <w:rsid w:val="00F263CE"/>
    <w:rsid w:val="00F26B47"/>
    <w:rsid w:val="00F30552"/>
    <w:rsid w:val="00F307AD"/>
    <w:rsid w:val="00F319A2"/>
    <w:rsid w:val="00F336D9"/>
    <w:rsid w:val="00F33F14"/>
    <w:rsid w:val="00F356DA"/>
    <w:rsid w:val="00F36C44"/>
    <w:rsid w:val="00F36CAD"/>
    <w:rsid w:val="00F37769"/>
    <w:rsid w:val="00F40C7B"/>
    <w:rsid w:val="00F41677"/>
    <w:rsid w:val="00F41F85"/>
    <w:rsid w:val="00F430B9"/>
    <w:rsid w:val="00F460D8"/>
    <w:rsid w:val="00F47598"/>
    <w:rsid w:val="00F47A73"/>
    <w:rsid w:val="00F47C13"/>
    <w:rsid w:val="00F52A95"/>
    <w:rsid w:val="00F53461"/>
    <w:rsid w:val="00F53BB6"/>
    <w:rsid w:val="00F53EE3"/>
    <w:rsid w:val="00F56050"/>
    <w:rsid w:val="00F56171"/>
    <w:rsid w:val="00F56B54"/>
    <w:rsid w:val="00F6048A"/>
    <w:rsid w:val="00F61263"/>
    <w:rsid w:val="00F62014"/>
    <w:rsid w:val="00F6339D"/>
    <w:rsid w:val="00F658B0"/>
    <w:rsid w:val="00F65AD0"/>
    <w:rsid w:val="00F675EB"/>
    <w:rsid w:val="00F72730"/>
    <w:rsid w:val="00F72878"/>
    <w:rsid w:val="00F728D2"/>
    <w:rsid w:val="00F7409B"/>
    <w:rsid w:val="00F74974"/>
    <w:rsid w:val="00F7574A"/>
    <w:rsid w:val="00F75813"/>
    <w:rsid w:val="00F76CEF"/>
    <w:rsid w:val="00F773A8"/>
    <w:rsid w:val="00F8048F"/>
    <w:rsid w:val="00F80763"/>
    <w:rsid w:val="00F81F5E"/>
    <w:rsid w:val="00F853C9"/>
    <w:rsid w:val="00F85AEE"/>
    <w:rsid w:val="00F85B1C"/>
    <w:rsid w:val="00F85E72"/>
    <w:rsid w:val="00F8698D"/>
    <w:rsid w:val="00F87835"/>
    <w:rsid w:val="00F90618"/>
    <w:rsid w:val="00F9151D"/>
    <w:rsid w:val="00F915BE"/>
    <w:rsid w:val="00F91B1D"/>
    <w:rsid w:val="00F96CD5"/>
    <w:rsid w:val="00FA05CA"/>
    <w:rsid w:val="00FA41B9"/>
    <w:rsid w:val="00FA4E9D"/>
    <w:rsid w:val="00FA62EE"/>
    <w:rsid w:val="00FB386B"/>
    <w:rsid w:val="00FB3D95"/>
    <w:rsid w:val="00FC0C7E"/>
    <w:rsid w:val="00FC27C1"/>
    <w:rsid w:val="00FC345A"/>
    <w:rsid w:val="00FC54A2"/>
    <w:rsid w:val="00FD0048"/>
    <w:rsid w:val="00FD0617"/>
    <w:rsid w:val="00FD1A20"/>
    <w:rsid w:val="00FD2D49"/>
    <w:rsid w:val="00FD4C61"/>
    <w:rsid w:val="00FD5084"/>
    <w:rsid w:val="00FD509F"/>
    <w:rsid w:val="00FD630C"/>
    <w:rsid w:val="00FD6F3A"/>
    <w:rsid w:val="00FE0180"/>
    <w:rsid w:val="00FE081B"/>
    <w:rsid w:val="00FE2889"/>
    <w:rsid w:val="00FE2CF3"/>
    <w:rsid w:val="00FE2E47"/>
    <w:rsid w:val="00FE5900"/>
    <w:rsid w:val="00FE5C1A"/>
    <w:rsid w:val="00FE5F79"/>
    <w:rsid w:val="00FE6FD1"/>
    <w:rsid w:val="00FE7D89"/>
    <w:rsid w:val="00FF0625"/>
    <w:rsid w:val="00FF2020"/>
    <w:rsid w:val="00FF3D4F"/>
    <w:rsid w:val="00FF5AD7"/>
    <w:rsid w:val="00FF5F78"/>
    <w:rsid w:val="00FF6017"/>
    <w:rsid w:val="00FF681E"/>
    <w:rsid w:val="00FF6C95"/>
    <w:rsid w:val="00FF762E"/>
    <w:rsid w:val="00FF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0118A070"/>
  <w15:chartTrackingRefBased/>
  <w15:docId w15:val="{30FCC8E2-5564-45A5-939E-9D44DC699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A55BDD"/>
    <w:rPr>
      <w:lang w:val="en-US" w:eastAsia="en-US"/>
    </w:rPr>
  </w:style>
  <w:style w:type="paragraph" w:styleId="1">
    <w:name w:val="heading 1"/>
    <w:basedOn w:val="a0"/>
    <w:next w:val="a0"/>
    <w:qFormat/>
    <w:rsid w:val="004572C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ru-RU" w:eastAsia="ru-RU"/>
    </w:rPr>
  </w:style>
  <w:style w:type="paragraph" w:styleId="2">
    <w:name w:val="heading 2"/>
    <w:basedOn w:val="a0"/>
    <w:next w:val="a0"/>
    <w:qFormat/>
    <w:rsid w:val="00695BB9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  <w:lang w:val="ru-RU" w:eastAsia="ru-RU"/>
    </w:rPr>
  </w:style>
  <w:style w:type="paragraph" w:styleId="3">
    <w:name w:val="heading 3"/>
    <w:basedOn w:val="a0"/>
    <w:next w:val="a0"/>
    <w:qFormat/>
    <w:rsid w:val="004572C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ru-RU" w:eastAsia="ru-RU"/>
    </w:rPr>
  </w:style>
  <w:style w:type="paragraph" w:styleId="4">
    <w:name w:val="heading 4"/>
    <w:basedOn w:val="a0"/>
    <w:next w:val="a0"/>
    <w:qFormat/>
    <w:rsid w:val="0039625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B43E9E"/>
    <w:pPr>
      <w:keepNext/>
      <w:spacing w:line="360" w:lineRule="auto"/>
      <w:ind w:left="1008" w:hanging="1008"/>
      <w:jc w:val="right"/>
      <w:outlineLvl w:val="4"/>
    </w:pPr>
    <w:rPr>
      <w:sz w:val="28"/>
      <w:szCs w:val="24"/>
      <w:lang w:val="ru-RU" w:eastAsia="ru-RU"/>
    </w:rPr>
  </w:style>
  <w:style w:type="paragraph" w:styleId="6">
    <w:name w:val="heading 6"/>
    <w:basedOn w:val="a0"/>
    <w:next w:val="a0"/>
    <w:qFormat/>
    <w:rsid w:val="00B43E9E"/>
    <w:pPr>
      <w:spacing w:before="240" w:after="60"/>
      <w:ind w:left="1152" w:hanging="1152"/>
      <w:outlineLvl w:val="5"/>
    </w:pPr>
    <w:rPr>
      <w:rFonts w:ascii="Calibri" w:hAnsi="Calibri"/>
      <w:b/>
      <w:bCs/>
      <w:sz w:val="22"/>
      <w:szCs w:val="22"/>
      <w:lang w:val="ru-RU" w:eastAsia="ru-RU"/>
    </w:rPr>
  </w:style>
  <w:style w:type="paragraph" w:styleId="7">
    <w:name w:val="heading 7"/>
    <w:basedOn w:val="a0"/>
    <w:next w:val="a0"/>
    <w:qFormat/>
    <w:rsid w:val="00B43E9E"/>
    <w:pPr>
      <w:spacing w:before="240" w:after="60"/>
      <w:ind w:left="1296" w:hanging="1296"/>
      <w:outlineLvl w:val="6"/>
    </w:pPr>
    <w:rPr>
      <w:sz w:val="24"/>
      <w:szCs w:val="24"/>
      <w:lang w:val="ru-RU" w:eastAsia="ru-RU"/>
    </w:rPr>
  </w:style>
  <w:style w:type="paragraph" w:styleId="8">
    <w:name w:val="heading 8"/>
    <w:basedOn w:val="a0"/>
    <w:next w:val="a0"/>
    <w:qFormat/>
    <w:rsid w:val="00B43E9E"/>
    <w:pPr>
      <w:spacing w:before="240" w:after="60"/>
      <w:ind w:left="1440" w:hanging="1440"/>
      <w:outlineLvl w:val="7"/>
    </w:pPr>
    <w:rPr>
      <w:rFonts w:ascii="Calibri" w:hAnsi="Calibri"/>
      <w:i/>
      <w:iCs/>
      <w:sz w:val="24"/>
      <w:szCs w:val="24"/>
      <w:lang w:val="ru-RU" w:eastAsia="ru-RU"/>
    </w:rPr>
  </w:style>
  <w:style w:type="paragraph" w:styleId="9">
    <w:name w:val="heading 9"/>
    <w:basedOn w:val="a0"/>
    <w:next w:val="a0"/>
    <w:qFormat/>
    <w:rsid w:val="00B43E9E"/>
    <w:pPr>
      <w:spacing w:before="240" w:after="60"/>
      <w:ind w:left="1584" w:hanging="1584"/>
      <w:outlineLvl w:val="8"/>
    </w:pPr>
    <w:rPr>
      <w:rFonts w:ascii="Arial" w:hAnsi="Arial" w:cs="Arial"/>
      <w:sz w:val="22"/>
      <w:szCs w:val="22"/>
      <w:lang w:val="ru-RU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M1">
    <w:name w:val="CM1"/>
    <w:basedOn w:val="Default"/>
    <w:next w:val="Default"/>
    <w:rPr>
      <w:color w:val="auto"/>
    </w:rPr>
  </w:style>
  <w:style w:type="paragraph" w:customStyle="1" w:styleId="CM36">
    <w:name w:val="CM36"/>
    <w:basedOn w:val="Default"/>
    <w:next w:val="Default"/>
    <w:pPr>
      <w:spacing w:after="123"/>
    </w:pPr>
    <w:rPr>
      <w:color w:val="auto"/>
    </w:rPr>
  </w:style>
  <w:style w:type="paragraph" w:customStyle="1" w:styleId="CM2">
    <w:name w:val="CM2"/>
    <w:basedOn w:val="Default"/>
    <w:next w:val="Default"/>
    <w:rPr>
      <w:color w:val="auto"/>
    </w:rPr>
  </w:style>
  <w:style w:type="paragraph" w:customStyle="1" w:styleId="CM3">
    <w:name w:val="CM3"/>
    <w:basedOn w:val="Default"/>
    <w:next w:val="Default"/>
    <w:pPr>
      <w:spacing w:line="371" w:lineRule="atLeast"/>
    </w:pPr>
    <w:rPr>
      <w:color w:val="auto"/>
    </w:rPr>
  </w:style>
  <w:style w:type="paragraph" w:customStyle="1" w:styleId="CM37">
    <w:name w:val="CM37"/>
    <w:basedOn w:val="Default"/>
    <w:next w:val="Default"/>
    <w:pPr>
      <w:spacing w:after="362"/>
    </w:pPr>
    <w:rPr>
      <w:color w:val="auto"/>
    </w:rPr>
  </w:style>
  <w:style w:type="paragraph" w:customStyle="1" w:styleId="CM38">
    <w:name w:val="CM38"/>
    <w:basedOn w:val="Default"/>
    <w:next w:val="Default"/>
    <w:pPr>
      <w:spacing w:after="368"/>
    </w:pPr>
    <w:rPr>
      <w:color w:val="auto"/>
    </w:rPr>
  </w:style>
  <w:style w:type="paragraph" w:customStyle="1" w:styleId="CM39">
    <w:name w:val="CM39"/>
    <w:basedOn w:val="Default"/>
    <w:next w:val="Default"/>
    <w:pPr>
      <w:spacing w:after="675"/>
    </w:pPr>
    <w:rPr>
      <w:color w:val="auto"/>
    </w:rPr>
  </w:style>
  <w:style w:type="paragraph" w:customStyle="1" w:styleId="CM42">
    <w:name w:val="CM42"/>
    <w:basedOn w:val="Default"/>
    <w:next w:val="Default"/>
    <w:pPr>
      <w:spacing w:after="610"/>
    </w:pPr>
    <w:rPr>
      <w:color w:val="auto"/>
    </w:rPr>
  </w:style>
  <w:style w:type="paragraph" w:customStyle="1" w:styleId="CM43">
    <w:name w:val="CM43"/>
    <w:basedOn w:val="Default"/>
    <w:next w:val="Default"/>
    <w:pPr>
      <w:spacing w:after="475"/>
    </w:pPr>
    <w:rPr>
      <w:color w:val="auto"/>
    </w:rPr>
  </w:style>
  <w:style w:type="paragraph" w:customStyle="1" w:styleId="CM4">
    <w:name w:val="CM4"/>
    <w:basedOn w:val="Default"/>
    <w:next w:val="Default"/>
    <w:pPr>
      <w:spacing w:line="651" w:lineRule="atLeast"/>
    </w:pPr>
    <w:rPr>
      <w:color w:val="auto"/>
    </w:rPr>
  </w:style>
  <w:style w:type="paragraph" w:customStyle="1" w:styleId="CM41">
    <w:name w:val="CM41"/>
    <w:basedOn w:val="Default"/>
    <w:next w:val="Default"/>
    <w:pPr>
      <w:spacing w:after="548"/>
    </w:pPr>
    <w:rPr>
      <w:color w:val="auto"/>
    </w:rPr>
  </w:style>
  <w:style w:type="paragraph" w:customStyle="1" w:styleId="CM46">
    <w:name w:val="CM46"/>
    <w:basedOn w:val="Default"/>
    <w:next w:val="Default"/>
    <w:pPr>
      <w:spacing w:after="268"/>
    </w:pPr>
    <w:rPr>
      <w:color w:val="auto"/>
    </w:rPr>
  </w:style>
  <w:style w:type="paragraph" w:customStyle="1" w:styleId="CM5">
    <w:name w:val="CM5"/>
    <w:basedOn w:val="Default"/>
    <w:next w:val="Default"/>
    <w:pPr>
      <w:spacing w:line="331" w:lineRule="atLeast"/>
    </w:pPr>
    <w:rPr>
      <w:color w:val="auto"/>
    </w:rPr>
  </w:style>
  <w:style w:type="paragraph" w:customStyle="1" w:styleId="CM44">
    <w:name w:val="CM44"/>
    <w:basedOn w:val="Default"/>
    <w:next w:val="Default"/>
    <w:pPr>
      <w:spacing w:after="210"/>
    </w:pPr>
    <w:rPr>
      <w:color w:val="auto"/>
    </w:rPr>
  </w:style>
  <w:style w:type="paragraph" w:customStyle="1" w:styleId="CM6">
    <w:name w:val="CM6"/>
    <w:basedOn w:val="Default"/>
    <w:next w:val="Default"/>
    <w:pPr>
      <w:spacing w:line="368" w:lineRule="atLeast"/>
    </w:pPr>
    <w:rPr>
      <w:color w:val="auto"/>
    </w:rPr>
  </w:style>
  <w:style w:type="paragraph" w:customStyle="1" w:styleId="CM7">
    <w:name w:val="CM7"/>
    <w:basedOn w:val="Default"/>
    <w:next w:val="Default"/>
    <w:pPr>
      <w:spacing w:line="368" w:lineRule="atLeast"/>
    </w:pPr>
    <w:rPr>
      <w:color w:val="auto"/>
    </w:rPr>
  </w:style>
  <w:style w:type="paragraph" w:customStyle="1" w:styleId="CM10">
    <w:name w:val="CM10"/>
    <w:basedOn w:val="Default"/>
    <w:next w:val="Default"/>
    <w:pPr>
      <w:spacing w:line="368" w:lineRule="atLeast"/>
    </w:pPr>
    <w:rPr>
      <w:color w:val="auto"/>
    </w:rPr>
  </w:style>
  <w:style w:type="paragraph" w:customStyle="1" w:styleId="CM11">
    <w:name w:val="CM11"/>
    <w:basedOn w:val="Default"/>
    <w:next w:val="Default"/>
    <w:pPr>
      <w:spacing w:line="368" w:lineRule="atLeast"/>
    </w:pPr>
    <w:rPr>
      <w:color w:val="auto"/>
    </w:rPr>
  </w:style>
  <w:style w:type="paragraph" w:customStyle="1" w:styleId="CM48">
    <w:name w:val="CM48"/>
    <w:basedOn w:val="Default"/>
    <w:next w:val="Default"/>
    <w:pPr>
      <w:spacing w:after="58"/>
    </w:pPr>
    <w:rPr>
      <w:color w:val="auto"/>
    </w:rPr>
  </w:style>
  <w:style w:type="paragraph" w:customStyle="1" w:styleId="CM12">
    <w:name w:val="CM12"/>
    <w:basedOn w:val="Default"/>
    <w:next w:val="Default"/>
    <w:pPr>
      <w:spacing w:line="368" w:lineRule="atLeast"/>
    </w:pPr>
    <w:rPr>
      <w:color w:val="auto"/>
    </w:rPr>
  </w:style>
  <w:style w:type="paragraph" w:customStyle="1" w:styleId="CM49">
    <w:name w:val="CM49"/>
    <w:basedOn w:val="Default"/>
    <w:next w:val="Default"/>
    <w:pPr>
      <w:spacing w:after="603"/>
    </w:pPr>
    <w:rPr>
      <w:color w:val="auto"/>
    </w:rPr>
  </w:style>
  <w:style w:type="paragraph" w:customStyle="1" w:styleId="CM17">
    <w:name w:val="CM17"/>
    <w:basedOn w:val="Default"/>
    <w:next w:val="Default"/>
    <w:pPr>
      <w:spacing w:line="368" w:lineRule="atLeast"/>
    </w:pPr>
    <w:rPr>
      <w:color w:val="auto"/>
    </w:rPr>
  </w:style>
  <w:style w:type="paragraph" w:customStyle="1" w:styleId="CM19">
    <w:name w:val="CM19"/>
    <w:basedOn w:val="Default"/>
    <w:next w:val="Default"/>
    <w:pPr>
      <w:spacing w:line="246" w:lineRule="atLeast"/>
    </w:pPr>
    <w:rPr>
      <w:color w:val="auto"/>
    </w:rPr>
  </w:style>
  <w:style w:type="paragraph" w:customStyle="1" w:styleId="CM21">
    <w:name w:val="CM21"/>
    <w:basedOn w:val="Default"/>
    <w:next w:val="Default"/>
    <w:pPr>
      <w:spacing w:line="368" w:lineRule="atLeast"/>
    </w:pPr>
    <w:rPr>
      <w:color w:val="auto"/>
    </w:rPr>
  </w:style>
  <w:style w:type="paragraph" w:customStyle="1" w:styleId="CM51">
    <w:name w:val="CM51"/>
    <w:basedOn w:val="Default"/>
    <w:next w:val="Default"/>
    <w:pPr>
      <w:spacing w:after="60"/>
    </w:pPr>
    <w:rPr>
      <w:color w:val="auto"/>
    </w:rPr>
  </w:style>
  <w:style w:type="paragraph" w:customStyle="1" w:styleId="CM22">
    <w:name w:val="CM22"/>
    <w:basedOn w:val="Default"/>
    <w:next w:val="Default"/>
    <w:pPr>
      <w:spacing w:line="428" w:lineRule="atLeast"/>
    </w:pPr>
    <w:rPr>
      <w:color w:val="auto"/>
    </w:rPr>
  </w:style>
  <w:style w:type="paragraph" w:customStyle="1" w:styleId="CM45">
    <w:name w:val="CM45"/>
    <w:basedOn w:val="Default"/>
    <w:next w:val="Default"/>
    <w:pPr>
      <w:spacing w:after="107"/>
    </w:pPr>
    <w:rPr>
      <w:color w:val="auto"/>
    </w:rPr>
  </w:style>
  <w:style w:type="paragraph" w:customStyle="1" w:styleId="CM23">
    <w:name w:val="CM23"/>
    <w:basedOn w:val="Default"/>
    <w:next w:val="Default"/>
    <w:pPr>
      <w:spacing w:line="488" w:lineRule="atLeast"/>
    </w:pPr>
    <w:rPr>
      <w:color w:val="auto"/>
    </w:rPr>
  </w:style>
  <w:style w:type="paragraph" w:customStyle="1" w:styleId="CM26">
    <w:name w:val="CM26"/>
    <w:basedOn w:val="Default"/>
    <w:next w:val="Default"/>
    <w:pPr>
      <w:spacing w:line="368" w:lineRule="atLeast"/>
    </w:pPr>
    <w:rPr>
      <w:color w:val="auto"/>
    </w:rPr>
  </w:style>
  <w:style w:type="paragraph" w:customStyle="1" w:styleId="CM27">
    <w:name w:val="CM27"/>
    <w:basedOn w:val="Default"/>
    <w:next w:val="Default"/>
    <w:rPr>
      <w:color w:val="auto"/>
    </w:rPr>
  </w:style>
  <w:style w:type="paragraph" w:customStyle="1" w:styleId="CM25">
    <w:name w:val="CM25"/>
    <w:basedOn w:val="Default"/>
    <w:next w:val="Default"/>
    <w:pPr>
      <w:spacing w:line="368" w:lineRule="atLeast"/>
    </w:pPr>
    <w:rPr>
      <w:color w:val="auto"/>
    </w:rPr>
  </w:style>
  <w:style w:type="paragraph" w:customStyle="1" w:styleId="CM30">
    <w:name w:val="CM30"/>
    <w:basedOn w:val="Default"/>
    <w:next w:val="Default"/>
    <w:pPr>
      <w:spacing w:line="368" w:lineRule="atLeast"/>
    </w:pPr>
    <w:rPr>
      <w:color w:val="auto"/>
    </w:rPr>
  </w:style>
  <w:style w:type="paragraph" w:customStyle="1" w:styleId="CM31">
    <w:name w:val="CM31"/>
    <w:basedOn w:val="Default"/>
    <w:next w:val="Default"/>
    <w:pPr>
      <w:spacing w:line="491" w:lineRule="atLeast"/>
    </w:pPr>
    <w:rPr>
      <w:color w:val="auto"/>
    </w:rPr>
  </w:style>
  <w:style w:type="paragraph" w:customStyle="1" w:styleId="CM32">
    <w:name w:val="CM32"/>
    <w:basedOn w:val="Default"/>
    <w:next w:val="Default"/>
    <w:pPr>
      <w:spacing w:line="488" w:lineRule="atLeast"/>
    </w:pPr>
    <w:rPr>
      <w:color w:val="auto"/>
    </w:rPr>
  </w:style>
  <w:style w:type="paragraph" w:customStyle="1" w:styleId="CM50">
    <w:name w:val="CM50"/>
    <w:basedOn w:val="Default"/>
    <w:next w:val="Default"/>
    <w:pPr>
      <w:spacing w:after="480"/>
    </w:pPr>
    <w:rPr>
      <w:color w:val="auto"/>
    </w:rPr>
  </w:style>
  <w:style w:type="paragraph" w:customStyle="1" w:styleId="CM33">
    <w:name w:val="CM33"/>
    <w:basedOn w:val="Default"/>
    <w:next w:val="Default"/>
    <w:pPr>
      <w:spacing w:line="488" w:lineRule="atLeast"/>
    </w:pPr>
    <w:rPr>
      <w:color w:val="auto"/>
    </w:rPr>
  </w:style>
  <w:style w:type="paragraph" w:customStyle="1" w:styleId="CM34">
    <w:name w:val="CM34"/>
    <w:basedOn w:val="Default"/>
    <w:next w:val="Default"/>
    <w:pPr>
      <w:spacing w:line="418" w:lineRule="atLeast"/>
    </w:pPr>
    <w:rPr>
      <w:color w:val="auto"/>
    </w:rPr>
  </w:style>
  <w:style w:type="paragraph" w:customStyle="1" w:styleId="CM35">
    <w:name w:val="CM35"/>
    <w:basedOn w:val="Default"/>
    <w:next w:val="Default"/>
    <w:pPr>
      <w:spacing w:line="266" w:lineRule="atLeast"/>
    </w:pPr>
    <w:rPr>
      <w:color w:val="auto"/>
    </w:rPr>
  </w:style>
  <w:style w:type="paragraph" w:customStyle="1" w:styleId="CM52">
    <w:name w:val="CM52"/>
    <w:basedOn w:val="Default"/>
    <w:next w:val="Default"/>
    <w:pPr>
      <w:spacing w:after="923"/>
    </w:pPr>
    <w:rPr>
      <w:color w:val="auto"/>
    </w:rPr>
  </w:style>
  <w:style w:type="table" w:styleId="a4">
    <w:name w:val="Table Grid"/>
    <w:basedOn w:val="a2"/>
    <w:rsid w:val="002D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rsid w:val="00C4387E"/>
    <w:pPr>
      <w:tabs>
        <w:tab w:val="center" w:pos="4153"/>
        <w:tab w:val="right" w:pos="8306"/>
      </w:tabs>
    </w:pPr>
    <w:rPr>
      <w:lang w:val="en-GB"/>
    </w:rPr>
  </w:style>
  <w:style w:type="paragraph" w:styleId="a6">
    <w:name w:val="footer"/>
    <w:basedOn w:val="a0"/>
    <w:link w:val="a7"/>
    <w:uiPriority w:val="99"/>
    <w:rsid w:val="00C4387E"/>
    <w:pPr>
      <w:tabs>
        <w:tab w:val="center" w:pos="4320"/>
        <w:tab w:val="right" w:pos="8640"/>
      </w:tabs>
    </w:pPr>
  </w:style>
  <w:style w:type="character" w:styleId="a8">
    <w:name w:val="page number"/>
    <w:basedOn w:val="a1"/>
    <w:rsid w:val="000B3DD3"/>
  </w:style>
  <w:style w:type="paragraph" w:styleId="a9">
    <w:name w:val="Balloon Text"/>
    <w:basedOn w:val="a0"/>
    <w:semiHidden/>
    <w:rsid w:val="00D6316C"/>
    <w:rPr>
      <w:rFonts w:ascii="Tahoma" w:hAnsi="Tahoma" w:cs="Tahoma"/>
      <w:sz w:val="16"/>
      <w:szCs w:val="16"/>
    </w:rPr>
  </w:style>
  <w:style w:type="paragraph" w:styleId="aa">
    <w:name w:val="Body Text"/>
    <w:rsid w:val="00D6316C"/>
    <w:pPr>
      <w:widowControl w:val="0"/>
      <w:spacing w:line="360" w:lineRule="auto"/>
      <w:ind w:left="284"/>
      <w:jc w:val="both"/>
    </w:pPr>
    <w:rPr>
      <w:rFonts w:eastAsia="Tahoma"/>
      <w:noProof/>
      <w:sz w:val="24"/>
    </w:rPr>
  </w:style>
  <w:style w:type="paragraph" w:styleId="ab">
    <w:name w:val="Normal (Web)"/>
    <w:basedOn w:val="a0"/>
    <w:rsid w:val="005335AC"/>
    <w:rPr>
      <w:sz w:val="24"/>
      <w:szCs w:val="24"/>
      <w:lang w:val="ru-RU" w:eastAsia="ru-RU"/>
    </w:rPr>
  </w:style>
  <w:style w:type="paragraph" w:styleId="20">
    <w:name w:val="Body Text 2"/>
    <w:basedOn w:val="a0"/>
    <w:rsid w:val="004572C2"/>
    <w:pPr>
      <w:spacing w:after="120" w:line="480" w:lineRule="auto"/>
    </w:pPr>
    <w:rPr>
      <w:lang w:val="ru-RU" w:eastAsia="ru-RU"/>
    </w:rPr>
  </w:style>
  <w:style w:type="paragraph" w:styleId="21">
    <w:name w:val="Body Text Indent 2"/>
    <w:basedOn w:val="a0"/>
    <w:rsid w:val="004572C2"/>
    <w:pPr>
      <w:spacing w:after="120" w:line="480" w:lineRule="auto"/>
      <w:ind w:left="283"/>
    </w:pPr>
    <w:rPr>
      <w:lang w:val="ru-RU" w:eastAsia="ru-RU"/>
    </w:rPr>
  </w:style>
  <w:style w:type="character" w:styleId="ac">
    <w:name w:val="annotation reference"/>
    <w:semiHidden/>
    <w:rsid w:val="005D072E"/>
    <w:rPr>
      <w:sz w:val="16"/>
      <w:szCs w:val="16"/>
    </w:rPr>
  </w:style>
  <w:style w:type="paragraph" w:styleId="ad">
    <w:name w:val="annotation text"/>
    <w:basedOn w:val="a0"/>
    <w:semiHidden/>
    <w:rsid w:val="005D072E"/>
    <w:rPr>
      <w:rFonts w:eastAsia="MS Mincho"/>
    </w:rPr>
  </w:style>
  <w:style w:type="paragraph" w:customStyle="1" w:styleId="BodyBullet">
    <w:name w:val="BodyBullet"/>
    <w:basedOn w:val="a0"/>
    <w:rsid w:val="00EE1976"/>
    <w:pPr>
      <w:numPr>
        <w:numId w:val="1"/>
      </w:numPr>
      <w:jc w:val="both"/>
    </w:pPr>
    <w:rPr>
      <w:sz w:val="24"/>
      <w:szCs w:val="24"/>
      <w:lang w:val="ru-RU" w:eastAsia="ru-RU"/>
    </w:rPr>
  </w:style>
  <w:style w:type="paragraph" w:styleId="30">
    <w:name w:val="toc 3"/>
    <w:basedOn w:val="a0"/>
    <w:next w:val="a0"/>
    <w:autoRedefine/>
    <w:semiHidden/>
    <w:rsid w:val="00786AD9"/>
    <w:pPr>
      <w:ind w:left="400"/>
    </w:pPr>
  </w:style>
  <w:style w:type="paragraph" w:styleId="10">
    <w:name w:val="toc 1"/>
    <w:basedOn w:val="a0"/>
    <w:next w:val="a0"/>
    <w:autoRedefine/>
    <w:uiPriority w:val="39"/>
    <w:rsid w:val="00786AD9"/>
  </w:style>
  <w:style w:type="character" w:styleId="ae">
    <w:name w:val="Hyperlink"/>
    <w:uiPriority w:val="99"/>
    <w:rsid w:val="00786AD9"/>
    <w:rPr>
      <w:color w:val="0000FF"/>
      <w:u w:val="single"/>
    </w:rPr>
  </w:style>
  <w:style w:type="paragraph" w:styleId="af">
    <w:name w:val="annotation subject"/>
    <w:basedOn w:val="ad"/>
    <w:next w:val="ad"/>
    <w:semiHidden/>
    <w:rsid w:val="00181F8A"/>
    <w:rPr>
      <w:rFonts w:eastAsia="Times New Roman"/>
      <w:b/>
      <w:bCs/>
    </w:rPr>
  </w:style>
  <w:style w:type="paragraph" w:customStyle="1" w:styleId="ReportTextCharChar">
    <w:name w:val="Report Text Char Char"/>
    <w:basedOn w:val="a0"/>
    <w:link w:val="ReportTextCharCharChar"/>
    <w:rsid w:val="0039625C"/>
    <w:pPr>
      <w:spacing w:before="138"/>
      <w:ind w:left="1080"/>
    </w:pPr>
    <w:rPr>
      <w:rFonts w:ascii="Arial" w:eastAsia="MS Mincho" w:hAnsi="Arial"/>
      <w:lang w:val="en-GB"/>
    </w:rPr>
  </w:style>
  <w:style w:type="character" w:customStyle="1" w:styleId="ReportTextCharCharChar">
    <w:name w:val="Report Text Char Char Char"/>
    <w:link w:val="ReportTextCharChar"/>
    <w:rsid w:val="0039625C"/>
    <w:rPr>
      <w:rFonts w:ascii="Arial" w:eastAsia="MS Mincho" w:hAnsi="Arial"/>
      <w:lang w:val="en-GB" w:eastAsia="en-US" w:bidi="ar-SA"/>
    </w:rPr>
  </w:style>
  <w:style w:type="paragraph" w:customStyle="1" w:styleId="ReportLevel1">
    <w:name w:val="Report Level 1"/>
    <w:basedOn w:val="a0"/>
    <w:next w:val="ReportTextCharChar"/>
    <w:link w:val="ReportLevel1Char"/>
    <w:rsid w:val="0039625C"/>
    <w:pPr>
      <w:pageBreakBefore/>
      <w:numPr>
        <w:numId w:val="2"/>
      </w:numPr>
      <w:spacing w:before="60"/>
      <w:outlineLvl w:val="0"/>
    </w:pPr>
    <w:rPr>
      <w:rFonts w:ascii="Arial" w:eastAsia="MS Mincho" w:hAnsi="Arial"/>
      <w:b/>
      <w:caps/>
      <w:sz w:val="24"/>
      <w:lang w:val="en-GB"/>
    </w:rPr>
  </w:style>
  <w:style w:type="paragraph" w:customStyle="1" w:styleId="ReportLevel2">
    <w:name w:val="Report Level 2"/>
    <w:basedOn w:val="ReportLevel1"/>
    <w:next w:val="ReportTextCharChar"/>
    <w:link w:val="ReportLevel2Char1"/>
    <w:rsid w:val="0039625C"/>
    <w:pPr>
      <w:pageBreakBefore w:val="0"/>
      <w:numPr>
        <w:ilvl w:val="1"/>
      </w:numPr>
      <w:spacing w:before="240"/>
      <w:outlineLvl w:val="1"/>
    </w:pPr>
    <w:rPr>
      <w:caps w:val="0"/>
    </w:rPr>
  </w:style>
  <w:style w:type="paragraph" w:customStyle="1" w:styleId="ReportLevel3">
    <w:name w:val="Report Level 3"/>
    <w:basedOn w:val="ReportLevel1"/>
    <w:next w:val="ReportTextCharChar"/>
    <w:rsid w:val="0039625C"/>
    <w:pPr>
      <w:pageBreakBefore w:val="0"/>
      <w:numPr>
        <w:ilvl w:val="2"/>
      </w:numPr>
      <w:tabs>
        <w:tab w:val="left" w:pos="2160"/>
      </w:tabs>
      <w:spacing w:before="260"/>
      <w:outlineLvl w:val="2"/>
    </w:pPr>
    <w:rPr>
      <w:caps w:val="0"/>
      <w:sz w:val="20"/>
    </w:rPr>
  </w:style>
  <w:style w:type="paragraph" w:customStyle="1" w:styleId="ReportLevel4">
    <w:name w:val="Report Level 4"/>
    <w:basedOn w:val="ReportLevel3"/>
    <w:next w:val="ReportTextCharChar"/>
    <w:rsid w:val="0039625C"/>
    <w:pPr>
      <w:numPr>
        <w:ilvl w:val="3"/>
      </w:numPr>
      <w:outlineLvl w:val="3"/>
    </w:pPr>
  </w:style>
  <w:style w:type="character" w:customStyle="1" w:styleId="ReportLevel2Char1">
    <w:name w:val="Report Level 2 Char1"/>
    <w:link w:val="ReportLevel2"/>
    <w:rsid w:val="0039625C"/>
    <w:rPr>
      <w:rFonts w:ascii="Arial" w:eastAsia="MS Mincho" w:hAnsi="Arial"/>
      <w:b/>
      <w:sz w:val="24"/>
      <w:lang w:val="en-GB" w:eastAsia="en-US"/>
    </w:rPr>
  </w:style>
  <w:style w:type="paragraph" w:customStyle="1" w:styleId="ReportText">
    <w:name w:val="Report Text"/>
    <w:basedOn w:val="a0"/>
    <w:rsid w:val="00801965"/>
    <w:pPr>
      <w:spacing w:before="138"/>
    </w:pPr>
    <w:rPr>
      <w:sz w:val="22"/>
      <w:lang w:val="en-GB"/>
    </w:rPr>
  </w:style>
  <w:style w:type="paragraph" w:customStyle="1" w:styleId="af0">
    <w:name w:val="Текст ТЗ"/>
    <w:basedOn w:val="a0"/>
    <w:rsid w:val="003951C4"/>
    <w:pPr>
      <w:spacing w:before="120"/>
      <w:ind w:firstLine="680"/>
      <w:jc w:val="both"/>
    </w:pPr>
    <w:rPr>
      <w:snapToGrid w:val="0"/>
      <w:sz w:val="26"/>
      <w:szCs w:val="26"/>
      <w:lang w:val="ru-RU" w:eastAsia="ru-RU"/>
    </w:rPr>
  </w:style>
  <w:style w:type="paragraph" w:styleId="af1">
    <w:name w:val="Body Text Indent"/>
    <w:basedOn w:val="a0"/>
    <w:rsid w:val="007C080C"/>
    <w:pPr>
      <w:spacing w:after="120"/>
      <w:ind w:left="283"/>
    </w:pPr>
  </w:style>
  <w:style w:type="paragraph" w:styleId="af2">
    <w:name w:val="Plain Text"/>
    <w:basedOn w:val="a0"/>
    <w:rsid w:val="00C4769C"/>
    <w:rPr>
      <w:rFonts w:ascii="Courier New" w:hAnsi="Courier New" w:cs="Courier New"/>
      <w:lang w:val="ru-RU" w:eastAsia="ru-RU"/>
    </w:rPr>
  </w:style>
  <w:style w:type="paragraph" w:customStyle="1" w:styleId="af3">
    <w:name w:val="Знак Знак"/>
    <w:basedOn w:val="a0"/>
    <w:rsid w:val="00581D0E"/>
    <w:pPr>
      <w:tabs>
        <w:tab w:val="left" w:pos="540"/>
        <w:tab w:val="left" w:pos="1260"/>
        <w:tab w:val="left" w:pos="1800"/>
      </w:tabs>
      <w:spacing w:before="240" w:after="160" w:line="240" w:lineRule="exact"/>
    </w:pPr>
    <w:rPr>
      <w:rFonts w:ascii="Verdana" w:hAnsi="Verdana"/>
      <w:sz w:val="24"/>
    </w:rPr>
  </w:style>
  <w:style w:type="paragraph" w:customStyle="1" w:styleId="SKbullet">
    <w:name w:val="_SK_bullet"/>
    <w:basedOn w:val="a0"/>
    <w:rsid w:val="00F02C0A"/>
    <w:pPr>
      <w:numPr>
        <w:numId w:val="3"/>
      </w:numPr>
    </w:pPr>
    <w:rPr>
      <w:rFonts w:ascii="Arial" w:hAnsi="Arial"/>
    </w:rPr>
  </w:style>
  <w:style w:type="paragraph" w:customStyle="1" w:styleId="ReportLevel2Char">
    <w:name w:val="Report Level 2 Char"/>
    <w:basedOn w:val="ReportLevel1"/>
    <w:next w:val="a0"/>
    <w:link w:val="ReportLevel2CharChar"/>
    <w:rsid w:val="004E1F08"/>
    <w:pPr>
      <w:pageBreakBefore w:val="0"/>
      <w:numPr>
        <w:numId w:val="0"/>
      </w:numPr>
      <w:tabs>
        <w:tab w:val="num" w:pos="1080"/>
      </w:tabs>
      <w:spacing w:before="240"/>
      <w:ind w:left="1077" w:hanging="1077"/>
      <w:outlineLvl w:val="1"/>
    </w:pPr>
    <w:rPr>
      <w:caps w:val="0"/>
    </w:rPr>
  </w:style>
  <w:style w:type="character" w:customStyle="1" w:styleId="ReportLevel2CharChar">
    <w:name w:val="Report Level 2 Char Char"/>
    <w:link w:val="ReportLevel2Char"/>
    <w:rsid w:val="004E1F08"/>
    <w:rPr>
      <w:rFonts w:ascii="Arial" w:eastAsia="MS Mincho" w:hAnsi="Arial"/>
      <w:b/>
      <w:sz w:val="24"/>
      <w:lang w:val="en-GB" w:eastAsia="en-US" w:bidi="ar-SA"/>
    </w:rPr>
  </w:style>
  <w:style w:type="character" w:customStyle="1" w:styleId="ReportLevel1Char">
    <w:name w:val="Report Level 1 Char"/>
    <w:link w:val="ReportLevel1"/>
    <w:rsid w:val="004E1F08"/>
    <w:rPr>
      <w:rFonts w:ascii="Arial" w:eastAsia="MS Mincho" w:hAnsi="Arial"/>
      <w:b/>
      <w:caps/>
      <w:sz w:val="24"/>
      <w:lang w:val="en-GB" w:eastAsia="en-US"/>
    </w:rPr>
  </w:style>
  <w:style w:type="paragraph" w:customStyle="1" w:styleId="a">
    <w:name w:val="Список нум."/>
    <w:basedOn w:val="a0"/>
    <w:rsid w:val="00195D5A"/>
    <w:pPr>
      <w:keepNext/>
      <w:numPr>
        <w:numId w:val="4"/>
      </w:numPr>
      <w:tabs>
        <w:tab w:val="left" w:pos="1701"/>
      </w:tabs>
      <w:spacing w:before="120" w:after="120" w:line="360" w:lineRule="auto"/>
    </w:pPr>
    <w:rPr>
      <w:rFonts w:ascii="Arial" w:hAnsi="Arial"/>
      <w:sz w:val="24"/>
      <w:lang w:val="ru-RU"/>
    </w:rPr>
  </w:style>
  <w:style w:type="paragraph" w:customStyle="1" w:styleId="Normal1">
    <w:name w:val="Normal1"/>
    <w:rsid w:val="00B43E9E"/>
    <w:pPr>
      <w:jc w:val="both"/>
    </w:pPr>
    <w:rPr>
      <w:b/>
      <w:snapToGrid w:val="0"/>
      <w:sz w:val="22"/>
    </w:rPr>
  </w:style>
  <w:style w:type="paragraph" w:customStyle="1" w:styleId="af4">
    <w:name w:val="Отступ"/>
    <w:basedOn w:val="a0"/>
    <w:rsid w:val="00B43E9E"/>
    <w:pPr>
      <w:spacing w:before="120"/>
      <w:ind w:left="3119" w:hanging="3119"/>
    </w:pPr>
    <w:rPr>
      <w:shadow/>
      <w:sz w:val="22"/>
      <w:lang w:val="ru-RU" w:eastAsia="ru-RU"/>
    </w:rPr>
  </w:style>
  <w:style w:type="paragraph" w:customStyle="1" w:styleId="Normal2">
    <w:name w:val="Normal2"/>
    <w:rsid w:val="008219FA"/>
    <w:pPr>
      <w:spacing w:before="100" w:after="100"/>
    </w:pPr>
    <w:rPr>
      <w:snapToGrid w:val="0"/>
      <w:sz w:val="24"/>
      <w:szCs w:val="24"/>
    </w:rPr>
  </w:style>
  <w:style w:type="paragraph" w:styleId="22">
    <w:name w:val="toc 2"/>
    <w:basedOn w:val="a0"/>
    <w:next w:val="a0"/>
    <w:autoRedefine/>
    <w:uiPriority w:val="39"/>
    <w:rsid w:val="00B44348"/>
    <w:pPr>
      <w:ind w:left="200"/>
    </w:pPr>
  </w:style>
  <w:style w:type="character" w:styleId="af5">
    <w:name w:val="Unresolved Mention"/>
    <w:uiPriority w:val="99"/>
    <w:semiHidden/>
    <w:unhideWhenUsed/>
    <w:rsid w:val="00BF7653"/>
    <w:rPr>
      <w:color w:val="605E5C"/>
      <w:shd w:val="clear" w:color="auto" w:fill="E1DFDD"/>
    </w:rPr>
  </w:style>
  <w:style w:type="character" w:customStyle="1" w:styleId="a7">
    <w:name w:val="Нижний колонтитул Знак"/>
    <w:link w:val="a6"/>
    <w:uiPriority w:val="99"/>
    <w:rsid w:val="003D29C4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C856D-EE57-4468-85AC-5794898CC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Microsoft Word - Tenants Manual Final DRAFT under revision for issue _2_.doc</vt:lpstr>
      <vt:lpstr>Microsoft Word - Tenants Manual Final DRAFT under revision for issue _2_.doc</vt:lpstr>
    </vt:vector>
  </TitlesOfParts>
  <Company>IDA International Ltd</Company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Tenants Manual Final DRAFT under revision for issue _2_.doc</dc:title>
  <dc:subject/>
  <dc:creator>egorushkov</dc:creator>
  <cp:keywords/>
  <dc:description/>
  <cp:lastModifiedBy>ALI</cp:lastModifiedBy>
  <cp:revision>9</cp:revision>
  <cp:lastPrinted>2010-03-22T11:21:00Z</cp:lastPrinted>
  <dcterms:created xsi:type="dcterms:W3CDTF">2021-07-22T13:19:00Z</dcterms:created>
  <dcterms:modified xsi:type="dcterms:W3CDTF">2026-08-20T09:33:00Z</dcterms:modified>
</cp:coreProperties>
</file>