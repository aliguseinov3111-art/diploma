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C9CC7B" w14:textId="77777777" w:rsidR="000907A4" w:rsidRPr="008B7AFB" w:rsidRDefault="00B95364" w:rsidP="002A31E8">
      <w:pPr>
        <w:pStyle w:val="1"/>
        <w:rPr>
          <w:sz w:val="24"/>
          <w:szCs w:val="24"/>
        </w:rPr>
      </w:pPr>
      <w:bookmarkStart w:id="0" w:name="_Toc167014725"/>
      <w:bookmarkStart w:id="1" w:name="_Toc167015936"/>
      <w:bookmarkStart w:id="2" w:name="_Toc167016099"/>
      <w:bookmarkStart w:id="3" w:name="_Toc167017371"/>
      <w:bookmarkStart w:id="4" w:name="_Toc176260306"/>
      <w:bookmarkStart w:id="5" w:name="_Toc208050220"/>
      <w:bookmarkStart w:id="6" w:name="_Toc208301291"/>
      <w:bookmarkStart w:id="7" w:name="_Toc208306114"/>
      <w:bookmarkStart w:id="8" w:name="_Toc208314213"/>
      <w:bookmarkStart w:id="9" w:name="_Toc210452707"/>
      <w:bookmarkStart w:id="10" w:name="_Toc210458792"/>
      <w:bookmarkStart w:id="11" w:name="_Toc211341542"/>
      <w:bookmarkStart w:id="12" w:name="_Toc217461655"/>
      <w:bookmarkStart w:id="13" w:name="_Toc231046560"/>
      <w:bookmarkStart w:id="14" w:name="_Toc231046715"/>
      <w:bookmarkStart w:id="15" w:name="_Toc231046875"/>
      <w:bookmarkStart w:id="16" w:name="_Toc245804972"/>
      <w:bookmarkStart w:id="17" w:name="_Toc245896302"/>
      <w:bookmarkStart w:id="18" w:name="_Toc245896415"/>
      <w:r>
        <w:rPr>
          <w:sz w:val="24"/>
          <w:szCs w:val="24"/>
        </w:rPr>
        <w:t xml:space="preserve">ТРЕБОВАНИЯ К </w:t>
      </w:r>
      <w:r w:rsidR="008B7AFB" w:rsidRPr="008B7AFB">
        <w:rPr>
          <w:sz w:val="24"/>
          <w:szCs w:val="24"/>
        </w:rPr>
        <w:t>ОБЩЕСТРОИТЕЛЬНЫ</w:t>
      </w:r>
      <w:r>
        <w:rPr>
          <w:sz w:val="24"/>
          <w:szCs w:val="24"/>
        </w:rPr>
        <w:t>М</w:t>
      </w:r>
      <w:r w:rsidR="008B7AFB" w:rsidRPr="008B7AFB">
        <w:rPr>
          <w:sz w:val="24"/>
          <w:szCs w:val="24"/>
        </w:rPr>
        <w:t xml:space="preserve"> </w:t>
      </w:r>
      <w:r>
        <w:rPr>
          <w:sz w:val="24"/>
          <w:szCs w:val="24"/>
        </w:rPr>
        <w:t>И</w:t>
      </w:r>
      <w:r w:rsidR="008B7AFB" w:rsidRPr="008B7AFB">
        <w:rPr>
          <w:sz w:val="24"/>
          <w:szCs w:val="24"/>
        </w:rPr>
        <w:t xml:space="preserve"> ОТДЕЛОЧНЫ</w:t>
      </w:r>
      <w:r>
        <w:rPr>
          <w:sz w:val="24"/>
          <w:szCs w:val="24"/>
        </w:rPr>
        <w:t>М</w:t>
      </w:r>
      <w:r w:rsidR="008B7AFB" w:rsidRPr="008B7AFB">
        <w:rPr>
          <w:sz w:val="24"/>
          <w:szCs w:val="24"/>
        </w:rPr>
        <w:t xml:space="preserve"> РАБОТ</w:t>
      </w:r>
      <w:r>
        <w:rPr>
          <w:sz w:val="24"/>
          <w:szCs w:val="24"/>
        </w:rPr>
        <w:t>АМ</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14:paraId="4109E262" w14:textId="652187F8" w:rsidR="009E457E" w:rsidRPr="008B7AFB" w:rsidRDefault="002959F3" w:rsidP="009E457E">
      <w:pPr>
        <w:pStyle w:val="ReportLevel2Char"/>
        <w:numPr>
          <w:ilvl w:val="0"/>
          <w:numId w:val="50"/>
        </w:numPr>
        <w:jc w:val="both"/>
        <w:rPr>
          <w:rFonts w:cs="Arial"/>
          <w:color w:val="000000"/>
          <w:sz w:val="20"/>
          <w:lang w:val="ru-RU"/>
        </w:rPr>
      </w:pPr>
      <w:r>
        <w:rPr>
          <w:bCs/>
          <w:color w:val="000000"/>
          <w:sz w:val="20"/>
          <w:lang w:val="ru-RU" w:eastAsia="ja-JP"/>
        </w:rPr>
        <w:t>Общие положения</w:t>
      </w:r>
    </w:p>
    <w:p w14:paraId="78FECBAB" w14:textId="648EFA86" w:rsidR="002959F3" w:rsidRPr="002959F3" w:rsidRDefault="002959F3" w:rsidP="002959F3">
      <w:pPr>
        <w:pStyle w:val="ReportText"/>
        <w:numPr>
          <w:ilvl w:val="1"/>
          <w:numId w:val="50"/>
        </w:numPr>
        <w:ind w:left="0" w:firstLine="0"/>
        <w:jc w:val="both"/>
        <w:rPr>
          <w:rFonts w:ascii="Arial" w:hAnsi="Arial" w:cs="Arial"/>
          <w:color w:val="000000"/>
          <w:sz w:val="20"/>
          <w:lang w:val="ru-RU"/>
        </w:rPr>
      </w:pPr>
      <w:r w:rsidRPr="002959F3">
        <w:rPr>
          <w:rFonts w:ascii="Arial" w:hAnsi="Arial" w:cs="Arial"/>
          <w:color w:val="000000"/>
          <w:sz w:val="20"/>
          <w:lang w:val="ru-RU"/>
        </w:rPr>
        <w:t>Проектная документация раздела Архитектурно-Интерьерные решения (далее АР) должна быть разработана в соответствии с согласованной Заказчиком дизайн-концепцией, а также со следующими нормативными документами:</w:t>
      </w:r>
    </w:p>
    <w:p w14:paraId="61D852A9" w14:textId="21361041"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Федеральный закон от 22 июля 2008 г. N 123-ФЗ Технический регламент о требованиях пожарной безопасности;</w:t>
      </w:r>
    </w:p>
    <w:p w14:paraId="42E7FAD5" w14:textId="2934E4E6"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Федеральный закон от 30 декабря 2009 г. N 384-ФЗ Технический регламент о безопасности зданий и сооружений;</w:t>
      </w:r>
    </w:p>
    <w:p w14:paraId="588E8443" w14:textId="017004EC"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1.13130.2020 Системы противопожарной защиты. Эвакуационные пути и выходы;</w:t>
      </w:r>
    </w:p>
    <w:p w14:paraId="6E74D1BC" w14:textId="6F232CD6"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2.13130.2020 Системы противопожарной защиты. Обеспечение огнестойкости объектов защиты;</w:t>
      </w:r>
    </w:p>
    <w:p w14:paraId="129EF982" w14:textId="39D9671B"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14:paraId="77D6AC64" w14:textId="3817E112"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12.13130.2009 Определение категорий помещений, зданий и наружных установок по взрывопожарной и пожарной опасности;</w:t>
      </w:r>
    </w:p>
    <w:p w14:paraId="01A07311" w14:textId="4AC1B043"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16.13330.2017 Стальные конструкции;</w:t>
      </w:r>
    </w:p>
    <w:p w14:paraId="5A5B5C5D" w14:textId="5A5B5C5D" w:rsidR="002959F3" w:rsidRPr="002959F3" w:rsidRDefault="002959F3" w:rsidP="002959F3">
      <w:pPr>
        <w:pStyle w:val="ReportText"/>
        <w:numPr>
          <w:ilvl w:val="0"/>
          <w:numId w:val="18"/>
        </w:numPr>
        <w:jc w:val="both"/>
        <w:rPr>
          <w:ins w:id="19" w:author="Claude" w:date="2026-08-20T06:07:00Z"/>
          <w:rFonts w:ascii="Arial" w:hAnsi="Arial" w:cs="Arial"/>
          <w:color w:val="000000"/>
          <w:sz w:val="20"/>
          <w:lang w:val="ru-RU"/>
        </w:rPr>
      </w:pPr>
      <w:ins w:id="20" w:author="Claude" w:date="2026-08-20T06:07:00Z">
        <w:r>
          <w:rPr>
            <w:rFonts w:ascii="Arial" w:hAnsi="Arial" w:cs="Arial"/>
            <w:color w:val="000000"/>
            <w:sz w:val="20"/>
            <w:lang w:val="ru-RU"/>
          </w:rPr>
          <w:t>СП 20.13330.2016 Нагрузки и воздействия;</w:t>
        </w:r>
      </w:ins>
    </w:p>
    <w:p w14:paraId="036AF4AC" w14:textId="59315B07"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28.13330.2017 Защита строительных конструкций от коррозии;</w:t>
      </w:r>
    </w:p>
    <w:p w14:paraId="39392561" w14:textId="5F40BF7C"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29.13330.2011 Полы;</w:t>
      </w:r>
    </w:p>
    <w:p w14:paraId="605BD6BB" w14:textId="384DDD0F"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44.13330.2011 Административные и бытовые здания;</w:t>
      </w:r>
    </w:p>
    <w:p w14:paraId="3E49B261" w14:textId="413C6690"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52.13330.2016 Естественное и искусственное освещение;</w:t>
      </w:r>
    </w:p>
    <w:p w14:paraId="2C4D030A" w14:textId="7E7740C2"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59.13330.2020 Доступность зданий и сооружений для маломобильных групп населения;</w:t>
      </w:r>
    </w:p>
    <w:p w14:paraId="217A5B45" w14:textId="4AFD316A"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71.13330.2017 Изоляционные и отделочные покрытия;</w:t>
      </w:r>
    </w:p>
    <w:p w14:paraId="6E0C283A" w14:textId="138522DD"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112.13330.2011 Пожарная безопасность зданий и сооружений;</w:t>
      </w:r>
    </w:p>
    <w:p w14:paraId="637021D1" w14:textId="444B5FF1"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 xml:space="preserve">СП </w:t>
      </w:r>
      <w:ins w:id="21" w:author="Claude" w:date="2026-08-20T06:07:00Z">
        <w:r>
          <w:rPr>
            <w:rFonts w:ascii="Arial" w:hAnsi="Arial" w:cs="Arial"/>
            <w:color w:val="000000"/>
            <w:sz w:val="20"/>
            <w:lang w:val="ru-RU"/>
          </w:rPr>
          <w:t>118.13330.2022</w:t>
        </w:r>
      </w:ins>
      <w:del w:id="22" w:author="Claude" w:date="2026-08-20T06:07:00Z">
        <w:r>
          <w:rPr>
            <w:rFonts w:ascii="Arial" w:hAnsi="Arial" w:cs="Arial"/>
            <w:color w:val="000000"/>
            <w:sz w:val="20"/>
            <w:lang w:val="ru-RU"/>
          </w:rPr>
          <w:delText>118.13330.2012</w:delText>
        </w:r>
      </w:del>
      <w:r w:rsidRPr="002959F3">
        <w:rPr>
          <w:rFonts w:ascii="Arial" w:hAnsi="Arial" w:cs="Arial"/>
          <w:color w:val="000000"/>
          <w:sz w:val="20"/>
          <w:lang w:val="ru-RU"/>
        </w:rPr>
        <w:t xml:space="preserve"> Общественные здания и сооружения;</w:t>
      </w:r>
    </w:p>
    <w:p w14:paraId="5FCE4CBB" w14:textId="66199D69"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128.13330.2016 Алюминиевые конструкции;</w:t>
      </w:r>
    </w:p>
    <w:p w14:paraId="08627ACD" w14:textId="6D8C039B"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136.13330.2012 Здания и сооружения. Общие положения проектирования с учетом до</w:t>
      </w:r>
      <w:del w:id="23" w:author="ALI" w:date="2026-08-20T12:15:00Z">
        <w:r w:rsidRPr="002959F3" w:rsidDel="0075112B">
          <w:rPr>
            <w:rFonts w:ascii="Arial" w:hAnsi="Arial" w:cs="Arial"/>
            <w:color w:val="000000"/>
            <w:sz w:val="20"/>
            <w:lang w:val="ru-RU"/>
          </w:rPr>
          <w:delText>-</w:delText>
        </w:r>
      </w:del>
      <w:r w:rsidRPr="002959F3">
        <w:rPr>
          <w:rFonts w:ascii="Arial" w:hAnsi="Arial" w:cs="Arial"/>
          <w:color w:val="000000"/>
          <w:sz w:val="20"/>
          <w:lang w:val="ru-RU"/>
        </w:rPr>
        <w:t>ступности для маломобильных групп населения;</w:t>
      </w:r>
    </w:p>
    <w:p w14:paraId="450DCE48" w14:textId="321A3FE4"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138.13330.2012 Общественные здания и сооружения, доступные маломобильным группам населения. Правила проектирования;</w:t>
      </w:r>
    </w:p>
    <w:p w14:paraId="3DAF88C2" w14:textId="3411E319"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163.1325800.2014 Конструкции с применением гипсокартонных и гипсоволокнистых листов. Правила проектирования и монтажа;</w:t>
      </w:r>
    </w:p>
    <w:p w14:paraId="121E43D6" w14:textId="1EA71C2A"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 294.1325800.2017 Конструкции стальные. Правила проектирования;</w:t>
      </w:r>
    </w:p>
    <w:p w14:paraId="2E1D158D" w14:textId="2D4204AF"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ГОСТ Р 21.101-2020 Система проектной̆ документации для строительства. Основные требования к проектной и рабочей документации;</w:t>
      </w:r>
    </w:p>
    <w:p w14:paraId="2CD08D87" w14:textId="58BA75CE"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ГОСТ 21.501-2018 Система проектной документации для строительства. Правила выполнения рабочей документации архитектурных и конструктивных решений;</w:t>
      </w:r>
    </w:p>
    <w:p w14:paraId="57D23C93" w14:textId="7A7D2B0F"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lastRenderedPageBreak/>
        <w:t>ГОСТ 21.507-81 Система проектной документации для строительства. Интерьеры. Рабочие чертежи;</w:t>
      </w:r>
    </w:p>
    <w:p w14:paraId="376AA6A6" w14:textId="57D88A68" w:rsidR="002959F3" w:rsidRPr="002959F3" w:rsidRDefault="002959F3" w:rsidP="009A119D">
      <w:pPr>
        <w:pStyle w:val="ReportText"/>
        <w:jc w:val="both"/>
        <w:rPr>
          <w:rFonts w:ascii="Arial" w:hAnsi="Arial" w:cs="Arial"/>
          <w:color w:val="000000"/>
          <w:sz w:val="20"/>
          <w:lang w:val="ru-RU"/>
        </w:rPr>
      </w:pPr>
      <w:r w:rsidRPr="002959F3">
        <w:rPr>
          <w:rFonts w:ascii="Arial" w:hAnsi="Arial" w:cs="Arial"/>
          <w:color w:val="000000"/>
          <w:sz w:val="20"/>
          <w:lang w:val="ru-RU"/>
        </w:rPr>
        <w:t xml:space="preserve">а также другими документами, в соответствии с </w:t>
      </w:r>
      <w:r>
        <w:rPr>
          <w:rFonts w:ascii="Arial" w:hAnsi="Arial" w:cs="Arial"/>
          <w:color w:val="000000"/>
          <w:sz w:val="20"/>
          <w:lang w:val="ru-RU"/>
        </w:rPr>
        <w:t>Общей частью</w:t>
      </w:r>
      <w:r w:rsidRPr="002959F3">
        <w:rPr>
          <w:rFonts w:ascii="Arial" w:hAnsi="Arial" w:cs="Arial"/>
          <w:color w:val="000000"/>
          <w:sz w:val="20"/>
          <w:lang w:val="ru-RU"/>
        </w:rPr>
        <w:t xml:space="preserve"> данного ТЗ.</w:t>
      </w:r>
    </w:p>
    <w:p w14:paraId="11880094" w14:textId="55994218" w:rsidR="002959F3" w:rsidRPr="002959F3" w:rsidRDefault="002959F3" w:rsidP="002959F3">
      <w:pPr>
        <w:pStyle w:val="ReportText"/>
        <w:numPr>
          <w:ilvl w:val="1"/>
          <w:numId w:val="50"/>
        </w:numPr>
        <w:ind w:left="0" w:firstLine="0"/>
        <w:jc w:val="both"/>
        <w:rPr>
          <w:rFonts w:ascii="Arial" w:hAnsi="Arial" w:cs="Arial"/>
          <w:color w:val="000000"/>
          <w:sz w:val="20"/>
          <w:lang w:val="ru-RU"/>
        </w:rPr>
      </w:pPr>
      <w:r w:rsidRPr="002959F3">
        <w:rPr>
          <w:rFonts w:ascii="Arial" w:hAnsi="Arial" w:cs="Arial"/>
          <w:color w:val="000000"/>
          <w:sz w:val="20"/>
          <w:lang w:val="ru-RU"/>
        </w:rPr>
        <w:t>В состав проектной документации раздела АР должны входить:</w:t>
      </w:r>
    </w:p>
    <w:p w14:paraId="298AF22D" w14:textId="5C492769"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общие данные по рабочим чертежам;</w:t>
      </w:r>
    </w:p>
    <w:p w14:paraId="52797BF8" w14:textId="04463D93"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планы демонтажа и монтажа перегородок и дверей, расстановки мебели, конструкций полов и напольных покрытий, потолков и светильников, расстановки электроустановочных изделий;</w:t>
      </w:r>
    </w:p>
    <w:p w14:paraId="1995A7D9" w14:textId="51983FAC"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разрезы;</w:t>
      </w:r>
    </w:p>
    <w:p w14:paraId="1D54DFA4" w14:textId="2F912EED"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виды и развертки внутренних поверхностей стен;</w:t>
      </w:r>
    </w:p>
    <w:p w14:paraId="5C1445B5" w14:textId="7ED225EA"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схемы расположения элементов сборных и мобильных перегородок;</w:t>
      </w:r>
    </w:p>
    <w:p w14:paraId="10C31443" w14:textId="70C02A9B"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схемы расположения элементов заполнения оконных и других проемов;</w:t>
      </w:r>
    </w:p>
    <w:p w14:paraId="26ED0A36" w14:textId="0F19D558"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схемы расположения элементов встраиваемой мебели;</w:t>
      </w:r>
    </w:p>
    <w:p w14:paraId="6EAD721C" w14:textId="24983163"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ведомость отделки помещений;</w:t>
      </w:r>
    </w:p>
    <w:p w14:paraId="0EFF9ABB" w14:textId="367E00E8" w:rsidR="002959F3" w:rsidRPr="002959F3" w:rsidRDefault="002959F3" w:rsidP="002959F3">
      <w:pPr>
        <w:pStyle w:val="ReportText"/>
        <w:numPr>
          <w:ilvl w:val="0"/>
          <w:numId w:val="18"/>
        </w:numPr>
        <w:jc w:val="both"/>
        <w:rPr>
          <w:rFonts w:ascii="Arial" w:hAnsi="Arial" w:cs="Arial"/>
          <w:color w:val="000000"/>
          <w:sz w:val="20"/>
          <w:lang w:val="ru-RU"/>
        </w:rPr>
      </w:pPr>
      <w:r w:rsidRPr="002959F3">
        <w:rPr>
          <w:rFonts w:ascii="Arial" w:hAnsi="Arial" w:cs="Arial"/>
          <w:color w:val="000000"/>
          <w:sz w:val="20"/>
          <w:lang w:val="ru-RU"/>
        </w:rPr>
        <w:t>спецификации к планам и схемам расположения.</w:t>
      </w:r>
    </w:p>
    <w:p w14:paraId="3194E4E3" w14:textId="2FEC9B06" w:rsidR="002959F3" w:rsidRDefault="002959F3" w:rsidP="002959F3">
      <w:pPr>
        <w:pStyle w:val="ReportText"/>
        <w:numPr>
          <w:ilvl w:val="1"/>
          <w:numId w:val="50"/>
        </w:numPr>
        <w:ind w:left="0" w:firstLine="0"/>
        <w:jc w:val="both"/>
        <w:rPr>
          <w:rFonts w:ascii="Arial" w:hAnsi="Arial" w:cs="Arial"/>
          <w:color w:val="000000"/>
          <w:sz w:val="20"/>
          <w:lang w:val="ru-RU"/>
        </w:rPr>
      </w:pPr>
      <w:r w:rsidRPr="002959F3">
        <w:rPr>
          <w:rFonts w:ascii="Arial" w:hAnsi="Arial" w:cs="Arial"/>
          <w:color w:val="000000"/>
          <w:sz w:val="20"/>
          <w:lang w:val="ru-RU"/>
        </w:rPr>
        <w:t xml:space="preserve">Оборудование и применяемые материалы предусмотреть в соответствии с Приложением </w:t>
      </w:r>
      <w:ins w:id="24" w:author="Administrator" w:date="2024-10-02T11:21:00Z">
        <w:r w:rsidR="00655100">
          <w:rPr>
            <w:rFonts w:ascii="Arial" w:hAnsi="Arial" w:cs="Arial"/>
            <w:color w:val="000000"/>
            <w:sz w:val="20"/>
            <w:lang w:val="ru-RU"/>
          </w:rPr>
          <w:t>№1</w:t>
        </w:r>
      </w:ins>
      <w:del w:id="25" w:author="Administrator" w:date="2024-10-02T11:21:00Z">
        <w:r w:rsidDel="00655100">
          <w:rPr>
            <w:rFonts w:ascii="Arial" w:hAnsi="Arial" w:cs="Arial"/>
            <w:color w:val="000000"/>
            <w:sz w:val="20"/>
            <w:lang w:val="ru-RU"/>
          </w:rPr>
          <w:delText>8</w:delText>
        </w:r>
      </w:del>
      <w:r w:rsidRPr="002959F3">
        <w:rPr>
          <w:rFonts w:ascii="Arial" w:hAnsi="Arial" w:cs="Arial"/>
          <w:color w:val="000000"/>
          <w:sz w:val="20"/>
          <w:lang w:val="ru-RU"/>
        </w:rPr>
        <w:t>.</w:t>
      </w:r>
    </w:p>
    <w:p w14:paraId="0955C68E" w14:textId="40617389" w:rsidR="002959F3" w:rsidRPr="008B7AFB" w:rsidRDefault="002959F3" w:rsidP="002959F3">
      <w:pPr>
        <w:pStyle w:val="ReportLevel2Char"/>
        <w:numPr>
          <w:ilvl w:val="0"/>
          <w:numId w:val="50"/>
        </w:numPr>
        <w:jc w:val="both"/>
        <w:rPr>
          <w:rFonts w:cs="Arial"/>
          <w:color w:val="000000"/>
          <w:sz w:val="20"/>
          <w:lang w:val="ru-RU"/>
        </w:rPr>
      </w:pPr>
      <w:r>
        <w:rPr>
          <w:bCs/>
          <w:color w:val="000000"/>
          <w:sz w:val="20"/>
          <w:lang w:val="ru-RU" w:eastAsia="ja-JP"/>
        </w:rPr>
        <w:br w:type="page"/>
      </w:r>
      <w:r>
        <w:rPr>
          <w:bCs/>
          <w:color w:val="000000"/>
          <w:sz w:val="20"/>
          <w:lang w:val="ru-RU" w:eastAsia="ja-JP"/>
        </w:rPr>
        <w:lastRenderedPageBreak/>
        <w:t>Определение т</w:t>
      </w:r>
      <w:r w:rsidRPr="002B5FF9">
        <w:rPr>
          <w:bCs/>
          <w:color w:val="000000"/>
          <w:sz w:val="20"/>
          <w:lang w:val="ru-RU" w:eastAsia="ja-JP"/>
        </w:rPr>
        <w:t>ип</w:t>
      </w:r>
      <w:r>
        <w:rPr>
          <w:bCs/>
          <w:color w:val="000000"/>
          <w:sz w:val="20"/>
          <w:lang w:val="ru-RU" w:eastAsia="ja-JP"/>
        </w:rPr>
        <w:t>ов</w:t>
      </w:r>
      <w:r w:rsidRPr="002B5FF9">
        <w:rPr>
          <w:bCs/>
          <w:color w:val="000000"/>
          <w:sz w:val="20"/>
          <w:lang w:val="ru-RU" w:eastAsia="ja-JP"/>
        </w:rPr>
        <w:t xml:space="preserve"> помещений и зон</w:t>
      </w:r>
    </w:p>
    <w:p w14:paraId="3AAEECA9" w14:textId="77777777" w:rsidR="002959F3" w:rsidRPr="008B7AFB" w:rsidRDefault="002959F3" w:rsidP="002959F3">
      <w:pPr>
        <w:pStyle w:val="ReportText"/>
        <w:jc w:val="both"/>
        <w:rPr>
          <w:rFonts w:ascii="Arial" w:hAnsi="Arial" w:cs="Arial"/>
          <w:color w:val="000000"/>
          <w:sz w:val="20"/>
          <w:lang w:val="ru-RU"/>
        </w:rPr>
      </w:pPr>
      <w:r w:rsidRPr="008B7AFB">
        <w:rPr>
          <w:rFonts w:ascii="Arial" w:hAnsi="Arial" w:cs="Arial"/>
          <w:color w:val="000000"/>
          <w:sz w:val="20"/>
          <w:lang w:val="ru-RU"/>
        </w:rPr>
        <w:t>Все помещения Дополнительного офиса делятся на зоны:</w:t>
      </w:r>
    </w:p>
    <w:p w14:paraId="03228DF9"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Зона 24/7</w:t>
      </w:r>
      <w:r w:rsidRPr="008B7AFB">
        <w:rPr>
          <w:rFonts w:ascii="Arial" w:hAnsi="Arial" w:cs="Arial"/>
          <w:color w:val="000000"/>
          <w:sz w:val="20"/>
          <w:lang w:val="ru-RU"/>
        </w:rPr>
        <w:t xml:space="preserve"> - круглосуточное обслуживание в банкомате</w:t>
      </w:r>
    </w:p>
    <w:p w14:paraId="5FAD2867"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Оперзал (зона 24 часа)</w:t>
      </w:r>
    </w:p>
    <w:p w14:paraId="10F3D1F0"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Зона универсального обслуживания</w:t>
      </w:r>
      <w:r w:rsidRPr="008B7AFB">
        <w:rPr>
          <w:rFonts w:ascii="Arial" w:hAnsi="Arial" w:cs="Arial"/>
          <w:color w:val="000000"/>
          <w:sz w:val="20"/>
          <w:lang w:val="ru-RU"/>
        </w:rPr>
        <w:t xml:space="preserve"> - предназначена для осуществления всех видов операций</w:t>
      </w:r>
    </w:p>
    <w:p w14:paraId="74C9987C"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Оперзал (Зона универсального обслуживания)</w:t>
      </w:r>
    </w:p>
    <w:p w14:paraId="74EBC501"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Оперзал (Зона биометрии)</w:t>
      </w:r>
    </w:p>
    <w:p w14:paraId="13F1B03A"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Зона конфиденциального обслуживания</w:t>
      </w:r>
      <w:r w:rsidRPr="008B7AFB">
        <w:rPr>
          <w:rFonts w:ascii="Arial" w:hAnsi="Arial" w:cs="Arial"/>
          <w:color w:val="000000"/>
          <w:sz w:val="20"/>
          <w:lang w:val="ru-RU"/>
        </w:rPr>
        <w:t xml:space="preserve"> – предназначена для решения вопросов, требующих повышенного уровня конфиденциальности при получении консультаций и совершения операций</w:t>
      </w:r>
    </w:p>
    <w:p w14:paraId="3A025419"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Оперзал (Зона Приват обслуживания)</w:t>
      </w:r>
    </w:p>
    <w:p w14:paraId="06611150"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Переговорные</w:t>
      </w:r>
    </w:p>
    <w:p w14:paraId="54E1CF73"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Преддепозитарий</w:t>
      </w:r>
    </w:p>
    <w:p w14:paraId="75E0611D"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Депозитарий</w:t>
      </w:r>
    </w:p>
    <w:p w14:paraId="3BFA9CC8"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Помещение клиента при СОКР</w:t>
      </w:r>
    </w:p>
    <w:p w14:paraId="185D7941"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Помещение старшего-операционно кассового работника (СОКР)</w:t>
      </w:r>
    </w:p>
    <w:p w14:paraId="550168DC"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Зона для сотрудников</w:t>
      </w:r>
      <w:r w:rsidRPr="008B7AFB">
        <w:rPr>
          <w:rFonts w:ascii="Arial" w:hAnsi="Arial" w:cs="Arial"/>
          <w:color w:val="000000"/>
          <w:sz w:val="20"/>
          <w:lang w:val="ru-RU"/>
        </w:rPr>
        <w:t xml:space="preserve"> - предназначена для завершения/выполнения операций вне зоны обслуживания и отдыха сотрудников (без доступа клиентов)</w:t>
      </w:r>
    </w:p>
    <w:p w14:paraId="3220AD3E"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Комната приема пищи</w:t>
      </w:r>
    </w:p>
    <w:p w14:paraId="2AA2FDE3"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Помещение БЭК (кабинет)</w:t>
      </w:r>
    </w:p>
    <w:p w14:paraId="49F2C98D"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Санузел</w:t>
      </w:r>
    </w:p>
    <w:p w14:paraId="022B0922" w14:textId="77777777" w:rsidR="009E457E" w:rsidRPr="008B7AFB" w:rsidRDefault="009E457E" w:rsidP="009E457E">
      <w:pPr>
        <w:pStyle w:val="ReportText"/>
        <w:jc w:val="both"/>
        <w:rPr>
          <w:rFonts w:ascii="Arial" w:hAnsi="Arial" w:cs="Arial"/>
          <w:color w:val="000000"/>
          <w:sz w:val="20"/>
          <w:lang w:val="ru-RU"/>
        </w:rPr>
      </w:pPr>
      <w:r w:rsidRPr="00C76CE0">
        <w:rPr>
          <w:rFonts w:ascii="Arial" w:hAnsi="Arial" w:cs="Arial"/>
          <w:i/>
          <w:iCs/>
          <w:color w:val="000000"/>
          <w:sz w:val="20"/>
          <w:lang w:val="ru-RU"/>
        </w:rPr>
        <w:t>Техническая зона</w:t>
      </w:r>
      <w:r w:rsidRPr="008B7AFB">
        <w:rPr>
          <w:rFonts w:ascii="Arial" w:hAnsi="Arial" w:cs="Arial"/>
          <w:color w:val="000000"/>
          <w:sz w:val="20"/>
          <w:lang w:val="ru-RU"/>
        </w:rPr>
        <w:t xml:space="preserve"> - предназначена для размещения оборудования, обеспечивающего бесперебойную работу банка</w:t>
      </w:r>
    </w:p>
    <w:p w14:paraId="480A07D6" w14:textId="77777777" w:rsidR="009E457E" w:rsidRPr="008B7AFB" w:rsidRDefault="009E457E" w:rsidP="009E457E">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Технологический шкаф</w:t>
      </w:r>
    </w:p>
    <w:p w14:paraId="43DB7636" w14:textId="17585BD6" w:rsidR="009E457E" w:rsidRDefault="009E457E" w:rsidP="009E457E">
      <w:pPr>
        <w:pStyle w:val="ReportText"/>
        <w:jc w:val="both"/>
        <w:rPr>
          <w:rFonts w:ascii="Arial" w:hAnsi="Arial" w:cs="Arial"/>
          <w:color w:val="000000"/>
          <w:sz w:val="20"/>
          <w:lang w:val="ru-RU"/>
        </w:rPr>
      </w:pPr>
      <w:r w:rsidRPr="008B7AFB">
        <w:rPr>
          <w:rFonts w:ascii="Arial" w:hAnsi="Arial" w:cs="Arial"/>
          <w:color w:val="000000"/>
          <w:sz w:val="20"/>
          <w:lang w:val="ru-RU"/>
        </w:rPr>
        <w:t>Количество и состав указанных помещений может меняться в зависимости от планировочного решения и площади отделения, но без изменения зонирования</w:t>
      </w:r>
      <w:r>
        <w:rPr>
          <w:rFonts w:ascii="Arial" w:hAnsi="Arial" w:cs="Arial"/>
          <w:color w:val="000000"/>
          <w:sz w:val="20"/>
          <w:lang w:val="ru-RU"/>
        </w:rPr>
        <w:t>.</w:t>
      </w:r>
    </w:p>
    <w:p w14:paraId="660976EE" w14:textId="282D8E86" w:rsidR="009E457E" w:rsidRPr="009E457E" w:rsidRDefault="009E457E" w:rsidP="009E457E">
      <w:pPr>
        <w:pStyle w:val="ReportLevel2Char"/>
        <w:numPr>
          <w:ilvl w:val="0"/>
          <w:numId w:val="50"/>
        </w:numPr>
        <w:jc w:val="both"/>
        <w:rPr>
          <w:bCs/>
          <w:color w:val="000000"/>
          <w:sz w:val="20"/>
          <w:lang w:val="ru-RU" w:eastAsia="ja-JP"/>
        </w:rPr>
      </w:pPr>
      <w:r>
        <w:rPr>
          <w:bCs/>
          <w:color w:val="000000"/>
          <w:sz w:val="20"/>
          <w:lang w:val="ru-RU" w:eastAsia="ja-JP"/>
        </w:rPr>
        <w:br w:type="page"/>
      </w:r>
      <w:r w:rsidRPr="009E457E">
        <w:rPr>
          <w:bCs/>
          <w:color w:val="000000"/>
          <w:sz w:val="20"/>
          <w:lang w:val="ru-RU" w:eastAsia="ja-JP"/>
        </w:rPr>
        <w:lastRenderedPageBreak/>
        <w:t>Требования по обеспечению доступности для инвалидов, маломобильных групп населения и пожилого населения</w:t>
      </w:r>
    </w:p>
    <w:p w14:paraId="41F78B72" w14:textId="55BDD5F1"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Требования по обеспечению доступности объектов предназначается для разработки проектных решений с целью создания доступной среды на объектах АО «АЛЬФА-БАНК» для инвалидов, маломобильных групп населения и пожилого населения (далее при совместном упоминании - МГН)</w:t>
      </w:r>
      <w:ins w:id="26" w:author="Administrator" w:date="2024-10-02T12:46:00Z">
        <w:r w:rsidR="000A0020">
          <w:rPr>
            <w:rFonts w:ascii="Arial" w:hAnsi="Arial" w:cs="Arial"/>
            <w:color w:val="000000"/>
            <w:sz w:val="20"/>
            <w:lang w:val="ru-RU"/>
          </w:rPr>
          <w:t xml:space="preserve"> и отображены в </w:t>
        </w:r>
      </w:ins>
      <w:ins w:id="27" w:author="Administrator" w:date="2024-10-02T12:47:00Z">
        <w:r w:rsidR="000A0020" w:rsidRPr="000A0020">
          <w:rPr>
            <w:rFonts w:ascii="Arial" w:hAnsi="Arial" w:cs="Arial"/>
            <w:color w:val="000000"/>
            <w:sz w:val="20"/>
            <w:lang w:val="ru-RU"/>
            <w:rPrChange w:id="28" w:author="Administrator" w:date="2024-10-02T12:47:00Z">
              <w:rPr>
                <w:sz w:val="24"/>
                <w:szCs w:val="24"/>
                <w:lang w:val="ru-RU" w:eastAsia="ru-RU"/>
              </w:rPr>
            </w:rPrChange>
          </w:rPr>
          <w:t>СП 59.13330.2020 «Свод правил. Доступность зданий и сооружений для маломобильных групп населения»</w:t>
        </w:r>
        <w:r w:rsidR="000A0020">
          <w:rPr>
            <w:rFonts w:ascii="Arial" w:hAnsi="Arial" w:cs="Arial"/>
            <w:color w:val="000000"/>
            <w:sz w:val="20"/>
            <w:lang w:val="ru-RU"/>
          </w:rPr>
          <w:t>.</w:t>
        </w:r>
      </w:ins>
      <w:del w:id="29" w:author="Administrator" w:date="2024-10-02T12:47:00Z">
        <w:r w:rsidRPr="006862F2" w:rsidDel="000A0020">
          <w:rPr>
            <w:rFonts w:ascii="Arial" w:hAnsi="Arial" w:cs="Arial"/>
            <w:color w:val="000000"/>
            <w:sz w:val="20"/>
            <w:lang w:val="ru-RU"/>
          </w:rPr>
          <w:delText xml:space="preserve"> </w:delText>
        </w:r>
      </w:del>
    </w:p>
    <w:p w14:paraId="281B08E8"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Требования по обеспечению доступности объектов подлежат выполнению при проектировании новых, реконструкции существующих, а также подлежащих капитальному ремонту и приспособлению зданий и сооружений.</w:t>
      </w:r>
    </w:p>
    <w:p w14:paraId="303185F9"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В случае невозможности при реконструкции, капитальном ремонте зданий и сооружений полного приспособления объекта для нужд МГН следует осуществлять проектирование архитектурно-строительных, инженерно-технических решений и организационные мероприятия по адаптации объектов в рамках «разумного приспособления».</w:t>
      </w:r>
    </w:p>
    <w:p w14:paraId="76ED6530"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b/>
          <w:bCs/>
          <w:color w:val="000000"/>
          <w:sz w:val="20"/>
          <w:lang w:val="ru-RU"/>
        </w:rPr>
        <w:t>Разумное приспособление</w:t>
      </w:r>
      <w:r w:rsidRPr="006862F2">
        <w:rPr>
          <w:rFonts w:ascii="Arial" w:hAnsi="Arial" w:cs="Arial"/>
          <w:color w:val="000000"/>
          <w:sz w:val="20"/>
          <w:lang w:val="ru-RU"/>
        </w:rPr>
        <w:t>: Внесение, когда это нужно в конкретном случае, необходимых и подходящих модификаций и коррективов, не становящихся несоразмерным или неоправданным бременем, в целях обеспечения реализации или осуществления инвалидами наравне с другими всех прав человека и основных свобод. (Конвенция ООН о правах инвалидов, принятая резолюцией 61/106 Генеральной Ассамблеи ООН от 13 декабря 2006 г., статья 2).</w:t>
      </w:r>
    </w:p>
    <w:p w14:paraId="0C4FEA70"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Перечень работ разумного приспособления согласовывается с одним из общественных объединений инвалидов, осуществляющих свою деятельность на территории поселения, муниципального района, городского округа (Федеральный закон от 24.11.1995 № 181-ФЗ).</w:t>
      </w:r>
    </w:p>
    <w:p w14:paraId="70E171DF"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В соответствии с Законом и действующими нормами РФ, для беспрепятственного доступа на Объект маломобильного населения и инвалидов предусмотреть следующие мероприятия:</w:t>
      </w:r>
    </w:p>
    <w:p w14:paraId="13DA7824"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вход с уровня тротуара или лестница с опорными поручнями, тактильными полосами перед лестницей и контрастной окраской крайних ступеней;</w:t>
      </w:r>
    </w:p>
    <w:p w14:paraId="3F3FC7EF" w14:textId="3D317C04"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пандус с уклоном</w:t>
      </w:r>
      <w:del w:id="30" w:author="ALI" w:date="2026-08-20T12:15:00Z">
        <w:r w:rsidRPr="006862F2" w:rsidDel="0075112B">
          <w:rPr>
            <w:rFonts w:ascii="Arial" w:hAnsi="Arial" w:cs="Arial"/>
            <w:color w:val="000000"/>
            <w:sz w:val="20"/>
            <w:lang w:val="ru-RU"/>
          </w:rPr>
          <w:delText xml:space="preserve"> </w:delText>
        </w:r>
      </w:del>
      <w:r w:rsidRPr="006862F2">
        <w:rPr>
          <w:rFonts w:ascii="Arial" w:hAnsi="Arial" w:cs="Arial"/>
          <w:color w:val="000000"/>
          <w:sz w:val="20"/>
          <w:lang w:val="ru-RU"/>
        </w:rPr>
        <w:t xml:space="preserve"> 1:20 (5%), шириной не менее 900 мм с опорными поручнями высотой 900 мм и 700 мм или подъемник для инвалидов (при наличии возможности);</w:t>
      </w:r>
    </w:p>
    <w:p w14:paraId="0CE5E0E9"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наружные вызывные устройства или средства связи с персоналом при входах в общественные здания следует применять, с учетом принятой организации обслуживания посетителей, по заданию на проектирование.</w:t>
      </w:r>
    </w:p>
    <w:p w14:paraId="69F21040"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входная площадка размером не менее 2,2х2,2 м (1,4х1,8 м в рамках «разумного приспособления»);</w:t>
      </w:r>
    </w:p>
    <w:p w14:paraId="06665DA4"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дверной проем без порога и шириной не менее 90 см, входные и противопожарные двери должны быть оборудованы доводчиками по ГОСТ Р 56177. Усилие открывания двери не должно превышать 50 Нм.</w:t>
      </w:r>
    </w:p>
    <w:p w14:paraId="20230FC2"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прозрачные полотна дверей на входах и в здании, а также прозрачные ограждения и перегородки следует выполнять из ударостойкого безопасного стекла. На прозрачных полотнах дверей и ограждениях (перегородках) следует предусматривать яркую контрастную маркировку в форме прямоугольника высотой не менее 0,1 м и шириной не менее 0,2 м или в форме круга диаметром от 0,1 до 0,2 м. Расположение контрастной маркировки предусматривается на двух уровнях: 0,9–1,0 м и 1,3–1,4 м.</w:t>
      </w:r>
    </w:p>
    <w:p w14:paraId="7C203B46"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ширину прохода в помещении с оборудованием и мебелью следует принимать не менее 1,2 м.</w:t>
      </w:r>
    </w:p>
    <w:p w14:paraId="7B8ED64D"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К помещениям, в которые допуск клиентов не ограничен по технологическим требованиям, необходимо относить:</w:t>
      </w:r>
    </w:p>
    <w:p w14:paraId="31C03B23"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кассовый блок (кассовый зал и депозитарий);</w:t>
      </w:r>
    </w:p>
    <w:p w14:paraId="36A98E99"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t>операционный блок (входная группа помещений, операционный зал и кассы);</w:t>
      </w:r>
    </w:p>
    <w:p w14:paraId="21D0581A" w14:textId="77777777" w:rsidR="009E457E" w:rsidRPr="006862F2" w:rsidRDefault="009E457E" w:rsidP="009E457E">
      <w:pPr>
        <w:pStyle w:val="ReportText"/>
        <w:numPr>
          <w:ilvl w:val="0"/>
          <w:numId w:val="18"/>
        </w:numPr>
        <w:jc w:val="both"/>
        <w:rPr>
          <w:rFonts w:ascii="Arial" w:hAnsi="Arial" w:cs="Arial"/>
          <w:color w:val="000000"/>
          <w:sz w:val="20"/>
          <w:lang w:val="ru-RU"/>
        </w:rPr>
      </w:pPr>
      <w:r w:rsidRPr="006862F2">
        <w:rPr>
          <w:rFonts w:ascii="Arial" w:hAnsi="Arial" w:cs="Arial"/>
          <w:color w:val="000000"/>
          <w:sz w:val="20"/>
          <w:lang w:val="ru-RU"/>
        </w:rPr>
        <w:lastRenderedPageBreak/>
        <w:t>вспомогательные и обслуживающие помещения (комнаты переговоров с клиентами и оформления кредита, вестибюль, аван-вестибюль, бюро пропусков).</w:t>
      </w:r>
    </w:p>
    <w:p w14:paraId="50D0B316"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При наличии нескольких островных (автономных) рабочих мест операционистов одно из них должно быть приспособлено для обслуживания инвалидов. Необходимо оборудовать одну из касс или стоек обслуживания клиентов системой обеспечения разборчивости звуковой информации.</w:t>
      </w:r>
    </w:p>
    <w:p w14:paraId="7173446E"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В помещениях приема на несколько мест обслуживания в зависимости от проектных решений следует предусматривать доступными для МГН одно из мест обслуживания или несколько таких мест, скомпонованных в общую зону.</w:t>
      </w:r>
    </w:p>
    <w:p w14:paraId="6E153050"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На объектах должны быть обеспечены для МГН условия использования в полном объеме помещений для безопасного осуществления необходимой деятельности самостоятельно либо с помощью сопровождающего.</w:t>
      </w:r>
    </w:p>
    <w:p w14:paraId="3DEB4CBF" w14:textId="77777777" w:rsidR="009E457E" w:rsidRPr="006862F2" w:rsidRDefault="009E457E" w:rsidP="009E457E">
      <w:pPr>
        <w:pStyle w:val="ReportText"/>
        <w:numPr>
          <w:ilvl w:val="1"/>
          <w:numId w:val="50"/>
        </w:numPr>
        <w:ind w:left="0" w:firstLine="0"/>
        <w:jc w:val="both"/>
        <w:rPr>
          <w:rFonts w:ascii="Arial" w:hAnsi="Arial" w:cs="Arial"/>
          <w:color w:val="000000"/>
          <w:sz w:val="20"/>
          <w:lang w:val="ru-RU"/>
        </w:rPr>
      </w:pPr>
      <w:r w:rsidRPr="006862F2">
        <w:rPr>
          <w:rFonts w:ascii="Arial" w:hAnsi="Arial" w:cs="Arial"/>
          <w:color w:val="000000"/>
          <w:sz w:val="20"/>
          <w:lang w:val="ru-RU"/>
        </w:rPr>
        <w:t>Проектные решения объектов, доступных для МГН, не должны ограничивать условия жизнедеятельности или ущемлять возможности других групп населения, находящихся в здании (сооружении).</w:t>
      </w:r>
    </w:p>
    <w:p w14:paraId="6EB65190" w14:textId="6A709320" w:rsidR="008B7AFB" w:rsidRPr="008B7AFB" w:rsidRDefault="009E457E" w:rsidP="002B5FF9">
      <w:pPr>
        <w:pStyle w:val="ReportLevel2Char"/>
        <w:numPr>
          <w:ilvl w:val="0"/>
          <w:numId w:val="50"/>
        </w:numPr>
        <w:jc w:val="both"/>
        <w:rPr>
          <w:bCs/>
          <w:color w:val="000000"/>
          <w:sz w:val="20"/>
          <w:lang w:val="ru-RU" w:eastAsia="ja-JP"/>
        </w:rPr>
      </w:pPr>
      <w:r>
        <w:rPr>
          <w:bCs/>
          <w:color w:val="000000"/>
          <w:sz w:val="20"/>
          <w:lang w:val="ru-RU" w:eastAsia="ja-JP"/>
        </w:rPr>
        <w:br w:type="page"/>
      </w:r>
      <w:r w:rsidR="008B7AFB" w:rsidRPr="008B7AFB">
        <w:rPr>
          <w:bCs/>
          <w:color w:val="000000"/>
          <w:sz w:val="20"/>
          <w:lang w:val="ru-RU" w:eastAsia="ja-JP"/>
        </w:rPr>
        <w:lastRenderedPageBreak/>
        <w:t>Противопожарные требования к объемно-планировочным и конструктивным решениям</w:t>
      </w:r>
    </w:p>
    <w:p w14:paraId="6363FB12"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Данные требования необходимо соблюдать при проектировании и ремонтно-строительных работах объектов Банка (далее – </w:t>
      </w:r>
      <w:r>
        <w:rPr>
          <w:rFonts w:ascii="Arial" w:hAnsi="Arial" w:cs="Arial"/>
          <w:color w:val="000000"/>
          <w:sz w:val="20"/>
          <w:lang w:val="ru-RU"/>
        </w:rPr>
        <w:t>З</w:t>
      </w:r>
      <w:r w:rsidRPr="008B7AFB">
        <w:rPr>
          <w:rFonts w:ascii="Arial" w:hAnsi="Arial" w:cs="Arial"/>
          <w:color w:val="000000"/>
          <w:sz w:val="20"/>
          <w:lang w:val="ru-RU"/>
        </w:rPr>
        <w:t>дание).</w:t>
      </w:r>
    </w:p>
    <w:p w14:paraId="0DA3C1D3"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В процессе ремонтно-строительных работ необходимо обеспечить приоритетное выполнение противопожарных мероприятий, предусмотренных проектом, разработанным в соответствии с действующими нормативно-правовыми и нормативными документами по пожарной безопасности и утвержденным в установленном порядке.</w:t>
      </w:r>
    </w:p>
    <w:p w14:paraId="5E4F7EC9"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Строительные конструкции не должны способствовать скрытому распространению горения;</w:t>
      </w:r>
    </w:p>
    <w:p w14:paraId="2ABFDBA2" w14:textId="42E940DE" w:rsid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Узлы пересечения кабелями и трубопроводами ограждающих конструкций с нормируемой огнестойкостью и пожарной опасностью не должны снижать требуемых пожарно-технических показателей конструкции;</w:t>
      </w:r>
    </w:p>
    <w:p w14:paraId="096A677C" w14:textId="05A15B5D" w:rsidR="000327B9" w:rsidRPr="008B7AFB" w:rsidRDefault="00280997" w:rsidP="002B5FF9">
      <w:pPr>
        <w:pStyle w:val="ReportText"/>
        <w:numPr>
          <w:ilvl w:val="1"/>
          <w:numId w:val="50"/>
        </w:numPr>
        <w:ind w:left="0" w:firstLine="0"/>
        <w:jc w:val="both"/>
        <w:rPr>
          <w:rFonts w:ascii="Arial" w:hAnsi="Arial" w:cs="Arial"/>
          <w:color w:val="000000"/>
          <w:sz w:val="20"/>
          <w:lang w:val="ru-RU"/>
        </w:rPr>
      </w:pPr>
      <w:r w:rsidRPr="00280997">
        <w:rPr>
          <w:rFonts w:ascii="Arial" w:hAnsi="Arial" w:cs="Arial"/>
          <w:color w:val="000000"/>
          <w:sz w:val="20"/>
          <w:lang w:val="ru-RU"/>
        </w:rPr>
        <w:t>Деревянные перекрытия на объектах Банка необходимо отделить</w:t>
      </w:r>
      <w:r w:rsidR="00C13AB0">
        <w:rPr>
          <w:rFonts w:ascii="Arial" w:hAnsi="Arial" w:cs="Arial"/>
          <w:color w:val="000000"/>
          <w:sz w:val="20"/>
          <w:lang w:val="ru-RU"/>
        </w:rPr>
        <w:t xml:space="preserve"> от общего объема помещений</w:t>
      </w:r>
      <w:r w:rsidRPr="00280997">
        <w:rPr>
          <w:rFonts w:ascii="Arial" w:hAnsi="Arial" w:cs="Arial"/>
          <w:color w:val="000000"/>
          <w:sz w:val="20"/>
          <w:lang w:val="ru-RU"/>
        </w:rPr>
        <w:t>: выполнить монтаж подвесного</w:t>
      </w:r>
      <w:del w:id="31" w:author="ALI" w:date="2026-08-20T12:16:00Z">
        <w:r w:rsidRPr="00280997" w:rsidDel="0075112B">
          <w:rPr>
            <w:rFonts w:ascii="Arial" w:hAnsi="Arial" w:cs="Arial"/>
            <w:color w:val="000000"/>
            <w:sz w:val="20"/>
            <w:lang w:val="ru-RU"/>
          </w:rPr>
          <w:delText xml:space="preserve"> </w:delText>
        </w:r>
      </w:del>
      <w:r w:rsidRPr="00280997">
        <w:rPr>
          <w:rFonts w:ascii="Arial" w:hAnsi="Arial" w:cs="Arial"/>
          <w:color w:val="000000"/>
          <w:sz w:val="20"/>
          <w:lang w:val="ru-RU"/>
        </w:rPr>
        <w:t xml:space="preserve"> одноуровневого потолка</w:t>
      </w:r>
      <w:del w:id="32" w:author="ALI" w:date="2026-08-20T12:16:00Z">
        <w:r w:rsidRPr="00280997" w:rsidDel="0075112B">
          <w:rPr>
            <w:rFonts w:ascii="Arial" w:hAnsi="Arial" w:cs="Arial"/>
            <w:color w:val="000000"/>
            <w:sz w:val="20"/>
            <w:lang w:val="ru-RU"/>
          </w:rPr>
          <w:delText xml:space="preserve"> </w:delText>
        </w:r>
      </w:del>
      <w:r w:rsidRPr="00280997">
        <w:rPr>
          <w:rFonts w:ascii="Arial" w:hAnsi="Arial" w:cs="Arial"/>
          <w:color w:val="000000"/>
          <w:sz w:val="20"/>
          <w:lang w:val="ru-RU"/>
        </w:rPr>
        <w:t xml:space="preserve"> ГКЛ в 1 слой</w:t>
      </w:r>
      <w:r>
        <w:rPr>
          <w:rFonts w:ascii="Arial" w:hAnsi="Arial" w:cs="Arial"/>
          <w:color w:val="000000"/>
          <w:sz w:val="20"/>
          <w:lang w:val="ru-RU"/>
        </w:rPr>
        <w:t>.</w:t>
      </w:r>
    </w:p>
    <w:p w14:paraId="1D599DEF"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Противопожарные перегородки в помещениях с подвесными потолками и фальшполами должны разделять пространство над и под ними;</w:t>
      </w:r>
    </w:p>
    <w:p w14:paraId="120CA9A0" w14:textId="2D12DAB6"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 путях эвакуации запрещается устанавливать раздвижные, подъемно-опускные, вращающиеся двери и турникеты;</w:t>
      </w:r>
    </w:p>
    <w:p w14:paraId="0AD423C3" w14:textId="36636F41" w:rsidR="008B7AFB" w:rsidRPr="00623D0A" w:rsidRDefault="008B7AFB" w:rsidP="002B5FF9">
      <w:pPr>
        <w:pStyle w:val="ReportText"/>
        <w:numPr>
          <w:ilvl w:val="1"/>
          <w:numId w:val="50"/>
        </w:numPr>
        <w:ind w:left="0" w:firstLine="0"/>
        <w:jc w:val="both"/>
        <w:rPr>
          <w:rFonts w:ascii="Arial" w:hAnsi="Arial" w:cs="Arial"/>
          <w:color w:val="000000"/>
          <w:sz w:val="20"/>
          <w:highlight w:val="yellow"/>
          <w:lang w:val="ru-RU"/>
          <w:rPrChange w:id="33" w:author="Administrator" w:date="2024-10-02T13:51:00Z">
            <w:rPr>
              <w:rFonts w:ascii="Arial" w:hAnsi="Arial" w:cs="Arial"/>
              <w:color w:val="000000"/>
              <w:sz w:val="20"/>
              <w:lang w:val="ru-RU"/>
            </w:rPr>
          </w:rPrChange>
        </w:rPr>
      </w:pPr>
      <w:r w:rsidRPr="00623D0A">
        <w:rPr>
          <w:rFonts w:ascii="Arial" w:hAnsi="Arial" w:cs="Arial"/>
          <w:color w:val="000000"/>
          <w:sz w:val="20"/>
          <w:highlight w:val="yellow"/>
          <w:lang w:val="ru-RU"/>
          <w:rPrChange w:id="34" w:author="Administrator" w:date="2024-10-02T13:51:00Z">
            <w:rPr>
              <w:rFonts w:ascii="Arial" w:hAnsi="Arial" w:cs="Arial"/>
              <w:color w:val="000000"/>
              <w:sz w:val="20"/>
              <w:lang w:val="ru-RU"/>
            </w:rPr>
          </w:rPrChange>
        </w:rPr>
        <w:t xml:space="preserve">Высота эвакуационных выходов в свету должна быть не менее 1,9 м, ширина не менее 1,2 м, </w:t>
      </w:r>
      <w:ins w:id="35" w:author="Administrator" w:date="2024-10-02T11:35:00Z">
        <w:r w:rsidR="007D5578" w:rsidRPr="00623D0A">
          <w:rPr>
            <w:rFonts w:ascii="Arial" w:hAnsi="Arial" w:cs="Arial"/>
            <w:color w:val="000000"/>
            <w:sz w:val="20"/>
            <w:highlight w:val="yellow"/>
            <w:lang w:val="ru-RU"/>
            <w:rPrChange w:id="36" w:author="Administrator" w:date="2024-10-02T13:51:00Z">
              <w:rPr>
                <w:sz w:val="24"/>
                <w:szCs w:val="24"/>
                <w:lang w:val="ru-RU" w:eastAsia="ru-RU"/>
              </w:rPr>
            </w:rPrChange>
          </w:rPr>
          <w:t>при числе эвакуирующихся более 50 чел. и 0,8 м во всех остальных случаях. Высота горизонтальных участков путей эвакуации в свету должна быть не менее 2 м., ширина не менее 1,2 м для общих коридоров при числе эвакуирующихся более 50 чел., 0,7 м для прохода к одиночным рабочим местам и 1,0 м во всех остальных случаях</w:t>
        </w:r>
      </w:ins>
      <w:del w:id="37" w:author="Administrator" w:date="2024-10-02T11:35:00Z">
        <w:r w:rsidRPr="00623D0A" w:rsidDel="007D5578">
          <w:rPr>
            <w:rFonts w:ascii="Arial" w:hAnsi="Arial" w:cs="Arial"/>
            <w:color w:val="000000"/>
            <w:sz w:val="20"/>
            <w:highlight w:val="yellow"/>
            <w:lang w:val="ru-RU"/>
            <w:rPrChange w:id="38" w:author="Administrator" w:date="2024-10-02T13:51:00Z">
              <w:rPr>
                <w:rFonts w:ascii="Arial" w:hAnsi="Arial" w:cs="Arial"/>
                <w:color w:val="000000"/>
                <w:sz w:val="20"/>
                <w:lang w:val="ru-RU"/>
              </w:rPr>
            </w:rPrChange>
          </w:rPr>
          <w:delText>а ширина эвакуационных коридоров не менее 1,2 м при эвакуации менее 50 человек и 1,5 м во всех остальных случаях. Высота горизонтальных участков путей эвакуа</w:delText>
        </w:r>
      </w:del>
      <w:del w:id="39" w:author="Administrator" w:date="2024-10-02T11:34:00Z">
        <w:r w:rsidRPr="00623D0A" w:rsidDel="007D5578">
          <w:rPr>
            <w:rFonts w:ascii="Arial" w:hAnsi="Arial" w:cs="Arial"/>
            <w:color w:val="000000"/>
            <w:sz w:val="20"/>
            <w:highlight w:val="yellow"/>
            <w:lang w:val="ru-RU"/>
            <w:rPrChange w:id="40" w:author="Administrator" w:date="2024-10-02T13:51:00Z">
              <w:rPr>
                <w:rFonts w:ascii="Arial" w:hAnsi="Arial" w:cs="Arial"/>
                <w:color w:val="000000"/>
                <w:sz w:val="20"/>
                <w:lang w:val="ru-RU"/>
              </w:rPr>
            </w:rPrChange>
          </w:rPr>
          <w:delText>ции в свету не менее 2 м</w:delText>
        </w:r>
      </w:del>
      <w:r w:rsidRPr="00623D0A">
        <w:rPr>
          <w:rFonts w:ascii="Arial" w:hAnsi="Arial" w:cs="Arial"/>
          <w:color w:val="000000"/>
          <w:sz w:val="20"/>
          <w:highlight w:val="yellow"/>
          <w:lang w:val="ru-RU"/>
          <w:rPrChange w:id="41" w:author="Administrator" w:date="2024-10-02T13:51:00Z">
            <w:rPr>
              <w:rFonts w:ascii="Arial" w:hAnsi="Arial" w:cs="Arial"/>
              <w:color w:val="000000"/>
              <w:sz w:val="20"/>
              <w:lang w:val="ru-RU"/>
            </w:rPr>
          </w:rPrChange>
        </w:rPr>
        <w:t>;</w:t>
      </w:r>
    </w:p>
    <w:p w14:paraId="076CB201" w14:textId="3CB8A539" w:rsidR="008B7AFB" w:rsidRDefault="008B7AFB" w:rsidP="002B5FF9">
      <w:pPr>
        <w:pStyle w:val="ReportText"/>
        <w:numPr>
          <w:ilvl w:val="1"/>
          <w:numId w:val="50"/>
        </w:numPr>
        <w:ind w:left="0" w:firstLine="0"/>
        <w:jc w:val="both"/>
        <w:rPr>
          <w:ins w:id="42" w:author="Administrator" w:date="2024-10-02T11:36:00Z"/>
          <w:rFonts w:ascii="Arial" w:hAnsi="Arial" w:cs="Arial"/>
          <w:color w:val="000000"/>
          <w:sz w:val="20"/>
          <w:lang w:val="ru-RU"/>
        </w:rPr>
      </w:pPr>
      <w:r w:rsidRPr="008B7AFB">
        <w:rPr>
          <w:rFonts w:ascii="Arial" w:hAnsi="Arial" w:cs="Arial"/>
          <w:color w:val="000000"/>
          <w:sz w:val="20"/>
          <w:lang w:val="ru-RU"/>
        </w:rPr>
        <w:t>Предел огнестойкости несущих элементов строительных конструкций (несущие стены, колонны, ригели, арки, фермы и балки перекрытий и т.п.) здания банка не менее R 120, перекрытий междуэтажных не менее REI 60 в зависимости от огнестойкости здания (в соответствии с таблицей 21 Технического регламента о требованиях пожарной безопасности ФЗ-123)</w:t>
      </w:r>
      <w:ins w:id="43" w:author="Administrator" w:date="2024-10-02T11:36:00Z">
        <w:r w:rsidR="007D5578" w:rsidRPr="007D5578">
          <w:rPr>
            <w:rFonts w:ascii="Arial" w:hAnsi="Arial" w:cs="Arial"/>
            <w:color w:val="000000"/>
            <w:sz w:val="20"/>
            <w:lang w:val="ru-RU"/>
            <w:rPrChange w:id="44" w:author="Administrator" w:date="2024-10-02T11:36:00Z">
              <w:rPr>
                <w:rFonts w:ascii="Arial" w:hAnsi="Arial" w:cs="Arial"/>
                <w:color w:val="000000"/>
                <w:sz w:val="20"/>
                <w:lang w:val="en-US"/>
              </w:rPr>
            </w:rPrChange>
          </w:rPr>
          <w:t>;</w:t>
        </w:r>
      </w:ins>
    </w:p>
    <w:p w14:paraId="12A74417" w14:textId="34ACA72D" w:rsidR="007D5578" w:rsidRPr="008B7AFB" w:rsidDel="00CA340F" w:rsidRDefault="007D5578" w:rsidP="00CA340F">
      <w:pPr>
        <w:pStyle w:val="ReportText"/>
        <w:numPr>
          <w:ilvl w:val="1"/>
          <w:numId w:val="50"/>
        </w:numPr>
        <w:ind w:left="0" w:firstLine="0"/>
        <w:jc w:val="both"/>
        <w:rPr>
          <w:del w:id="45" w:author="Administrator" w:date="2024-10-02T12:41:00Z"/>
          <w:rFonts w:ascii="Arial" w:hAnsi="Arial" w:cs="Arial"/>
          <w:color w:val="000000"/>
          <w:sz w:val="20"/>
          <w:lang w:val="ru-RU"/>
        </w:rPr>
      </w:pPr>
    </w:p>
    <w:p w14:paraId="6FF592BF" w14:textId="7D0EC3E2" w:rsidR="002B5FF9" w:rsidRPr="00B95364" w:rsidRDefault="002B5FF9" w:rsidP="002B5FF9">
      <w:pPr>
        <w:tabs>
          <w:tab w:val="left" w:pos="709"/>
          <w:tab w:val="left" w:pos="840"/>
        </w:tabs>
        <w:ind w:left="360"/>
        <w:contextualSpacing/>
        <w:jc w:val="right"/>
        <w:rPr>
          <w:rFonts w:ascii="Arial" w:hAnsi="Arial" w:cs="Arial"/>
          <w:lang w:val="ru-RU" w:eastAsia="ru-RU"/>
        </w:rPr>
      </w:pPr>
    </w:p>
    <w:p w14:paraId="3B0BA70B" w14:textId="77777777" w:rsidR="002B5FF9" w:rsidRPr="002B5FF9" w:rsidRDefault="002B5FF9" w:rsidP="002B5FF9">
      <w:pPr>
        <w:tabs>
          <w:tab w:val="left" w:pos="709"/>
          <w:tab w:val="left" w:pos="840"/>
        </w:tabs>
        <w:ind w:left="360"/>
        <w:contextualSpacing/>
        <w:jc w:val="right"/>
        <w:rPr>
          <w:rFonts w:ascii="Arial" w:hAnsi="Arial" w:cs="Arial"/>
          <w:lang w:eastAsia="ru-RU"/>
        </w:rPr>
      </w:pPr>
      <w:r w:rsidRPr="002B5FF9">
        <w:rPr>
          <w:rFonts w:ascii="Arial" w:hAnsi="Arial" w:cs="Arial"/>
          <w:lang w:eastAsia="ru-RU"/>
        </w:rPr>
        <w:t>Таблица 21</w:t>
      </w:r>
    </w:p>
    <w:p w14:paraId="49141C00" w14:textId="77777777" w:rsidR="002B5FF9" w:rsidRPr="002B5FF9" w:rsidRDefault="002B5FF9" w:rsidP="002B5FF9">
      <w:pPr>
        <w:tabs>
          <w:tab w:val="left" w:pos="709"/>
          <w:tab w:val="left" w:pos="840"/>
        </w:tabs>
        <w:ind w:left="360"/>
        <w:contextualSpacing/>
        <w:jc w:val="right"/>
        <w:rPr>
          <w:rFonts w:ascii="Arial" w:hAnsi="Arial" w:cs="Arial"/>
          <w:lang w:eastAsia="ru-RU"/>
        </w:rPr>
      </w:pPr>
    </w:p>
    <w:tbl>
      <w:tblPr>
        <w:tblW w:w="0" w:type="auto"/>
        <w:tblInd w:w="149" w:type="dxa"/>
        <w:shd w:val="clear" w:color="auto" w:fill="FFFFFF"/>
        <w:tblCellMar>
          <w:left w:w="0" w:type="dxa"/>
          <w:right w:w="0" w:type="dxa"/>
        </w:tblCellMar>
        <w:tblLook w:val="04A0" w:firstRow="1" w:lastRow="0" w:firstColumn="1" w:lastColumn="0" w:noHBand="0" w:noVBand="1"/>
      </w:tblPr>
      <w:tblGrid>
        <w:gridCol w:w="1728"/>
        <w:gridCol w:w="1124"/>
        <w:gridCol w:w="1250"/>
        <w:gridCol w:w="1240"/>
        <w:gridCol w:w="1193"/>
        <w:gridCol w:w="1145"/>
        <w:gridCol w:w="1016"/>
        <w:gridCol w:w="1203"/>
      </w:tblGrid>
      <w:tr w:rsidR="002B5FF9" w:rsidRPr="002B5FF9" w14:paraId="4E6539A2" w14:textId="77777777" w:rsidTr="002B5FF9">
        <w:tc>
          <w:tcPr>
            <w:tcW w:w="1835"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2382FF06"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Степень</w:t>
            </w:r>
          </w:p>
        </w:tc>
        <w:tc>
          <w:tcPr>
            <w:tcW w:w="8321" w:type="dxa"/>
            <w:gridSpan w:val="7"/>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37E468B"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Предел огнестойкости строительных конструкций</w:t>
            </w:r>
          </w:p>
        </w:tc>
      </w:tr>
      <w:tr w:rsidR="002B5FF9" w:rsidRPr="002B5FF9" w14:paraId="0814A7DB" w14:textId="77777777" w:rsidTr="002B5FF9">
        <w:tc>
          <w:tcPr>
            <w:tcW w:w="1835" w:type="dxa"/>
            <w:tcBorders>
              <w:top w:val="nil"/>
              <w:left w:val="single" w:sz="6" w:space="0" w:color="000000"/>
              <w:bottom w:val="nil"/>
              <w:right w:val="single" w:sz="6" w:space="0" w:color="000000"/>
            </w:tcBorders>
            <w:shd w:val="clear" w:color="auto" w:fill="auto"/>
            <w:tcMar>
              <w:top w:w="0" w:type="dxa"/>
              <w:left w:w="149" w:type="dxa"/>
              <w:bottom w:w="0" w:type="dxa"/>
              <w:right w:w="149" w:type="dxa"/>
            </w:tcMar>
            <w:hideMark/>
          </w:tcPr>
          <w:p w14:paraId="1C60CE8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огне-</w:t>
            </w:r>
            <w:r w:rsidRPr="002B5FF9">
              <w:rPr>
                <w:rFonts w:ascii="Arial" w:hAnsi="Arial" w:cs="Arial"/>
                <w:color w:val="444444"/>
                <w:sz w:val="16"/>
                <w:szCs w:val="16"/>
                <w:lang w:eastAsia="ru-RU"/>
              </w:rPr>
              <w:br/>
              <w:t>стойкости</w:t>
            </w:r>
            <w:r w:rsidRPr="002B5FF9">
              <w:rPr>
                <w:rFonts w:ascii="Arial" w:hAnsi="Arial" w:cs="Arial"/>
                <w:color w:val="444444"/>
                <w:sz w:val="16"/>
                <w:szCs w:val="16"/>
                <w:lang w:eastAsia="ru-RU"/>
              </w:rPr>
              <w:br/>
              <w:t>зданий, сооружений</w:t>
            </w:r>
          </w:p>
        </w:tc>
        <w:tc>
          <w:tcPr>
            <w:tcW w:w="1141"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48DEC563" w14:textId="77777777" w:rsidR="002B5FF9" w:rsidRPr="002B5FF9" w:rsidRDefault="002B5FF9" w:rsidP="00DE25C3">
            <w:pPr>
              <w:jc w:val="center"/>
              <w:textAlignment w:val="baseline"/>
              <w:rPr>
                <w:rFonts w:ascii="Arial" w:hAnsi="Arial" w:cs="Arial"/>
                <w:color w:val="444444"/>
                <w:sz w:val="16"/>
                <w:szCs w:val="16"/>
                <w:lang w:val="ru-RU" w:eastAsia="ru-RU"/>
              </w:rPr>
            </w:pPr>
            <w:r w:rsidRPr="002B5FF9">
              <w:rPr>
                <w:rFonts w:ascii="Arial" w:hAnsi="Arial" w:cs="Arial"/>
                <w:color w:val="444444"/>
                <w:sz w:val="16"/>
                <w:szCs w:val="16"/>
                <w:lang w:val="ru-RU" w:eastAsia="ru-RU"/>
              </w:rPr>
              <w:t>Несущие стены, колонны и другие</w:t>
            </w:r>
          </w:p>
        </w:tc>
        <w:tc>
          <w:tcPr>
            <w:tcW w:w="1275"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25474C58"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Наружные ненесущие стены</w:t>
            </w:r>
          </w:p>
        </w:tc>
        <w:tc>
          <w:tcPr>
            <w:tcW w:w="1265"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p w14:paraId="3B489C98" w14:textId="77777777" w:rsidR="002B5FF9" w:rsidRPr="002B5FF9" w:rsidRDefault="002B5FF9" w:rsidP="00DE25C3">
            <w:pPr>
              <w:jc w:val="center"/>
              <w:textAlignment w:val="baseline"/>
              <w:rPr>
                <w:rFonts w:ascii="Arial" w:hAnsi="Arial" w:cs="Arial"/>
                <w:color w:val="444444"/>
                <w:sz w:val="16"/>
                <w:szCs w:val="16"/>
                <w:lang w:val="ru-RU" w:eastAsia="ru-RU"/>
              </w:rPr>
            </w:pPr>
            <w:r w:rsidRPr="002B5FF9">
              <w:rPr>
                <w:rFonts w:ascii="Arial" w:hAnsi="Arial" w:cs="Arial"/>
                <w:color w:val="444444"/>
                <w:sz w:val="16"/>
                <w:szCs w:val="16"/>
                <w:lang w:val="ru-RU" w:eastAsia="ru-RU"/>
              </w:rPr>
              <w:t>Перекры-</w:t>
            </w:r>
            <w:r w:rsidRPr="002B5FF9">
              <w:rPr>
                <w:rFonts w:ascii="Arial" w:hAnsi="Arial" w:cs="Arial"/>
                <w:color w:val="444444"/>
                <w:sz w:val="16"/>
                <w:szCs w:val="16"/>
                <w:lang w:val="ru-RU" w:eastAsia="ru-RU"/>
              </w:rPr>
              <w:br/>
              <w:t>тия между-</w:t>
            </w:r>
            <w:r w:rsidRPr="002B5FF9">
              <w:rPr>
                <w:rFonts w:ascii="Arial" w:hAnsi="Arial" w:cs="Arial"/>
                <w:color w:val="444444"/>
                <w:sz w:val="16"/>
                <w:szCs w:val="16"/>
                <w:lang w:val="ru-RU" w:eastAsia="ru-RU"/>
              </w:rPr>
              <w:br/>
              <w:t>этажные (в том числе</w:t>
            </w:r>
          </w:p>
        </w:tc>
        <w:tc>
          <w:tcPr>
            <w:tcW w:w="237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BAC37C7" w14:textId="1A3AABBF"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 xml:space="preserve">Строительные конструкции бесчердачных </w:t>
            </w:r>
            <w:del w:id="46" w:author="ALI" w:date="2026-08-20T12:17:00Z">
              <w:r w:rsidRPr="002B5FF9" w:rsidDel="0075112B">
                <w:rPr>
                  <w:rFonts w:ascii="Arial" w:hAnsi="Arial" w:cs="Arial"/>
                  <w:color w:val="444444"/>
                  <w:sz w:val="16"/>
                  <w:szCs w:val="16"/>
                  <w:lang w:eastAsia="ru-RU"/>
                </w:rPr>
                <w:delText> </w:delText>
              </w:r>
            </w:del>
            <w:r w:rsidRPr="002B5FF9">
              <w:rPr>
                <w:rFonts w:ascii="Arial" w:hAnsi="Arial" w:cs="Arial"/>
                <w:color w:val="444444"/>
                <w:sz w:val="16"/>
                <w:szCs w:val="16"/>
                <w:lang w:eastAsia="ru-RU"/>
              </w:rPr>
              <w:t>покрытий</w:t>
            </w:r>
          </w:p>
        </w:tc>
        <w:tc>
          <w:tcPr>
            <w:tcW w:w="2266"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8E4AED9"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Строительные конструкции лестничных клеток</w:t>
            </w:r>
          </w:p>
        </w:tc>
      </w:tr>
      <w:tr w:rsidR="002B5FF9" w:rsidRPr="002B5FF9" w14:paraId="6B425DBB" w14:textId="77777777" w:rsidTr="002B5FF9">
        <w:trPr>
          <w:trHeight w:val="634"/>
        </w:trPr>
        <w:tc>
          <w:tcPr>
            <w:tcW w:w="1835"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B783B0D"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 и пожарных отсеков *</w:t>
            </w:r>
          </w:p>
        </w:tc>
        <w:tc>
          <w:tcPr>
            <w:tcW w:w="1141"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E7E27EE"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несущие элементы</w:t>
            </w:r>
          </w:p>
        </w:tc>
        <w:tc>
          <w:tcPr>
            <w:tcW w:w="1275"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8CEB6DD" w14:textId="77777777" w:rsidR="002B5FF9" w:rsidRPr="002B5FF9" w:rsidRDefault="002B5FF9" w:rsidP="00DE25C3">
            <w:pPr>
              <w:rPr>
                <w:rFonts w:ascii="Arial" w:hAnsi="Arial" w:cs="Arial"/>
                <w:color w:val="444444"/>
                <w:sz w:val="16"/>
                <w:szCs w:val="16"/>
                <w:lang w:eastAsia="ru-RU"/>
              </w:rPr>
            </w:pPr>
          </w:p>
        </w:tc>
        <w:tc>
          <w:tcPr>
            <w:tcW w:w="1265"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D4A4196" w14:textId="77777777" w:rsidR="002B5FF9" w:rsidRPr="002B5FF9" w:rsidRDefault="002B5FF9" w:rsidP="00DE25C3">
            <w:pPr>
              <w:jc w:val="center"/>
              <w:textAlignment w:val="baseline"/>
              <w:rPr>
                <w:rFonts w:ascii="Arial" w:hAnsi="Arial" w:cs="Arial"/>
                <w:color w:val="444444"/>
                <w:sz w:val="16"/>
                <w:szCs w:val="16"/>
                <w:lang w:val="ru-RU" w:eastAsia="ru-RU"/>
              </w:rPr>
            </w:pPr>
            <w:r w:rsidRPr="002B5FF9">
              <w:rPr>
                <w:rFonts w:ascii="Arial" w:hAnsi="Arial" w:cs="Arial"/>
                <w:color w:val="444444"/>
                <w:sz w:val="16"/>
                <w:szCs w:val="16"/>
                <w:lang w:val="ru-RU" w:eastAsia="ru-RU"/>
              </w:rPr>
              <w:t>чердачные и над подва-</w:t>
            </w:r>
            <w:r w:rsidRPr="002B5FF9">
              <w:rPr>
                <w:rFonts w:ascii="Arial" w:hAnsi="Arial" w:cs="Arial"/>
                <w:color w:val="444444"/>
                <w:sz w:val="16"/>
                <w:szCs w:val="16"/>
                <w:lang w:val="ru-RU" w:eastAsia="ru-RU"/>
              </w:rPr>
              <w:br/>
              <w:t>лами)</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4C2D05E" w14:textId="77777777" w:rsidR="002B5FF9" w:rsidRPr="002B5FF9" w:rsidRDefault="002B5FF9" w:rsidP="00DE25C3">
            <w:pPr>
              <w:jc w:val="center"/>
              <w:textAlignment w:val="baseline"/>
              <w:rPr>
                <w:rFonts w:ascii="Arial" w:hAnsi="Arial" w:cs="Arial"/>
                <w:color w:val="444444"/>
                <w:sz w:val="16"/>
                <w:szCs w:val="16"/>
                <w:lang w:val="ru-RU" w:eastAsia="ru-RU"/>
              </w:rPr>
            </w:pPr>
            <w:r w:rsidRPr="002B5FF9">
              <w:rPr>
                <w:rFonts w:ascii="Arial" w:hAnsi="Arial" w:cs="Arial"/>
                <w:color w:val="444444"/>
                <w:sz w:val="16"/>
                <w:szCs w:val="16"/>
                <w:lang w:val="ru-RU" w:eastAsia="ru-RU"/>
              </w:rPr>
              <w:t>настилы (в том числе с утепли-</w:t>
            </w:r>
            <w:r w:rsidRPr="002B5FF9">
              <w:rPr>
                <w:rFonts w:ascii="Arial" w:hAnsi="Arial" w:cs="Arial"/>
                <w:color w:val="444444"/>
                <w:sz w:val="16"/>
                <w:szCs w:val="16"/>
                <w:lang w:val="ru-RU" w:eastAsia="ru-RU"/>
              </w:rPr>
              <w:br/>
              <w:t>телем)</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0C05475"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фермы, балки, прогоны</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D74C9B9"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внутрен-</w:t>
            </w:r>
            <w:r w:rsidRPr="002B5FF9">
              <w:rPr>
                <w:rFonts w:ascii="Arial" w:hAnsi="Arial" w:cs="Arial"/>
                <w:color w:val="444444"/>
                <w:sz w:val="16"/>
                <w:szCs w:val="16"/>
                <w:lang w:eastAsia="ru-RU"/>
              </w:rPr>
              <w:br/>
              <w:t>ние стены</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46B810B"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марши и площадки лестниц</w:t>
            </w:r>
          </w:p>
        </w:tc>
      </w:tr>
      <w:tr w:rsidR="002B5FF9" w:rsidRPr="002B5FF9" w14:paraId="051A179E"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C12CDDC"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I</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87065BD"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120</w:t>
            </w: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AFBBE07"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Е 30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6B5FF7E"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60</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F173C72"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 30</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976B9AE"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30</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ABE210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120</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B04E034"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60</w:t>
            </w:r>
          </w:p>
        </w:tc>
      </w:tr>
      <w:tr w:rsidR="002B5FF9" w:rsidRPr="002B5FF9" w14:paraId="66A4D995"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5508AB17"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II</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8986F04"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90</w:t>
            </w: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AE7C83E"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Е 15</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8F9B98E"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45</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F505DEB"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 15</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92FD856"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B8B3E85"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90</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7EA6802"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60</w:t>
            </w:r>
          </w:p>
        </w:tc>
      </w:tr>
      <w:tr w:rsidR="002B5FF9" w:rsidRPr="002B5FF9" w14:paraId="77E0445C"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5D3C268F"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III</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7A01855"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45</w:t>
            </w: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03D273A9"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Е 15</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BABDAC2"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45</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AF41F7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 15</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266F929"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3715BD6"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60</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EDCCE38"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45</w:t>
            </w:r>
          </w:p>
        </w:tc>
      </w:tr>
      <w:tr w:rsidR="002B5FF9" w:rsidRPr="002B5FF9" w14:paraId="42B9E5FD"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1AB6DBD"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IV</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589DD04A"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394C7EA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Е 15</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6A28E8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15</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5419E3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 15</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15E818A"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19C4667"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REI 45</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345AAE5"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R 15</w:t>
            </w:r>
          </w:p>
        </w:tc>
      </w:tr>
      <w:tr w:rsidR="002B5FF9" w:rsidRPr="002B5FF9" w14:paraId="321D0BE0" w14:textId="77777777" w:rsidTr="002B5FF9">
        <w:tc>
          <w:tcPr>
            <w:tcW w:w="183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0B8E9BB"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V</w:t>
            </w:r>
          </w:p>
        </w:tc>
        <w:tc>
          <w:tcPr>
            <w:tcW w:w="114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00EBAE70"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не норми-</w:t>
            </w:r>
            <w:r w:rsidRPr="002B5FF9">
              <w:rPr>
                <w:rFonts w:ascii="Arial" w:hAnsi="Arial" w:cs="Arial"/>
                <w:color w:val="444444"/>
                <w:sz w:val="16"/>
                <w:szCs w:val="16"/>
                <w:lang w:eastAsia="ru-RU"/>
              </w:rPr>
              <w:br/>
              <w:t>руется</w:t>
            </w:r>
          </w:p>
        </w:tc>
        <w:tc>
          <w:tcPr>
            <w:tcW w:w="127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6C8FA9C5"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не норми-</w:t>
            </w:r>
            <w:r w:rsidRPr="002B5FF9">
              <w:rPr>
                <w:rFonts w:ascii="Arial" w:hAnsi="Arial" w:cs="Arial"/>
                <w:color w:val="444444"/>
                <w:sz w:val="16"/>
                <w:szCs w:val="16"/>
                <w:lang w:eastAsia="ru-RU"/>
              </w:rPr>
              <w:br/>
              <w:t>руется</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5E70D56A"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не норми-</w:t>
            </w:r>
            <w:r w:rsidRPr="002B5FF9">
              <w:rPr>
                <w:rFonts w:ascii="Arial" w:hAnsi="Arial" w:cs="Arial"/>
                <w:color w:val="444444"/>
                <w:sz w:val="16"/>
                <w:szCs w:val="16"/>
                <w:lang w:eastAsia="ru-RU"/>
              </w:rPr>
              <w:br/>
              <w:t>руется</w:t>
            </w:r>
          </w:p>
        </w:tc>
        <w:tc>
          <w:tcPr>
            <w:tcW w:w="120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29B829A3"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не норми-</w:t>
            </w:r>
            <w:r w:rsidRPr="002B5FF9">
              <w:rPr>
                <w:rFonts w:ascii="Arial" w:hAnsi="Arial" w:cs="Arial"/>
                <w:color w:val="444444"/>
                <w:sz w:val="16"/>
                <w:szCs w:val="16"/>
                <w:lang w:eastAsia="ru-RU"/>
              </w:rPr>
              <w:br/>
              <w:t>руется</w:t>
            </w:r>
          </w:p>
        </w:tc>
        <w:tc>
          <w:tcPr>
            <w:tcW w:w="11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19221BCC"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не норми-</w:t>
            </w:r>
            <w:r w:rsidRPr="002B5FF9">
              <w:rPr>
                <w:rFonts w:ascii="Arial" w:hAnsi="Arial" w:cs="Arial"/>
                <w:color w:val="444444"/>
                <w:sz w:val="16"/>
                <w:szCs w:val="16"/>
                <w:lang w:eastAsia="ru-RU"/>
              </w:rPr>
              <w:br/>
              <w:t>руется</w:t>
            </w:r>
          </w:p>
        </w:tc>
        <w:tc>
          <w:tcPr>
            <w:tcW w:w="1030"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4C9122D2"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не норми-</w:t>
            </w:r>
            <w:r w:rsidRPr="002B5FF9">
              <w:rPr>
                <w:rFonts w:ascii="Arial" w:hAnsi="Arial" w:cs="Arial"/>
                <w:color w:val="444444"/>
                <w:sz w:val="16"/>
                <w:szCs w:val="16"/>
                <w:lang w:eastAsia="ru-RU"/>
              </w:rPr>
              <w:br/>
              <w:t>руется</w:t>
            </w:r>
          </w:p>
        </w:tc>
        <w:tc>
          <w:tcPr>
            <w:tcW w:w="1236"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p w14:paraId="76F1B797" w14:textId="77777777" w:rsidR="002B5FF9" w:rsidRPr="002B5FF9" w:rsidRDefault="002B5FF9" w:rsidP="00DE25C3">
            <w:pPr>
              <w:jc w:val="center"/>
              <w:textAlignment w:val="baseline"/>
              <w:rPr>
                <w:rFonts w:ascii="Arial" w:hAnsi="Arial" w:cs="Arial"/>
                <w:color w:val="444444"/>
                <w:sz w:val="16"/>
                <w:szCs w:val="16"/>
                <w:lang w:eastAsia="ru-RU"/>
              </w:rPr>
            </w:pPr>
            <w:r w:rsidRPr="002B5FF9">
              <w:rPr>
                <w:rFonts w:ascii="Arial" w:hAnsi="Arial" w:cs="Arial"/>
                <w:color w:val="444444"/>
                <w:sz w:val="16"/>
                <w:szCs w:val="16"/>
                <w:lang w:eastAsia="ru-RU"/>
              </w:rPr>
              <w:t>не норми-</w:t>
            </w:r>
            <w:r w:rsidRPr="002B5FF9">
              <w:rPr>
                <w:rFonts w:ascii="Arial" w:hAnsi="Arial" w:cs="Arial"/>
                <w:color w:val="444444"/>
                <w:sz w:val="16"/>
                <w:szCs w:val="16"/>
                <w:lang w:eastAsia="ru-RU"/>
              </w:rPr>
              <w:br/>
              <w:t>руется</w:t>
            </w:r>
          </w:p>
        </w:tc>
      </w:tr>
    </w:tbl>
    <w:p w14:paraId="1F5D5922" w14:textId="6940FE1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Двери эвакуационных выходов и другие двери на путях эвакуации должны открываться по направлению выхода из здания. Не нормируется направление открывания дверей из помещений с одновременным пребыванием не более 15 человек, кладовых площадью не более 200 кв.м. без постоянных рабочих мест, дверей, установленных в перегородках, разделяющих коридоры здания;</w:t>
      </w:r>
    </w:p>
    <w:p w14:paraId="5B312F23"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Противопожарные двери должны иметь приспособления для самозакрывания и уплотнения в притворах. Двери из помещений в коридор, в зал клиентов, должны иметь приспособления для </w:t>
      </w:r>
      <w:r w:rsidRPr="008B7AFB">
        <w:rPr>
          <w:rFonts w:ascii="Arial" w:hAnsi="Arial" w:cs="Arial"/>
          <w:color w:val="000000"/>
          <w:sz w:val="20"/>
          <w:lang w:val="ru-RU"/>
        </w:rPr>
        <w:lastRenderedPageBreak/>
        <w:t>самозакрывания и уплотнения в притворах. Работы по установке дверей выполняются организациями, имеющими соответствующую лицензию МЧС РФ. Представить паспорта, сертификаты пожарной безопасности, Акты скрытых работ, схемы места установки;</w:t>
      </w:r>
    </w:p>
    <w:p w14:paraId="08EA3DFD"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Пути эвакуации должны быть освещены в соответствии с требованиями СП 52.13330.2016 «Естественное и искусственное освещение»;</w:t>
      </w:r>
    </w:p>
    <w:p w14:paraId="1D58D872"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В эвакуационных коридорах,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 и пожарных кранов;</w:t>
      </w:r>
    </w:p>
    <w:p w14:paraId="74745677" w14:textId="77777777" w:rsidR="008B7AFB" w:rsidRPr="008B7AFB" w:rsidRDefault="008B7AFB" w:rsidP="002B5FF9">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проступей и площадок лестниц;</w:t>
      </w:r>
    </w:p>
    <w:p w14:paraId="2E261741" w14:textId="77777777" w:rsidR="008B7AFB" w:rsidRPr="008B7AFB" w:rsidRDefault="008B7AFB" w:rsidP="00214E9A">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Все строительные и отделочные материалы, пожарно-техническое оборудование и т.д. должны иметь сертификаты и соответствовать требованиям пожарной безопасности;</w:t>
      </w:r>
    </w:p>
    <w:p w14:paraId="0656F48E" w14:textId="77777777" w:rsidR="008B7AFB" w:rsidRPr="008B7AFB" w:rsidRDefault="008B7AFB" w:rsidP="00214E9A">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Отделочные материалы на путях эвакуации не должны иметь более высокую пожарную опасность, чем указанных в таблицах 3 и 28 Технического регламента о требованиях пожарной безопасности ФЗ-123.</w:t>
      </w:r>
    </w:p>
    <w:p w14:paraId="50F09A31" w14:textId="77777777" w:rsidR="002B5FF9" w:rsidRPr="00214E9A" w:rsidRDefault="002B5FF9" w:rsidP="002B5FF9">
      <w:pPr>
        <w:spacing w:after="200" w:line="276" w:lineRule="auto"/>
        <w:jc w:val="right"/>
        <w:rPr>
          <w:rFonts w:ascii="Arial" w:hAnsi="Arial" w:cs="Arial"/>
          <w:lang w:val="ru-RU" w:eastAsia="ru-RU"/>
        </w:rPr>
      </w:pPr>
    </w:p>
    <w:p w14:paraId="395822E4" w14:textId="77777777" w:rsidR="002B5FF9" w:rsidRPr="002B5FF9" w:rsidRDefault="002B5FF9" w:rsidP="002B5FF9">
      <w:pPr>
        <w:spacing w:after="200" w:line="276" w:lineRule="auto"/>
        <w:jc w:val="right"/>
        <w:rPr>
          <w:rFonts w:ascii="Arial" w:hAnsi="Arial" w:cs="Arial"/>
          <w:lang w:eastAsia="ru-RU"/>
        </w:rPr>
      </w:pPr>
      <w:r w:rsidRPr="002B5FF9">
        <w:rPr>
          <w:rFonts w:ascii="Arial" w:hAnsi="Arial" w:cs="Arial"/>
          <w:lang w:eastAsia="ru-RU"/>
        </w:rPr>
        <w:t>Таблица 3</w:t>
      </w:r>
    </w:p>
    <w:tbl>
      <w:tblPr>
        <w:tblW w:w="0" w:type="auto"/>
        <w:tblInd w:w="110" w:type="dxa"/>
        <w:shd w:val="clear" w:color="auto" w:fill="FFFFFF"/>
        <w:tblCellMar>
          <w:left w:w="0" w:type="dxa"/>
          <w:right w:w="0" w:type="dxa"/>
        </w:tblCellMar>
        <w:tblLook w:val="04A0" w:firstRow="1" w:lastRow="0" w:firstColumn="1" w:lastColumn="0" w:noHBand="0" w:noVBand="1"/>
      </w:tblPr>
      <w:tblGrid>
        <w:gridCol w:w="2545"/>
        <w:gridCol w:w="909"/>
        <w:gridCol w:w="1262"/>
        <w:gridCol w:w="908"/>
        <w:gridCol w:w="1084"/>
        <w:gridCol w:w="1615"/>
        <w:gridCol w:w="1615"/>
      </w:tblGrid>
      <w:tr w:rsidR="002B5FF9" w:rsidRPr="00444398" w14:paraId="3FEEEBC7" w14:textId="77777777" w:rsidTr="002B5FF9">
        <w:tc>
          <w:tcPr>
            <w:tcW w:w="2568" w:type="dxa"/>
            <w:tcBorders>
              <w:top w:val="single" w:sz="6" w:space="0" w:color="000000"/>
              <w:left w:val="single" w:sz="6" w:space="0" w:color="000000"/>
              <w:bottom w:val="nil"/>
              <w:right w:val="single" w:sz="6" w:space="0" w:color="000000"/>
            </w:tcBorders>
            <w:shd w:val="clear" w:color="auto" w:fill="auto"/>
            <w:tcMar>
              <w:top w:w="0" w:type="dxa"/>
              <w:left w:w="110" w:type="dxa"/>
              <w:bottom w:w="0" w:type="dxa"/>
              <w:right w:w="110" w:type="dxa"/>
            </w:tcMar>
            <w:hideMark/>
          </w:tcPr>
          <w:p w14:paraId="053F5D8C"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Свойства пожарной опасности</w:t>
            </w:r>
          </w:p>
        </w:tc>
        <w:tc>
          <w:tcPr>
            <w:tcW w:w="7496" w:type="dxa"/>
            <w:gridSpan w:val="6"/>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6AF479BB" w14:textId="77777777" w:rsidR="002B5FF9" w:rsidRPr="002B5FF9" w:rsidRDefault="002B5FF9" w:rsidP="00DE25C3">
            <w:pPr>
              <w:spacing w:after="200" w:line="276" w:lineRule="auto"/>
              <w:rPr>
                <w:rFonts w:ascii="Arial" w:hAnsi="Arial" w:cs="Arial"/>
                <w:sz w:val="16"/>
                <w:szCs w:val="16"/>
                <w:lang w:val="ru-RU" w:eastAsia="ru-RU"/>
              </w:rPr>
            </w:pPr>
            <w:r w:rsidRPr="002B5FF9">
              <w:rPr>
                <w:rFonts w:ascii="Arial" w:hAnsi="Arial" w:cs="Arial"/>
                <w:sz w:val="16"/>
                <w:szCs w:val="16"/>
                <w:lang w:val="ru-RU" w:eastAsia="ru-RU"/>
              </w:rPr>
              <w:t>Классы пожарной опасности строительных материалов в зависимости от групп</w:t>
            </w:r>
          </w:p>
        </w:tc>
      </w:tr>
      <w:tr w:rsidR="002B5FF9" w:rsidRPr="002B5FF9" w14:paraId="5568FCC4" w14:textId="77777777" w:rsidTr="002B5FF9">
        <w:tc>
          <w:tcPr>
            <w:tcW w:w="2568" w:type="dxa"/>
            <w:tcBorders>
              <w:top w:val="nil"/>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BD7FA0C"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строительных материалов</w:t>
            </w:r>
            <w:r w:rsidRPr="002B5FF9">
              <w:rPr>
                <w:rFonts w:ascii="Arial" w:hAnsi="Arial" w:cs="Arial"/>
                <w:sz w:val="16"/>
                <w:szCs w:val="16"/>
                <w:lang w:eastAsia="ru-RU"/>
              </w:rPr>
              <w:br/>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7A08683"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КМО</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24551580"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КМ1</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6F269508"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КМ2</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6304353"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493A4E2"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КМ4</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F297B38"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КМ5</w:t>
            </w:r>
          </w:p>
        </w:tc>
      </w:tr>
      <w:tr w:rsidR="002B5FF9" w:rsidRPr="002B5FF9" w14:paraId="1EFC2CE1" w14:textId="77777777" w:rsidTr="002B5FF9">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7B5DAD9"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Горючесть</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6998308"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НГ</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A44BFB1"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Г1</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1A7AD7D3"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Г1</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5B66A0E"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20F81F6"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7F9A357"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Г4</w:t>
            </w:r>
          </w:p>
        </w:tc>
      </w:tr>
      <w:tr w:rsidR="002B5FF9" w:rsidRPr="002B5FF9" w14:paraId="09CE6864" w14:textId="77777777" w:rsidTr="002B5FF9">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B527945"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Воспламеняемость</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6033B7C"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50DE1B5"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В1</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098B88A"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В2</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2DEC7388"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6318E35F"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CD7B1D7"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В3</w:t>
            </w:r>
          </w:p>
        </w:tc>
      </w:tr>
      <w:tr w:rsidR="002B5FF9" w:rsidRPr="002B5FF9" w14:paraId="785E7F3D" w14:textId="77777777" w:rsidTr="002B5FF9">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E876B4A"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Дымообразующая способность</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C2BE11B"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A679FDF"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Д2</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46D30C2"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Д2</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1BF48155"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0E12614A"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22B0B54"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Д3</w:t>
            </w:r>
          </w:p>
        </w:tc>
      </w:tr>
      <w:tr w:rsidR="002B5FF9" w:rsidRPr="002B5FF9" w14:paraId="7E1C2EBD" w14:textId="77777777" w:rsidTr="002B5FF9">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5C442C63"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Токсичность</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E67BB17"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2C813520"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Т2</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3DFE94F"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Т2</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0066FFC"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2031327"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Т3</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0B029BB5"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Т4</w:t>
            </w:r>
          </w:p>
        </w:tc>
      </w:tr>
      <w:tr w:rsidR="002B5FF9" w:rsidRPr="002B5FF9" w14:paraId="65CFBBEB" w14:textId="77777777" w:rsidTr="002B5FF9">
        <w:trPr>
          <w:trHeight w:val="456"/>
        </w:trPr>
        <w:tc>
          <w:tcPr>
            <w:tcW w:w="256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1A3A0D83"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Распространение</w:t>
            </w:r>
            <w:r w:rsidRPr="002B5FF9">
              <w:rPr>
                <w:rFonts w:ascii="Arial" w:hAnsi="Arial" w:cs="Arial"/>
                <w:sz w:val="16"/>
                <w:szCs w:val="16"/>
                <w:lang w:eastAsia="ru-RU"/>
              </w:rPr>
              <w:br/>
              <w:t>пламени</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0251004"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w:t>
            </w:r>
          </w:p>
        </w:tc>
        <w:tc>
          <w:tcPr>
            <w:tcW w:w="1280"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68E4307C"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РП1</w:t>
            </w:r>
          </w:p>
        </w:tc>
        <w:tc>
          <w:tcPr>
            <w:tcW w:w="917"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1524E662"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РП1</w:t>
            </w:r>
          </w:p>
        </w:tc>
        <w:tc>
          <w:tcPr>
            <w:tcW w:w="1098"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43A6EF34"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7633812B"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РП2</w:t>
            </w:r>
          </w:p>
        </w:tc>
        <w:tc>
          <w:tcPr>
            <w:tcW w:w="1642" w:type="dxa"/>
            <w:tcBorders>
              <w:top w:val="single" w:sz="6" w:space="0" w:color="000000"/>
              <w:left w:val="single" w:sz="6" w:space="0" w:color="000000"/>
              <w:bottom w:val="single" w:sz="6" w:space="0" w:color="000000"/>
              <w:right w:val="single" w:sz="6" w:space="0" w:color="000000"/>
            </w:tcBorders>
            <w:shd w:val="clear" w:color="auto" w:fill="auto"/>
            <w:tcMar>
              <w:top w:w="0" w:type="dxa"/>
              <w:left w:w="110" w:type="dxa"/>
              <w:bottom w:w="0" w:type="dxa"/>
              <w:right w:w="110" w:type="dxa"/>
            </w:tcMar>
            <w:hideMark/>
          </w:tcPr>
          <w:p w14:paraId="30EF4250" w14:textId="77777777" w:rsidR="002B5FF9" w:rsidRPr="002B5FF9" w:rsidRDefault="002B5FF9" w:rsidP="00DE25C3">
            <w:pPr>
              <w:spacing w:after="200" w:line="276" w:lineRule="auto"/>
              <w:rPr>
                <w:rFonts w:ascii="Arial" w:hAnsi="Arial" w:cs="Arial"/>
                <w:sz w:val="16"/>
                <w:szCs w:val="16"/>
                <w:lang w:eastAsia="ru-RU"/>
              </w:rPr>
            </w:pPr>
            <w:r w:rsidRPr="002B5FF9">
              <w:rPr>
                <w:rFonts w:ascii="Arial" w:hAnsi="Arial" w:cs="Arial"/>
                <w:sz w:val="16"/>
                <w:szCs w:val="16"/>
                <w:lang w:eastAsia="ru-RU"/>
              </w:rPr>
              <w:t>РП4</w:t>
            </w:r>
          </w:p>
        </w:tc>
      </w:tr>
    </w:tbl>
    <w:p w14:paraId="6D6923CC" w14:textId="77777777" w:rsidR="002B5FF9" w:rsidRPr="002B5FF9" w:rsidRDefault="002B5FF9" w:rsidP="002B5FF9">
      <w:pPr>
        <w:spacing w:after="200" w:line="276" w:lineRule="auto"/>
        <w:jc w:val="right"/>
        <w:rPr>
          <w:rFonts w:ascii="Arial" w:hAnsi="Arial" w:cs="Arial"/>
          <w:lang w:eastAsia="ru-RU"/>
        </w:rPr>
      </w:pPr>
    </w:p>
    <w:p w14:paraId="758F4BDB" w14:textId="77777777" w:rsidR="002B5FF9" w:rsidRPr="002B5FF9" w:rsidRDefault="002B5FF9" w:rsidP="002B5FF9">
      <w:pPr>
        <w:spacing w:after="200" w:line="276" w:lineRule="auto"/>
        <w:jc w:val="right"/>
        <w:rPr>
          <w:rFonts w:ascii="Arial" w:hAnsi="Arial" w:cs="Arial"/>
          <w:lang w:eastAsia="ru-RU"/>
        </w:rPr>
      </w:pPr>
      <w:r w:rsidRPr="002B5FF9">
        <w:rPr>
          <w:rFonts w:ascii="Arial" w:hAnsi="Arial" w:cs="Arial"/>
          <w:lang w:eastAsia="ru-RU"/>
        </w:rPr>
        <w:t>Таблица 28</w:t>
      </w:r>
    </w:p>
    <w:tbl>
      <w:tblPr>
        <w:tblW w:w="0" w:type="auto"/>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Change w:id="47" w:author="ALI" w:date="2026-08-20T12:17:00Z">
          <w:tblPr>
            <w:tblW w:w="0" w:type="auto"/>
            <w:tblInd w:w="149" w:type="dxa"/>
            <w:shd w:val="clear" w:color="auto" w:fill="FFFFFF"/>
            <w:tblCellMar>
              <w:left w:w="0" w:type="dxa"/>
              <w:right w:w="0" w:type="dxa"/>
            </w:tblCellMar>
            <w:tblLook w:val="04A0" w:firstRow="1" w:lastRow="0" w:firstColumn="1" w:lastColumn="0" w:noHBand="0" w:noVBand="1"/>
          </w:tblPr>
        </w:tblPrChange>
      </w:tblPr>
      <w:tblGrid>
        <w:gridCol w:w="1936"/>
        <w:gridCol w:w="1709"/>
        <w:gridCol w:w="1573"/>
        <w:gridCol w:w="1557"/>
        <w:gridCol w:w="1573"/>
        <w:gridCol w:w="1557"/>
        <w:tblGridChange w:id="48">
          <w:tblGrid>
            <w:gridCol w:w="1935"/>
            <w:gridCol w:w="1709"/>
            <w:gridCol w:w="1572"/>
            <w:gridCol w:w="1555"/>
            <w:gridCol w:w="1572"/>
            <w:gridCol w:w="1556"/>
          </w:tblGrid>
        </w:tblGridChange>
      </w:tblGrid>
      <w:tr w:rsidR="002B5FF9" w:rsidRPr="00444398" w14:paraId="65BDADA6" w14:textId="77777777" w:rsidTr="0075112B">
        <w:tc>
          <w:tcPr>
            <w:tcW w:w="1968" w:type="dxa"/>
            <w:shd w:val="clear" w:color="auto" w:fill="auto"/>
            <w:tcMar>
              <w:top w:w="0" w:type="dxa"/>
              <w:left w:w="149" w:type="dxa"/>
              <w:bottom w:w="0" w:type="dxa"/>
              <w:right w:w="149" w:type="dxa"/>
            </w:tcMar>
            <w:hideMark/>
            <w:tcPrChange w:id="49" w:author="ALI" w:date="2026-08-20T12:17:00Z">
              <w:tcPr>
                <w:tcW w:w="1968"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tcPrChange>
          </w:tcPr>
          <w:p w14:paraId="155E0F6A" w14:textId="77777777" w:rsidR="002B5FF9" w:rsidRPr="002B5FF9" w:rsidRDefault="002B5FF9" w:rsidP="00DE25C3">
            <w:pPr>
              <w:spacing w:line="276" w:lineRule="auto"/>
              <w:jc w:val="center"/>
              <w:rPr>
                <w:rFonts w:ascii="Arial" w:hAnsi="Arial" w:cs="Arial"/>
                <w:sz w:val="14"/>
                <w:szCs w:val="14"/>
                <w:lang w:eastAsia="ru-RU"/>
              </w:rPr>
            </w:pPr>
            <w:r w:rsidRPr="002B5FF9">
              <w:rPr>
                <w:rFonts w:ascii="Arial" w:hAnsi="Arial" w:cs="Arial"/>
                <w:sz w:val="14"/>
                <w:szCs w:val="14"/>
                <w:lang w:eastAsia="ru-RU"/>
              </w:rPr>
              <w:t>Класс</w:t>
            </w:r>
            <w:r w:rsidRPr="002B5FF9">
              <w:rPr>
                <w:rFonts w:ascii="Arial" w:hAnsi="Arial" w:cs="Arial"/>
                <w:sz w:val="14"/>
                <w:szCs w:val="14"/>
                <w:lang w:eastAsia="ru-RU"/>
              </w:rPr>
              <w:br/>
              <w:t>(подкласс)</w:t>
            </w:r>
          </w:p>
        </w:tc>
        <w:tc>
          <w:tcPr>
            <w:tcW w:w="1709" w:type="dxa"/>
            <w:shd w:val="clear" w:color="auto" w:fill="auto"/>
            <w:tcMar>
              <w:top w:w="0" w:type="dxa"/>
              <w:left w:w="149" w:type="dxa"/>
              <w:bottom w:w="0" w:type="dxa"/>
              <w:right w:w="149" w:type="dxa"/>
            </w:tcMar>
            <w:hideMark/>
            <w:tcPrChange w:id="50" w:author="ALI" w:date="2026-08-20T12:17:00Z">
              <w:tcPr>
                <w:tcW w:w="1709"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tcPrChange>
          </w:tcPr>
          <w:p w14:paraId="54821CEA" w14:textId="77777777" w:rsidR="002B5FF9" w:rsidRPr="002B5FF9" w:rsidRDefault="002B5FF9" w:rsidP="00DE25C3">
            <w:pPr>
              <w:jc w:val="center"/>
              <w:rPr>
                <w:rFonts w:ascii="Arial" w:hAnsi="Arial" w:cs="Arial"/>
                <w:sz w:val="14"/>
                <w:szCs w:val="14"/>
                <w:lang w:eastAsia="ru-RU"/>
              </w:rPr>
            </w:pPr>
            <w:r w:rsidRPr="002B5FF9">
              <w:rPr>
                <w:rFonts w:ascii="Arial" w:hAnsi="Arial" w:cs="Arial"/>
                <w:sz w:val="14"/>
                <w:szCs w:val="14"/>
                <w:lang w:eastAsia="ru-RU"/>
              </w:rPr>
              <w:t>Этажность и</w:t>
            </w:r>
          </w:p>
        </w:tc>
        <w:tc>
          <w:tcPr>
            <w:tcW w:w="6387" w:type="dxa"/>
            <w:gridSpan w:val="4"/>
            <w:shd w:val="clear" w:color="auto" w:fill="auto"/>
            <w:tcMar>
              <w:top w:w="0" w:type="dxa"/>
              <w:left w:w="149" w:type="dxa"/>
              <w:bottom w:w="0" w:type="dxa"/>
              <w:right w:w="149" w:type="dxa"/>
            </w:tcMar>
            <w:hideMark/>
            <w:tcPrChange w:id="51" w:author="ALI" w:date="2026-08-20T12:17:00Z">
              <w:tcPr>
                <w:tcW w:w="6387" w:type="dxa"/>
                <w:gridSpan w:val="4"/>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1E9C1AD2" w14:textId="77777777" w:rsidR="002B5FF9" w:rsidRPr="002B5FF9" w:rsidRDefault="002B5FF9" w:rsidP="00DE25C3">
            <w:pPr>
              <w:spacing w:line="276" w:lineRule="auto"/>
              <w:jc w:val="center"/>
              <w:rPr>
                <w:rFonts w:ascii="Arial" w:hAnsi="Arial" w:cs="Arial"/>
                <w:sz w:val="14"/>
                <w:szCs w:val="14"/>
                <w:lang w:val="ru-RU" w:eastAsia="ru-RU"/>
              </w:rPr>
            </w:pPr>
            <w:r w:rsidRPr="002B5FF9">
              <w:rPr>
                <w:rFonts w:ascii="Arial" w:hAnsi="Arial" w:cs="Arial"/>
                <w:sz w:val="14"/>
                <w:szCs w:val="14"/>
                <w:lang w:val="ru-RU" w:eastAsia="ru-RU"/>
              </w:rPr>
              <w:t>Класс пожарной опасности материала, не более указанного</w:t>
            </w:r>
          </w:p>
        </w:tc>
      </w:tr>
      <w:tr w:rsidR="002B5FF9" w:rsidRPr="002B5FF9" w14:paraId="41AA5BA0" w14:textId="77777777" w:rsidTr="0075112B">
        <w:tc>
          <w:tcPr>
            <w:tcW w:w="1968" w:type="dxa"/>
            <w:shd w:val="clear" w:color="auto" w:fill="auto"/>
            <w:tcMar>
              <w:top w:w="0" w:type="dxa"/>
              <w:left w:w="149" w:type="dxa"/>
              <w:bottom w:w="0" w:type="dxa"/>
              <w:right w:w="149" w:type="dxa"/>
            </w:tcMar>
            <w:hideMark/>
            <w:tcPrChange w:id="52" w:author="ALI" w:date="2026-08-20T12:17:00Z">
              <w:tcPr>
                <w:tcW w:w="1968" w:type="dxa"/>
                <w:tcBorders>
                  <w:top w:val="nil"/>
                  <w:left w:val="single" w:sz="6" w:space="0" w:color="000000"/>
                  <w:bottom w:val="nil"/>
                  <w:right w:val="single" w:sz="6" w:space="0" w:color="000000"/>
                </w:tcBorders>
                <w:shd w:val="clear" w:color="auto" w:fill="auto"/>
                <w:tcMar>
                  <w:top w:w="0" w:type="dxa"/>
                  <w:left w:w="149" w:type="dxa"/>
                  <w:bottom w:w="0" w:type="dxa"/>
                  <w:right w:w="149" w:type="dxa"/>
                </w:tcMar>
                <w:hideMark/>
              </w:tcPr>
            </w:tcPrChange>
          </w:tcPr>
          <w:p w14:paraId="38BB9E75" w14:textId="77777777" w:rsidR="002B5FF9" w:rsidRPr="002B5FF9" w:rsidRDefault="002B5FF9" w:rsidP="00DE25C3">
            <w:pPr>
              <w:spacing w:line="276" w:lineRule="auto"/>
              <w:jc w:val="center"/>
              <w:rPr>
                <w:rFonts w:ascii="Arial" w:hAnsi="Arial" w:cs="Arial"/>
                <w:sz w:val="14"/>
                <w:szCs w:val="14"/>
                <w:lang w:eastAsia="ru-RU"/>
              </w:rPr>
            </w:pPr>
            <w:r w:rsidRPr="002B5FF9">
              <w:rPr>
                <w:rFonts w:ascii="Arial" w:hAnsi="Arial" w:cs="Arial"/>
                <w:sz w:val="14"/>
                <w:szCs w:val="14"/>
                <w:lang w:eastAsia="ru-RU"/>
              </w:rPr>
              <w:t>функциональной</w:t>
            </w:r>
          </w:p>
        </w:tc>
        <w:tc>
          <w:tcPr>
            <w:tcW w:w="1709" w:type="dxa"/>
            <w:shd w:val="clear" w:color="auto" w:fill="auto"/>
            <w:tcMar>
              <w:top w:w="0" w:type="dxa"/>
              <w:left w:w="149" w:type="dxa"/>
              <w:bottom w:w="0" w:type="dxa"/>
              <w:right w:w="149" w:type="dxa"/>
            </w:tcMar>
            <w:hideMark/>
            <w:tcPrChange w:id="53" w:author="ALI" w:date="2026-08-20T12:17:00Z">
              <w:tcPr>
                <w:tcW w:w="1709" w:type="dxa"/>
                <w:tcBorders>
                  <w:top w:val="nil"/>
                  <w:left w:val="single" w:sz="6" w:space="0" w:color="000000"/>
                  <w:bottom w:val="nil"/>
                  <w:right w:val="single" w:sz="6" w:space="0" w:color="000000"/>
                </w:tcBorders>
                <w:shd w:val="clear" w:color="auto" w:fill="auto"/>
                <w:tcMar>
                  <w:top w:w="0" w:type="dxa"/>
                  <w:left w:w="149" w:type="dxa"/>
                  <w:bottom w:w="0" w:type="dxa"/>
                  <w:right w:w="149" w:type="dxa"/>
                </w:tcMar>
                <w:hideMark/>
              </w:tcPr>
            </w:tcPrChange>
          </w:tcPr>
          <w:p w14:paraId="10BAD097" w14:textId="77777777" w:rsidR="002B5FF9" w:rsidRPr="002B5FF9" w:rsidRDefault="002B5FF9" w:rsidP="00DE25C3">
            <w:pPr>
              <w:jc w:val="center"/>
              <w:rPr>
                <w:rFonts w:ascii="Arial" w:hAnsi="Arial" w:cs="Arial"/>
                <w:sz w:val="14"/>
                <w:szCs w:val="14"/>
                <w:lang w:eastAsia="ru-RU"/>
              </w:rPr>
            </w:pPr>
            <w:r w:rsidRPr="002B5FF9">
              <w:rPr>
                <w:rFonts w:ascii="Arial" w:hAnsi="Arial" w:cs="Arial"/>
                <w:sz w:val="14"/>
                <w:szCs w:val="14"/>
                <w:lang w:eastAsia="ru-RU"/>
              </w:rPr>
              <w:t>высота</w:t>
            </w:r>
          </w:p>
        </w:tc>
        <w:tc>
          <w:tcPr>
            <w:tcW w:w="3193" w:type="dxa"/>
            <w:gridSpan w:val="2"/>
            <w:shd w:val="clear" w:color="auto" w:fill="auto"/>
            <w:tcMar>
              <w:top w:w="0" w:type="dxa"/>
              <w:left w:w="149" w:type="dxa"/>
              <w:bottom w:w="0" w:type="dxa"/>
              <w:right w:w="149" w:type="dxa"/>
            </w:tcMar>
            <w:hideMark/>
            <w:tcPrChange w:id="54" w:author="ALI" w:date="2026-08-20T12:17:00Z">
              <w:tcPr>
                <w:tcW w:w="3193"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69E0DB6A" w14:textId="77777777" w:rsidR="002B5FF9" w:rsidRPr="002B5FF9" w:rsidRDefault="002B5FF9" w:rsidP="00DE25C3">
            <w:pPr>
              <w:spacing w:line="276" w:lineRule="auto"/>
              <w:jc w:val="center"/>
              <w:rPr>
                <w:rFonts w:ascii="Arial" w:hAnsi="Arial" w:cs="Arial"/>
                <w:sz w:val="14"/>
                <w:szCs w:val="14"/>
                <w:lang w:eastAsia="ru-RU"/>
              </w:rPr>
            </w:pPr>
            <w:r w:rsidRPr="002B5FF9">
              <w:rPr>
                <w:rFonts w:ascii="Arial" w:hAnsi="Arial" w:cs="Arial"/>
                <w:sz w:val="14"/>
                <w:szCs w:val="14"/>
                <w:lang w:eastAsia="ru-RU"/>
              </w:rPr>
              <w:t>для стен и потолков</w:t>
            </w:r>
          </w:p>
        </w:tc>
        <w:tc>
          <w:tcPr>
            <w:tcW w:w="3194" w:type="dxa"/>
            <w:gridSpan w:val="2"/>
            <w:shd w:val="clear" w:color="auto" w:fill="auto"/>
            <w:tcMar>
              <w:top w:w="0" w:type="dxa"/>
              <w:left w:w="149" w:type="dxa"/>
              <w:bottom w:w="0" w:type="dxa"/>
              <w:right w:w="149" w:type="dxa"/>
            </w:tcMar>
            <w:hideMark/>
            <w:tcPrChange w:id="55" w:author="ALI" w:date="2026-08-20T12:17:00Z">
              <w:tcPr>
                <w:tcW w:w="3194"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724E51F0" w14:textId="77777777" w:rsidR="002B5FF9" w:rsidRPr="002B5FF9" w:rsidRDefault="002B5FF9" w:rsidP="00DE25C3">
            <w:pPr>
              <w:spacing w:line="276" w:lineRule="auto"/>
              <w:jc w:val="center"/>
              <w:rPr>
                <w:rFonts w:ascii="Arial" w:hAnsi="Arial" w:cs="Arial"/>
                <w:sz w:val="14"/>
                <w:szCs w:val="14"/>
                <w:lang w:eastAsia="ru-RU"/>
              </w:rPr>
            </w:pPr>
            <w:r w:rsidRPr="002B5FF9">
              <w:rPr>
                <w:rFonts w:ascii="Arial" w:hAnsi="Arial" w:cs="Arial"/>
                <w:sz w:val="14"/>
                <w:szCs w:val="14"/>
                <w:lang w:eastAsia="ru-RU"/>
              </w:rPr>
              <w:t>для покрытия полов</w:t>
            </w:r>
          </w:p>
        </w:tc>
      </w:tr>
      <w:tr w:rsidR="002B5FF9" w:rsidRPr="002B5FF9" w14:paraId="2FE4BDEB" w14:textId="77777777" w:rsidTr="0075112B">
        <w:tc>
          <w:tcPr>
            <w:tcW w:w="1968" w:type="dxa"/>
            <w:shd w:val="clear" w:color="auto" w:fill="auto"/>
            <w:tcMar>
              <w:top w:w="0" w:type="dxa"/>
              <w:left w:w="149" w:type="dxa"/>
              <w:bottom w:w="0" w:type="dxa"/>
              <w:right w:w="149" w:type="dxa"/>
            </w:tcMar>
            <w:hideMark/>
            <w:tcPrChange w:id="56" w:author="ALI" w:date="2026-08-20T12:17:00Z">
              <w:tcPr>
                <w:tcW w:w="1968"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3F89D148" w14:textId="77777777" w:rsidR="002B5FF9" w:rsidRPr="002B5FF9" w:rsidRDefault="002B5FF9" w:rsidP="00DE25C3">
            <w:pPr>
              <w:spacing w:line="276" w:lineRule="auto"/>
              <w:jc w:val="center"/>
              <w:rPr>
                <w:rFonts w:ascii="Arial" w:hAnsi="Arial" w:cs="Arial"/>
                <w:sz w:val="14"/>
                <w:szCs w:val="14"/>
                <w:lang w:eastAsia="ru-RU"/>
              </w:rPr>
            </w:pPr>
            <w:r w:rsidRPr="002B5FF9">
              <w:rPr>
                <w:rFonts w:ascii="Arial" w:hAnsi="Arial" w:cs="Arial"/>
                <w:sz w:val="14"/>
                <w:szCs w:val="14"/>
                <w:lang w:eastAsia="ru-RU"/>
              </w:rPr>
              <w:t>пожарной опасности здания</w:t>
            </w:r>
          </w:p>
        </w:tc>
        <w:tc>
          <w:tcPr>
            <w:tcW w:w="1709" w:type="dxa"/>
            <w:shd w:val="clear" w:color="auto" w:fill="auto"/>
            <w:tcMar>
              <w:top w:w="0" w:type="dxa"/>
              <w:left w:w="149" w:type="dxa"/>
              <w:bottom w:w="0" w:type="dxa"/>
              <w:right w:w="149" w:type="dxa"/>
            </w:tcMar>
            <w:hideMark/>
            <w:tcPrChange w:id="57" w:author="ALI" w:date="2026-08-20T12:17:00Z">
              <w:tcPr>
                <w:tcW w:w="1709"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252E8DED" w14:textId="77777777" w:rsidR="002B5FF9" w:rsidRPr="002B5FF9" w:rsidRDefault="002B5FF9" w:rsidP="00DE25C3">
            <w:pPr>
              <w:jc w:val="center"/>
              <w:rPr>
                <w:rFonts w:ascii="Arial" w:hAnsi="Arial" w:cs="Arial"/>
                <w:sz w:val="14"/>
                <w:szCs w:val="14"/>
                <w:lang w:eastAsia="ru-RU"/>
              </w:rPr>
            </w:pPr>
            <w:r w:rsidRPr="002B5FF9">
              <w:rPr>
                <w:rFonts w:ascii="Arial" w:hAnsi="Arial" w:cs="Arial"/>
                <w:sz w:val="14"/>
                <w:szCs w:val="14"/>
                <w:lang w:eastAsia="ru-RU"/>
              </w:rPr>
              <w:t>здания</w:t>
            </w:r>
          </w:p>
        </w:tc>
        <w:tc>
          <w:tcPr>
            <w:tcW w:w="1602" w:type="dxa"/>
            <w:shd w:val="clear" w:color="auto" w:fill="auto"/>
            <w:tcMar>
              <w:top w:w="0" w:type="dxa"/>
              <w:left w:w="149" w:type="dxa"/>
              <w:bottom w:w="0" w:type="dxa"/>
              <w:right w:w="149" w:type="dxa"/>
            </w:tcMar>
            <w:hideMark/>
            <w:tcPrChange w:id="58"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06077D9D" w14:textId="77777777" w:rsidR="002B5FF9" w:rsidRPr="002B5FF9" w:rsidRDefault="002B5FF9" w:rsidP="00DE25C3">
            <w:pPr>
              <w:spacing w:line="276" w:lineRule="auto"/>
              <w:jc w:val="center"/>
              <w:rPr>
                <w:rFonts w:ascii="Arial" w:hAnsi="Arial" w:cs="Arial"/>
                <w:sz w:val="14"/>
                <w:szCs w:val="14"/>
                <w:lang w:val="ru-RU" w:eastAsia="ru-RU"/>
              </w:rPr>
            </w:pPr>
            <w:r w:rsidRPr="002B5FF9">
              <w:rPr>
                <w:rFonts w:ascii="Arial" w:hAnsi="Arial" w:cs="Arial"/>
                <w:sz w:val="14"/>
                <w:szCs w:val="14"/>
                <w:lang w:val="ru-RU" w:eastAsia="ru-RU"/>
              </w:rPr>
              <w:t>Вестибюли, лестничные клетки, лифтовые холлы</w:t>
            </w:r>
          </w:p>
        </w:tc>
        <w:tc>
          <w:tcPr>
            <w:tcW w:w="1591" w:type="dxa"/>
            <w:shd w:val="clear" w:color="auto" w:fill="auto"/>
            <w:tcMar>
              <w:top w:w="0" w:type="dxa"/>
              <w:left w:w="149" w:type="dxa"/>
              <w:bottom w:w="0" w:type="dxa"/>
              <w:right w:w="149" w:type="dxa"/>
            </w:tcMar>
            <w:hideMark/>
            <w:tcPrChange w:id="59" w:author="ALI" w:date="2026-08-20T12:17:00Z">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686AB292" w14:textId="77777777" w:rsidR="002B5FF9" w:rsidRPr="002B5FF9" w:rsidRDefault="002B5FF9" w:rsidP="00DE25C3">
            <w:pPr>
              <w:spacing w:line="276" w:lineRule="auto"/>
              <w:jc w:val="center"/>
              <w:rPr>
                <w:rFonts w:ascii="Arial" w:hAnsi="Arial" w:cs="Arial"/>
                <w:sz w:val="14"/>
                <w:szCs w:val="14"/>
                <w:lang w:eastAsia="ru-RU"/>
              </w:rPr>
            </w:pPr>
            <w:r w:rsidRPr="002B5FF9">
              <w:rPr>
                <w:rFonts w:ascii="Arial" w:hAnsi="Arial" w:cs="Arial"/>
                <w:sz w:val="14"/>
                <w:szCs w:val="14"/>
                <w:lang w:eastAsia="ru-RU"/>
              </w:rPr>
              <w:t>Общие коридоры, холлы, фойе</w:t>
            </w:r>
          </w:p>
        </w:tc>
        <w:tc>
          <w:tcPr>
            <w:tcW w:w="1602" w:type="dxa"/>
            <w:shd w:val="clear" w:color="auto" w:fill="auto"/>
            <w:tcMar>
              <w:top w:w="0" w:type="dxa"/>
              <w:left w:w="149" w:type="dxa"/>
              <w:bottom w:w="0" w:type="dxa"/>
              <w:right w:w="149" w:type="dxa"/>
            </w:tcMar>
            <w:hideMark/>
            <w:tcPrChange w:id="60"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60517044" w14:textId="77777777" w:rsidR="002B5FF9" w:rsidRPr="002B5FF9" w:rsidRDefault="002B5FF9" w:rsidP="00DE25C3">
            <w:pPr>
              <w:spacing w:line="276" w:lineRule="auto"/>
              <w:jc w:val="center"/>
              <w:rPr>
                <w:rFonts w:ascii="Arial" w:hAnsi="Arial" w:cs="Arial"/>
                <w:sz w:val="14"/>
                <w:szCs w:val="14"/>
                <w:lang w:val="ru-RU" w:eastAsia="ru-RU"/>
              </w:rPr>
            </w:pPr>
            <w:r w:rsidRPr="002B5FF9">
              <w:rPr>
                <w:rFonts w:ascii="Arial" w:hAnsi="Arial" w:cs="Arial"/>
                <w:sz w:val="14"/>
                <w:szCs w:val="14"/>
                <w:lang w:val="ru-RU" w:eastAsia="ru-RU"/>
              </w:rPr>
              <w:t>Вестибюли, лестничные клетки, лифтовые холлы</w:t>
            </w:r>
          </w:p>
        </w:tc>
        <w:tc>
          <w:tcPr>
            <w:tcW w:w="1592" w:type="dxa"/>
            <w:shd w:val="clear" w:color="auto" w:fill="auto"/>
            <w:tcMar>
              <w:top w:w="0" w:type="dxa"/>
              <w:left w:w="149" w:type="dxa"/>
              <w:bottom w:w="0" w:type="dxa"/>
              <w:right w:w="149" w:type="dxa"/>
            </w:tcMar>
            <w:hideMark/>
            <w:tcPrChange w:id="61" w:author="ALI" w:date="2026-08-20T12:17:00Z">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2F4CC9C1" w14:textId="77777777" w:rsidR="002B5FF9" w:rsidRPr="002B5FF9" w:rsidRDefault="002B5FF9" w:rsidP="00DE25C3">
            <w:pPr>
              <w:spacing w:line="276" w:lineRule="auto"/>
              <w:jc w:val="center"/>
              <w:rPr>
                <w:rFonts w:ascii="Arial" w:hAnsi="Arial" w:cs="Arial"/>
                <w:sz w:val="14"/>
                <w:szCs w:val="14"/>
                <w:lang w:eastAsia="ru-RU"/>
              </w:rPr>
            </w:pPr>
            <w:r w:rsidRPr="002B5FF9">
              <w:rPr>
                <w:rFonts w:ascii="Arial" w:hAnsi="Arial" w:cs="Arial"/>
                <w:sz w:val="14"/>
                <w:szCs w:val="14"/>
                <w:lang w:eastAsia="ru-RU"/>
              </w:rPr>
              <w:t>Общие коридоры, холлы, фойе</w:t>
            </w:r>
          </w:p>
        </w:tc>
      </w:tr>
      <w:tr w:rsidR="002B5FF9" w:rsidRPr="002B5FF9" w14:paraId="4EDF21D2" w14:textId="77777777" w:rsidTr="0075112B">
        <w:trPr>
          <w:trHeight w:val="880"/>
          <w:trPrChange w:id="62" w:author="ALI" w:date="2026-08-20T12:17:00Z">
            <w:trPr>
              <w:trHeight w:val="880"/>
            </w:trPr>
          </w:trPrChange>
        </w:trPr>
        <w:tc>
          <w:tcPr>
            <w:tcW w:w="1968" w:type="dxa"/>
            <w:shd w:val="clear" w:color="auto" w:fill="auto"/>
            <w:tcMar>
              <w:top w:w="0" w:type="dxa"/>
              <w:left w:w="149" w:type="dxa"/>
              <w:bottom w:w="0" w:type="dxa"/>
              <w:right w:w="149" w:type="dxa"/>
            </w:tcMar>
            <w:hideMark/>
            <w:tcPrChange w:id="63" w:author="ALI" w:date="2026-08-20T12:17:00Z">
              <w:tcPr>
                <w:tcW w:w="1968" w:type="dxa"/>
                <w:tcBorders>
                  <w:top w:val="single" w:sz="6" w:space="0" w:color="000000"/>
                  <w:left w:val="single" w:sz="6" w:space="0" w:color="000000"/>
                  <w:bottom w:val="nil"/>
                  <w:right w:val="single" w:sz="6" w:space="0" w:color="000000"/>
                </w:tcBorders>
                <w:shd w:val="clear" w:color="auto" w:fill="auto"/>
                <w:tcMar>
                  <w:top w:w="0" w:type="dxa"/>
                  <w:left w:w="149" w:type="dxa"/>
                  <w:bottom w:w="0" w:type="dxa"/>
                  <w:right w:w="149" w:type="dxa"/>
                </w:tcMar>
                <w:hideMark/>
              </w:tcPr>
            </w:tcPrChange>
          </w:tcPr>
          <w:p w14:paraId="75569AD0" w14:textId="77777777" w:rsidR="002B5FF9" w:rsidRPr="002B5FF9" w:rsidRDefault="002B5FF9" w:rsidP="00DE25C3">
            <w:pPr>
              <w:spacing w:after="200" w:line="276" w:lineRule="auto"/>
              <w:rPr>
                <w:rFonts w:ascii="Arial" w:hAnsi="Arial" w:cs="Arial"/>
                <w:sz w:val="18"/>
                <w:szCs w:val="18"/>
                <w:lang w:eastAsia="ru-RU"/>
              </w:rPr>
            </w:pPr>
            <w:r w:rsidRPr="002B5FF9">
              <w:rPr>
                <w:rFonts w:ascii="Arial" w:hAnsi="Arial" w:cs="Arial"/>
                <w:sz w:val="18"/>
                <w:szCs w:val="18"/>
                <w:lang w:eastAsia="ru-RU"/>
              </w:rPr>
              <w:t>Ф1.2; Ф1.3;</w:t>
            </w:r>
            <w:r w:rsidRPr="002B5FF9">
              <w:rPr>
                <w:rFonts w:ascii="Arial" w:hAnsi="Arial" w:cs="Arial"/>
                <w:sz w:val="18"/>
                <w:szCs w:val="18"/>
                <w:lang w:eastAsia="ru-RU"/>
              </w:rPr>
              <w:br/>
              <w:t>Ф2.3; Ф2.4;</w:t>
            </w:r>
            <w:r w:rsidRPr="002B5FF9">
              <w:rPr>
                <w:rFonts w:ascii="Arial" w:hAnsi="Arial" w:cs="Arial"/>
                <w:sz w:val="18"/>
                <w:szCs w:val="18"/>
                <w:lang w:eastAsia="ru-RU"/>
              </w:rPr>
              <w:br/>
              <w:t>Ф3.1; Ф3.2;</w:t>
            </w:r>
            <w:r w:rsidRPr="002B5FF9">
              <w:rPr>
                <w:rFonts w:ascii="Arial" w:hAnsi="Arial" w:cs="Arial"/>
                <w:sz w:val="18"/>
                <w:szCs w:val="18"/>
                <w:lang w:eastAsia="ru-RU"/>
              </w:rPr>
              <w:br/>
              <w:t>Ф3.6; Ф4.2;</w:t>
            </w:r>
          </w:p>
        </w:tc>
        <w:tc>
          <w:tcPr>
            <w:tcW w:w="1709" w:type="dxa"/>
            <w:shd w:val="clear" w:color="auto" w:fill="auto"/>
            <w:tcMar>
              <w:top w:w="0" w:type="dxa"/>
              <w:left w:w="149" w:type="dxa"/>
              <w:bottom w:w="0" w:type="dxa"/>
              <w:right w:w="149" w:type="dxa"/>
            </w:tcMar>
            <w:hideMark/>
            <w:tcPrChange w:id="64" w:author="ALI" w:date="2026-08-20T12:17:00Z">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167E117B" w14:textId="77777777" w:rsidR="002B5FF9" w:rsidRPr="002B5FF9" w:rsidRDefault="002B5FF9" w:rsidP="00DE25C3">
            <w:pPr>
              <w:spacing w:after="200"/>
              <w:rPr>
                <w:rFonts w:ascii="Arial" w:hAnsi="Arial" w:cs="Arial"/>
                <w:sz w:val="18"/>
                <w:szCs w:val="18"/>
                <w:lang w:val="ru-RU" w:eastAsia="ru-RU"/>
              </w:rPr>
            </w:pPr>
            <w:r w:rsidRPr="002B5FF9">
              <w:rPr>
                <w:rFonts w:ascii="Arial" w:hAnsi="Arial" w:cs="Arial"/>
                <w:sz w:val="18"/>
                <w:szCs w:val="18"/>
                <w:lang w:val="ru-RU" w:eastAsia="ru-RU"/>
              </w:rPr>
              <w:t>не более 9 этажей или не более</w:t>
            </w:r>
            <w:r w:rsidRPr="002B5FF9">
              <w:rPr>
                <w:rFonts w:ascii="Arial" w:hAnsi="Arial" w:cs="Arial"/>
                <w:sz w:val="18"/>
                <w:szCs w:val="18"/>
                <w:lang w:eastAsia="ru-RU"/>
              </w:rPr>
              <w:t> </w:t>
            </w:r>
            <w:r w:rsidRPr="002B5FF9">
              <w:rPr>
                <w:rFonts w:ascii="Arial" w:hAnsi="Arial" w:cs="Arial"/>
                <w:sz w:val="18"/>
                <w:szCs w:val="18"/>
                <w:lang w:val="ru-RU" w:eastAsia="ru-RU"/>
              </w:rPr>
              <w:t>28</w:t>
            </w:r>
            <w:r w:rsidRPr="002B5FF9">
              <w:rPr>
                <w:rFonts w:ascii="Arial" w:hAnsi="Arial" w:cs="Arial"/>
                <w:sz w:val="18"/>
                <w:szCs w:val="18"/>
                <w:lang w:eastAsia="ru-RU"/>
              </w:rPr>
              <w:t> </w:t>
            </w:r>
            <w:r w:rsidRPr="002B5FF9">
              <w:rPr>
                <w:rFonts w:ascii="Arial" w:hAnsi="Arial" w:cs="Arial"/>
                <w:sz w:val="18"/>
                <w:szCs w:val="18"/>
                <w:lang w:val="ru-RU" w:eastAsia="ru-RU"/>
              </w:rPr>
              <w:t>метров</w:t>
            </w:r>
          </w:p>
        </w:tc>
        <w:tc>
          <w:tcPr>
            <w:tcW w:w="1602" w:type="dxa"/>
            <w:shd w:val="clear" w:color="auto" w:fill="auto"/>
            <w:tcMar>
              <w:top w:w="0" w:type="dxa"/>
              <w:left w:w="149" w:type="dxa"/>
              <w:bottom w:w="0" w:type="dxa"/>
              <w:right w:w="149" w:type="dxa"/>
            </w:tcMar>
            <w:vAlign w:val="center"/>
            <w:hideMark/>
            <w:tcPrChange w:id="65"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7D714F28"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КМ2</w:t>
            </w:r>
          </w:p>
        </w:tc>
        <w:tc>
          <w:tcPr>
            <w:tcW w:w="1591" w:type="dxa"/>
            <w:shd w:val="clear" w:color="auto" w:fill="auto"/>
            <w:tcMar>
              <w:top w:w="0" w:type="dxa"/>
              <w:left w:w="149" w:type="dxa"/>
              <w:bottom w:w="0" w:type="dxa"/>
              <w:right w:w="149" w:type="dxa"/>
            </w:tcMar>
            <w:vAlign w:val="center"/>
            <w:hideMark/>
            <w:tcPrChange w:id="66" w:author="ALI" w:date="2026-08-20T12:17:00Z">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7EF6A990"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КМ3</w:t>
            </w:r>
          </w:p>
        </w:tc>
        <w:tc>
          <w:tcPr>
            <w:tcW w:w="1602" w:type="dxa"/>
            <w:shd w:val="clear" w:color="auto" w:fill="auto"/>
            <w:tcMar>
              <w:top w:w="0" w:type="dxa"/>
              <w:left w:w="149" w:type="dxa"/>
              <w:bottom w:w="0" w:type="dxa"/>
              <w:right w:w="149" w:type="dxa"/>
            </w:tcMar>
            <w:vAlign w:val="center"/>
            <w:hideMark/>
            <w:tcPrChange w:id="67"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57D3F937"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КМ3</w:t>
            </w:r>
          </w:p>
        </w:tc>
        <w:tc>
          <w:tcPr>
            <w:tcW w:w="1592" w:type="dxa"/>
            <w:shd w:val="clear" w:color="auto" w:fill="auto"/>
            <w:tcMar>
              <w:top w:w="0" w:type="dxa"/>
              <w:left w:w="149" w:type="dxa"/>
              <w:bottom w:w="0" w:type="dxa"/>
              <w:right w:w="149" w:type="dxa"/>
            </w:tcMar>
            <w:vAlign w:val="center"/>
            <w:hideMark/>
            <w:tcPrChange w:id="68" w:author="ALI" w:date="2026-08-20T12:17:00Z">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7A0C8F37"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КМ4</w:t>
            </w:r>
          </w:p>
        </w:tc>
      </w:tr>
      <w:tr w:rsidR="002B5FF9" w:rsidRPr="002B5FF9" w14:paraId="2B88BE56" w14:textId="77777777" w:rsidTr="0075112B">
        <w:tc>
          <w:tcPr>
            <w:tcW w:w="1968" w:type="dxa"/>
            <w:shd w:val="clear" w:color="auto" w:fill="auto"/>
            <w:tcMar>
              <w:top w:w="0" w:type="dxa"/>
              <w:left w:w="149" w:type="dxa"/>
              <w:bottom w:w="0" w:type="dxa"/>
              <w:right w:w="149" w:type="dxa"/>
            </w:tcMar>
            <w:hideMark/>
            <w:tcPrChange w:id="69" w:author="ALI" w:date="2026-08-20T12:17:00Z">
              <w:tcPr>
                <w:tcW w:w="1968" w:type="dxa"/>
                <w:tcBorders>
                  <w:top w:val="nil"/>
                  <w:left w:val="single" w:sz="6" w:space="0" w:color="000000"/>
                  <w:bottom w:val="nil"/>
                  <w:right w:val="single" w:sz="6" w:space="0" w:color="000000"/>
                </w:tcBorders>
                <w:shd w:val="clear" w:color="auto" w:fill="auto"/>
                <w:tcMar>
                  <w:top w:w="0" w:type="dxa"/>
                  <w:left w:w="149" w:type="dxa"/>
                  <w:bottom w:w="0" w:type="dxa"/>
                  <w:right w:w="149" w:type="dxa"/>
                </w:tcMar>
                <w:hideMark/>
              </w:tcPr>
            </w:tcPrChange>
          </w:tcPr>
          <w:p w14:paraId="61216468" w14:textId="77777777" w:rsidR="002B5FF9" w:rsidRPr="002B5FF9" w:rsidRDefault="002B5FF9" w:rsidP="00DE25C3">
            <w:pPr>
              <w:spacing w:after="200" w:line="276" w:lineRule="auto"/>
              <w:rPr>
                <w:rFonts w:ascii="Arial" w:hAnsi="Arial" w:cs="Arial"/>
                <w:sz w:val="18"/>
                <w:szCs w:val="18"/>
                <w:lang w:eastAsia="ru-RU"/>
              </w:rPr>
            </w:pPr>
            <w:r w:rsidRPr="002B5FF9">
              <w:rPr>
                <w:rFonts w:ascii="Arial" w:hAnsi="Arial" w:cs="Arial"/>
                <w:sz w:val="18"/>
                <w:szCs w:val="18"/>
                <w:lang w:eastAsia="ru-RU"/>
              </w:rPr>
              <w:lastRenderedPageBreak/>
              <w:t>Ф4.3; Ф4.4;</w:t>
            </w:r>
            <w:r w:rsidRPr="002B5FF9">
              <w:rPr>
                <w:rFonts w:ascii="Arial" w:hAnsi="Arial" w:cs="Arial"/>
                <w:sz w:val="18"/>
                <w:szCs w:val="18"/>
                <w:lang w:eastAsia="ru-RU"/>
              </w:rPr>
              <w:br/>
              <w:t>Ф5.1; Ф5.2;</w:t>
            </w:r>
            <w:r w:rsidRPr="002B5FF9">
              <w:rPr>
                <w:rFonts w:ascii="Arial" w:hAnsi="Arial" w:cs="Arial"/>
                <w:sz w:val="18"/>
                <w:szCs w:val="18"/>
                <w:lang w:eastAsia="ru-RU"/>
              </w:rPr>
              <w:br/>
              <w:t>Ф5.3</w:t>
            </w:r>
          </w:p>
        </w:tc>
        <w:tc>
          <w:tcPr>
            <w:tcW w:w="1709" w:type="dxa"/>
            <w:shd w:val="clear" w:color="auto" w:fill="auto"/>
            <w:tcMar>
              <w:top w:w="0" w:type="dxa"/>
              <w:left w:w="149" w:type="dxa"/>
              <w:bottom w:w="0" w:type="dxa"/>
              <w:right w:w="149" w:type="dxa"/>
            </w:tcMar>
            <w:hideMark/>
            <w:tcPrChange w:id="70" w:author="ALI" w:date="2026-08-20T12:17:00Z">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5915D1EE" w14:textId="77777777" w:rsidR="002B5FF9" w:rsidRPr="002B5FF9" w:rsidRDefault="002B5FF9" w:rsidP="00DE25C3">
            <w:pPr>
              <w:spacing w:after="200"/>
              <w:rPr>
                <w:rFonts w:ascii="Arial" w:hAnsi="Arial" w:cs="Arial"/>
                <w:sz w:val="18"/>
                <w:szCs w:val="18"/>
                <w:lang w:val="ru-RU" w:eastAsia="ru-RU"/>
              </w:rPr>
            </w:pPr>
            <w:r w:rsidRPr="002B5FF9">
              <w:rPr>
                <w:rFonts w:ascii="Arial" w:hAnsi="Arial" w:cs="Arial"/>
                <w:sz w:val="18"/>
                <w:szCs w:val="18"/>
                <w:lang w:val="ru-RU" w:eastAsia="ru-RU"/>
              </w:rPr>
              <w:t>более 9, но не более 17 этажей или более</w:t>
            </w:r>
            <w:r w:rsidRPr="002B5FF9">
              <w:rPr>
                <w:rFonts w:ascii="Arial" w:hAnsi="Arial" w:cs="Arial"/>
                <w:sz w:val="18"/>
                <w:szCs w:val="18"/>
                <w:lang w:eastAsia="ru-RU"/>
              </w:rPr>
              <w:t> </w:t>
            </w:r>
            <w:r w:rsidRPr="002B5FF9">
              <w:rPr>
                <w:rFonts w:ascii="Arial" w:hAnsi="Arial" w:cs="Arial"/>
                <w:sz w:val="18"/>
                <w:szCs w:val="18"/>
                <w:lang w:val="ru-RU" w:eastAsia="ru-RU"/>
              </w:rPr>
              <w:t>28, но не более 50 метров</w:t>
            </w:r>
          </w:p>
        </w:tc>
        <w:tc>
          <w:tcPr>
            <w:tcW w:w="1602" w:type="dxa"/>
            <w:shd w:val="clear" w:color="auto" w:fill="auto"/>
            <w:tcMar>
              <w:top w:w="0" w:type="dxa"/>
              <w:left w:w="149" w:type="dxa"/>
              <w:bottom w:w="0" w:type="dxa"/>
              <w:right w:w="149" w:type="dxa"/>
            </w:tcMar>
            <w:vAlign w:val="center"/>
            <w:hideMark/>
            <w:tcPrChange w:id="71"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352383BC"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КМ1</w:t>
            </w:r>
          </w:p>
        </w:tc>
        <w:tc>
          <w:tcPr>
            <w:tcW w:w="1591" w:type="dxa"/>
            <w:shd w:val="clear" w:color="auto" w:fill="auto"/>
            <w:tcMar>
              <w:top w:w="0" w:type="dxa"/>
              <w:left w:w="149" w:type="dxa"/>
              <w:bottom w:w="0" w:type="dxa"/>
              <w:right w:w="149" w:type="dxa"/>
            </w:tcMar>
            <w:vAlign w:val="center"/>
            <w:hideMark/>
            <w:tcPrChange w:id="72" w:author="ALI" w:date="2026-08-20T12:17:00Z">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2E8188D5"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КМ2</w:t>
            </w:r>
          </w:p>
        </w:tc>
        <w:tc>
          <w:tcPr>
            <w:tcW w:w="1602" w:type="dxa"/>
            <w:shd w:val="clear" w:color="auto" w:fill="auto"/>
            <w:tcMar>
              <w:top w:w="0" w:type="dxa"/>
              <w:left w:w="149" w:type="dxa"/>
              <w:bottom w:w="0" w:type="dxa"/>
              <w:right w:w="149" w:type="dxa"/>
            </w:tcMar>
            <w:vAlign w:val="center"/>
            <w:hideMark/>
            <w:tcPrChange w:id="73"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3A6B1C6F"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КМ2</w:t>
            </w:r>
          </w:p>
        </w:tc>
        <w:tc>
          <w:tcPr>
            <w:tcW w:w="1592" w:type="dxa"/>
            <w:shd w:val="clear" w:color="auto" w:fill="auto"/>
            <w:tcMar>
              <w:top w:w="0" w:type="dxa"/>
              <w:left w:w="149" w:type="dxa"/>
              <w:bottom w:w="0" w:type="dxa"/>
              <w:right w:w="149" w:type="dxa"/>
            </w:tcMar>
            <w:vAlign w:val="center"/>
            <w:hideMark/>
            <w:tcPrChange w:id="74" w:author="ALI" w:date="2026-08-20T12:17:00Z">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3A2EABFC"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КМ3</w:t>
            </w:r>
          </w:p>
        </w:tc>
      </w:tr>
      <w:tr w:rsidR="002B5FF9" w:rsidRPr="002B5FF9" w14:paraId="4A61BE87" w14:textId="77777777" w:rsidTr="0075112B">
        <w:tc>
          <w:tcPr>
            <w:tcW w:w="1968" w:type="dxa"/>
            <w:shd w:val="clear" w:color="auto" w:fill="auto"/>
            <w:tcMar>
              <w:top w:w="0" w:type="dxa"/>
              <w:left w:w="149" w:type="dxa"/>
              <w:bottom w:w="0" w:type="dxa"/>
              <w:right w:w="149" w:type="dxa"/>
            </w:tcMar>
            <w:hideMark/>
            <w:tcPrChange w:id="75" w:author="ALI" w:date="2026-08-20T12:17:00Z">
              <w:tcPr>
                <w:tcW w:w="1968" w:type="dxa"/>
                <w:tcBorders>
                  <w:top w:val="nil"/>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37FAB046" w14:textId="77777777" w:rsidR="002B5FF9" w:rsidRPr="002B5FF9" w:rsidRDefault="002B5FF9" w:rsidP="00DE25C3">
            <w:pPr>
              <w:spacing w:after="200" w:line="276" w:lineRule="auto"/>
              <w:rPr>
                <w:rFonts w:ascii="Arial" w:hAnsi="Arial" w:cs="Arial"/>
                <w:sz w:val="18"/>
                <w:szCs w:val="18"/>
                <w:lang w:eastAsia="ru-RU"/>
              </w:rPr>
            </w:pPr>
          </w:p>
        </w:tc>
        <w:tc>
          <w:tcPr>
            <w:tcW w:w="1709" w:type="dxa"/>
            <w:shd w:val="clear" w:color="auto" w:fill="auto"/>
            <w:tcMar>
              <w:top w:w="0" w:type="dxa"/>
              <w:left w:w="149" w:type="dxa"/>
              <w:bottom w:w="0" w:type="dxa"/>
              <w:right w:w="149" w:type="dxa"/>
            </w:tcMar>
            <w:hideMark/>
            <w:tcPrChange w:id="76" w:author="ALI" w:date="2026-08-20T12:17:00Z">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27494EC3" w14:textId="77777777" w:rsidR="002B5FF9" w:rsidRPr="002B5FF9" w:rsidRDefault="002B5FF9" w:rsidP="00DE25C3">
            <w:pPr>
              <w:spacing w:after="200"/>
              <w:rPr>
                <w:rFonts w:ascii="Arial" w:hAnsi="Arial" w:cs="Arial"/>
                <w:sz w:val="18"/>
                <w:szCs w:val="18"/>
                <w:lang w:val="ru-RU" w:eastAsia="ru-RU"/>
              </w:rPr>
            </w:pPr>
            <w:r w:rsidRPr="002B5FF9">
              <w:rPr>
                <w:rFonts w:ascii="Arial" w:hAnsi="Arial" w:cs="Arial"/>
                <w:sz w:val="18"/>
                <w:szCs w:val="18"/>
                <w:lang w:val="ru-RU" w:eastAsia="ru-RU"/>
              </w:rPr>
              <w:t>более 17 этажей или более 50 метров</w:t>
            </w:r>
          </w:p>
        </w:tc>
        <w:tc>
          <w:tcPr>
            <w:tcW w:w="1602" w:type="dxa"/>
            <w:shd w:val="clear" w:color="auto" w:fill="auto"/>
            <w:tcMar>
              <w:top w:w="0" w:type="dxa"/>
              <w:left w:w="149" w:type="dxa"/>
              <w:bottom w:w="0" w:type="dxa"/>
              <w:right w:w="149" w:type="dxa"/>
            </w:tcMar>
            <w:vAlign w:val="center"/>
            <w:hideMark/>
            <w:tcPrChange w:id="77"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425F66CE"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КМ0</w:t>
            </w:r>
          </w:p>
        </w:tc>
        <w:tc>
          <w:tcPr>
            <w:tcW w:w="1591" w:type="dxa"/>
            <w:shd w:val="clear" w:color="auto" w:fill="auto"/>
            <w:tcMar>
              <w:top w:w="0" w:type="dxa"/>
              <w:left w:w="149" w:type="dxa"/>
              <w:bottom w:w="0" w:type="dxa"/>
              <w:right w:w="149" w:type="dxa"/>
            </w:tcMar>
            <w:vAlign w:val="center"/>
            <w:hideMark/>
            <w:tcPrChange w:id="78" w:author="ALI" w:date="2026-08-20T12:17:00Z">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60F7D01D"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КМ1</w:t>
            </w:r>
          </w:p>
        </w:tc>
        <w:tc>
          <w:tcPr>
            <w:tcW w:w="1602" w:type="dxa"/>
            <w:shd w:val="clear" w:color="auto" w:fill="auto"/>
            <w:tcMar>
              <w:top w:w="0" w:type="dxa"/>
              <w:left w:w="149" w:type="dxa"/>
              <w:bottom w:w="0" w:type="dxa"/>
              <w:right w:w="149" w:type="dxa"/>
            </w:tcMar>
            <w:vAlign w:val="center"/>
            <w:hideMark/>
            <w:tcPrChange w:id="79"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1DF7DC3A"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КМ1</w:t>
            </w:r>
          </w:p>
        </w:tc>
        <w:tc>
          <w:tcPr>
            <w:tcW w:w="1592" w:type="dxa"/>
            <w:shd w:val="clear" w:color="auto" w:fill="auto"/>
            <w:tcMar>
              <w:top w:w="0" w:type="dxa"/>
              <w:left w:w="149" w:type="dxa"/>
              <w:bottom w:w="0" w:type="dxa"/>
              <w:right w:w="149" w:type="dxa"/>
            </w:tcMar>
            <w:vAlign w:val="center"/>
            <w:hideMark/>
            <w:tcPrChange w:id="80" w:author="ALI" w:date="2026-08-20T12:17:00Z">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48C861EE" w14:textId="77777777" w:rsidR="002B5FF9" w:rsidRPr="002B5FF9" w:rsidRDefault="002B5FF9" w:rsidP="00DE25C3">
            <w:pPr>
              <w:spacing w:after="200"/>
              <w:jc w:val="center"/>
              <w:rPr>
                <w:rFonts w:ascii="Arial" w:hAnsi="Arial" w:cs="Arial"/>
                <w:sz w:val="18"/>
                <w:szCs w:val="18"/>
                <w:lang w:eastAsia="ru-RU"/>
              </w:rPr>
            </w:pPr>
            <w:r w:rsidRPr="002B5FF9">
              <w:rPr>
                <w:rFonts w:ascii="Arial" w:hAnsi="Arial" w:cs="Arial"/>
                <w:sz w:val="18"/>
                <w:szCs w:val="18"/>
                <w:lang w:eastAsia="ru-RU"/>
              </w:rPr>
              <w:t>КМ2</w:t>
            </w:r>
          </w:p>
        </w:tc>
      </w:tr>
      <w:tr w:rsidR="002B5FF9" w:rsidRPr="002B5FF9" w14:paraId="40D7CD91" w14:textId="77777777" w:rsidTr="0075112B">
        <w:tc>
          <w:tcPr>
            <w:tcW w:w="1968" w:type="dxa"/>
            <w:shd w:val="clear" w:color="auto" w:fill="auto"/>
            <w:tcMar>
              <w:top w:w="0" w:type="dxa"/>
              <w:left w:w="149" w:type="dxa"/>
              <w:bottom w:w="0" w:type="dxa"/>
              <w:right w:w="149" w:type="dxa"/>
            </w:tcMar>
            <w:hideMark/>
            <w:tcPrChange w:id="81" w:author="ALI" w:date="2026-08-20T12:17:00Z">
              <w:tcPr>
                <w:tcW w:w="1968"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22D71D6F" w14:textId="77777777" w:rsidR="002B5FF9" w:rsidRPr="002B5FF9" w:rsidRDefault="002B5FF9" w:rsidP="00DE25C3">
            <w:pPr>
              <w:spacing w:after="200" w:line="276" w:lineRule="auto"/>
              <w:rPr>
                <w:rFonts w:ascii="Arial" w:hAnsi="Arial" w:cs="Arial"/>
                <w:sz w:val="18"/>
                <w:szCs w:val="18"/>
                <w:lang w:eastAsia="ru-RU"/>
              </w:rPr>
            </w:pPr>
            <w:r w:rsidRPr="002B5FF9">
              <w:rPr>
                <w:rFonts w:ascii="Arial" w:hAnsi="Arial" w:cs="Arial"/>
                <w:sz w:val="18"/>
                <w:szCs w:val="18"/>
                <w:lang w:eastAsia="ru-RU"/>
              </w:rPr>
              <w:t>Ф1.1; Ф2.1;</w:t>
            </w:r>
            <w:r w:rsidRPr="002B5FF9">
              <w:rPr>
                <w:rFonts w:ascii="Arial" w:hAnsi="Arial" w:cs="Arial"/>
                <w:sz w:val="18"/>
                <w:szCs w:val="18"/>
                <w:lang w:eastAsia="ru-RU"/>
              </w:rPr>
              <w:br/>
              <w:t>Ф2.2; Ф3.3;</w:t>
            </w:r>
            <w:r w:rsidRPr="002B5FF9">
              <w:rPr>
                <w:rFonts w:ascii="Arial" w:hAnsi="Arial" w:cs="Arial"/>
                <w:sz w:val="18"/>
                <w:szCs w:val="18"/>
                <w:lang w:eastAsia="ru-RU"/>
              </w:rPr>
              <w:br/>
              <w:t>Ф3.4; Ф3.5;</w:t>
            </w:r>
            <w:r w:rsidRPr="002B5FF9">
              <w:rPr>
                <w:rFonts w:ascii="Arial" w:hAnsi="Arial" w:cs="Arial"/>
                <w:sz w:val="18"/>
                <w:szCs w:val="18"/>
                <w:lang w:eastAsia="ru-RU"/>
              </w:rPr>
              <w:br/>
              <w:t>Ф4.1</w:t>
            </w:r>
          </w:p>
        </w:tc>
        <w:tc>
          <w:tcPr>
            <w:tcW w:w="1709" w:type="dxa"/>
            <w:shd w:val="clear" w:color="auto" w:fill="auto"/>
            <w:tcMar>
              <w:top w:w="0" w:type="dxa"/>
              <w:left w:w="149" w:type="dxa"/>
              <w:bottom w:w="0" w:type="dxa"/>
              <w:right w:w="149" w:type="dxa"/>
            </w:tcMar>
            <w:hideMark/>
            <w:tcPrChange w:id="82" w:author="ALI" w:date="2026-08-20T12:17:00Z">
              <w:tcPr>
                <w:tcW w:w="1709"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hideMark/>
              </w:tcPr>
            </w:tcPrChange>
          </w:tcPr>
          <w:p w14:paraId="3190DD61" w14:textId="77777777" w:rsidR="002B5FF9" w:rsidRPr="002B5FF9" w:rsidRDefault="002B5FF9" w:rsidP="00DE25C3">
            <w:pPr>
              <w:spacing w:after="200"/>
              <w:rPr>
                <w:rFonts w:ascii="Arial" w:hAnsi="Arial" w:cs="Arial"/>
                <w:sz w:val="18"/>
                <w:szCs w:val="18"/>
                <w:lang w:val="ru-RU" w:eastAsia="ru-RU"/>
              </w:rPr>
            </w:pPr>
            <w:r w:rsidRPr="002B5FF9">
              <w:rPr>
                <w:rFonts w:ascii="Arial" w:hAnsi="Arial" w:cs="Arial"/>
                <w:sz w:val="18"/>
                <w:szCs w:val="18"/>
                <w:lang w:val="ru-RU" w:eastAsia="ru-RU"/>
              </w:rPr>
              <w:t>вне зависимости от этажности и высоты</w:t>
            </w:r>
          </w:p>
        </w:tc>
        <w:tc>
          <w:tcPr>
            <w:tcW w:w="1602" w:type="dxa"/>
            <w:shd w:val="clear" w:color="auto" w:fill="auto"/>
            <w:tcMar>
              <w:top w:w="0" w:type="dxa"/>
              <w:left w:w="149" w:type="dxa"/>
              <w:bottom w:w="0" w:type="dxa"/>
              <w:right w:w="149" w:type="dxa"/>
            </w:tcMar>
            <w:vAlign w:val="center"/>
            <w:hideMark/>
            <w:tcPrChange w:id="83"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1D89929B" w14:textId="77777777" w:rsidR="002B5FF9" w:rsidRPr="002B5FF9" w:rsidRDefault="002B5FF9" w:rsidP="00DE25C3">
            <w:pPr>
              <w:spacing w:after="200" w:line="276" w:lineRule="auto"/>
              <w:jc w:val="center"/>
              <w:rPr>
                <w:rFonts w:ascii="Arial" w:hAnsi="Arial" w:cs="Arial"/>
                <w:sz w:val="18"/>
                <w:szCs w:val="18"/>
                <w:lang w:eastAsia="ru-RU"/>
              </w:rPr>
            </w:pPr>
            <w:r w:rsidRPr="002B5FF9">
              <w:rPr>
                <w:rFonts w:ascii="Arial" w:hAnsi="Arial" w:cs="Arial"/>
                <w:sz w:val="18"/>
                <w:szCs w:val="18"/>
                <w:lang w:eastAsia="ru-RU"/>
              </w:rPr>
              <w:t>КМ0</w:t>
            </w:r>
          </w:p>
        </w:tc>
        <w:tc>
          <w:tcPr>
            <w:tcW w:w="1591" w:type="dxa"/>
            <w:shd w:val="clear" w:color="auto" w:fill="auto"/>
            <w:tcMar>
              <w:top w:w="0" w:type="dxa"/>
              <w:left w:w="149" w:type="dxa"/>
              <w:bottom w:w="0" w:type="dxa"/>
              <w:right w:w="149" w:type="dxa"/>
            </w:tcMar>
            <w:vAlign w:val="center"/>
            <w:hideMark/>
            <w:tcPrChange w:id="84" w:author="ALI" w:date="2026-08-20T12:17:00Z">
              <w:tcPr>
                <w:tcW w:w="1591"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41C9F8E9" w14:textId="77777777" w:rsidR="002B5FF9" w:rsidRPr="002B5FF9" w:rsidRDefault="002B5FF9" w:rsidP="00DE25C3">
            <w:pPr>
              <w:spacing w:after="200" w:line="276" w:lineRule="auto"/>
              <w:jc w:val="center"/>
              <w:rPr>
                <w:rFonts w:ascii="Arial" w:hAnsi="Arial" w:cs="Arial"/>
                <w:sz w:val="18"/>
                <w:szCs w:val="18"/>
                <w:lang w:eastAsia="ru-RU"/>
              </w:rPr>
            </w:pPr>
            <w:r w:rsidRPr="002B5FF9">
              <w:rPr>
                <w:rFonts w:ascii="Arial" w:hAnsi="Arial" w:cs="Arial"/>
                <w:sz w:val="18"/>
                <w:szCs w:val="18"/>
                <w:lang w:eastAsia="ru-RU"/>
              </w:rPr>
              <w:t>КМ1</w:t>
            </w:r>
          </w:p>
        </w:tc>
        <w:tc>
          <w:tcPr>
            <w:tcW w:w="1602" w:type="dxa"/>
            <w:shd w:val="clear" w:color="auto" w:fill="auto"/>
            <w:tcMar>
              <w:top w:w="0" w:type="dxa"/>
              <w:left w:w="149" w:type="dxa"/>
              <w:bottom w:w="0" w:type="dxa"/>
              <w:right w:w="149" w:type="dxa"/>
            </w:tcMar>
            <w:vAlign w:val="center"/>
            <w:hideMark/>
            <w:tcPrChange w:id="85" w:author="ALI" w:date="2026-08-20T12:17:00Z">
              <w:tcPr>
                <w:tcW w:w="160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7C5EC9C0" w14:textId="77777777" w:rsidR="002B5FF9" w:rsidRPr="002B5FF9" w:rsidRDefault="002B5FF9" w:rsidP="00DE25C3">
            <w:pPr>
              <w:spacing w:after="200" w:line="276" w:lineRule="auto"/>
              <w:jc w:val="center"/>
              <w:rPr>
                <w:rFonts w:ascii="Arial" w:hAnsi="Arial" w:cs="Arial"/>
                <w:sz w:val="18"/>
                <w:szCs w:val="18"/>
                <w:lang w:eastAsia="ru-RU"/>
              </w:rPr>
            </w:pPr>
            <w:r w:rsidRPr="002B5FF9">
              <w:rPr>
                <w:rFonts w:ascii="Arial" w:hAnsi="Arial" w:cs="Arial"/>
                <w:sz w:val="18"/>
                <w:szCs w:val="18"/>
                <w:lang w:eastAsia="ru-RU"/>
              </w:rPr>
              <w:t>КМ1</w:t>
            </w:r>
          </w:p>
        </w:tc>
        <w:tc>
          <w:tcPr>
            <w:tcW w:w="1592" w:type="dxa"/>
            <w:shd w:val="clear" w:color="auto" w:fill="auto"/>
            <w:tcMar>
              <w:top w:w="0" w:type="dxa"/>
              <w:left w:w="149" w:type="dxa"/>
              <w:bottom w:w="0" w:type="dxa"/>
              <w:right w:w="149" w:type="dxa"/>
            </w:tcMar>
            <w:vAlign w:val="center"/>
            <w:hideMark/>
            <w:tcPrChange w:id="86" w:author="ALI" w:date="2026-08-20T12:17:00Z">
              <w:tcPr>
                <w:tcW w:w="1592" w:type="dxa"/>
                <w:tcBorders>
                  <w:top w:val="single" w:sz="6" w:space="0" w:color="000000"/>
                  <w:left w:val="single" w:sz="6" w:space="0" w:color="000000"/>
                  <w:bottom w:val="single" w:sz="6" w:space="0" w:color="000000"/>
                  <w:right w:val="single" w:sz="6" w:space="0" w:color="000000"/>
                </w:tcBorders>
                <w:shd w:val="clear" w:color="auto" w:fill="auto"/>
                <w:tcMar>
                  <w:top w:w="0" w:type="dxa"/>
                  <w:left w:w="149" w:type="dxa"/>
                  <w:bottom w:w="0" w:type="dxa"/>
                  <w:right w:w="149" w:type="dxa"/>
                </w:tcMar>
                <w:vAlign w:val="center"/>
                <w:hideMark/>
              </w:tcPr>
            </w:tcPrChange>
          </w:tcPr>
          <w:p w14:paraId="5B6EB30D" w14:textId="77777777" w:rsidR="002B5FF9" w:rsidRPr="002B5FF9" w:rsidRDefault="002B5FF9" w:rsidP="00DE25C3">
            <w:pPr>
              <w:spacing w:after="200" w:line="276" w:lineRule="auto"/>
              <w:jc w:val="center"/>
              <w:rPr>
                <w:rFonts w:ascii="Arial" w:hAnsi="Arial" w:cs="Arial"/>
                <w:sz w:val="18"/>
                <w:szCs w:val="18"/>
                <w:lang w:eastAsia="ru-RU"/>
              </w:rPr>
            </w:pPr>
            <w:r w:rsidRPr="002B5FF9">
              <w:rPr>
                <w:rFonts w:ascii="Arial" w:hAnsi="Arial" w:cs="Arial"/>
                <w:sz w:val="18"/>
                <w:szCs w:val="18"/>
                <w:lang w:eastAsia="ru-RU"/>
              </w:rPr>
              <w:t>КМ2</w:t>
            </w:r>
          </w:p>
        </w:tc>
      </w:tr>
    </w:tbl>
    <w:p w14:paraId="31F61755"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ab/>
      </w:r>
      <w:r w:rsidRPr="008B7AFB">
        <w:rPr>
          <w:rFonts w:ascii="Arial" w:hAnsi="Arial" w:cs="Arial"/>
          <w:color w:val="000000"/>
          <w:sz w:val="20"/>
          <w:lang w:val="ru-RU"/>
        </w:rPr>
        <w:tab/>
      </w:r>
      <w:r w:rsidRPr="008B7AFB">
        <w:rPr>
          <w:rFonts w:ascii="Arial" w:hAnsi="Arial" w:cs="Arial"/>
          <w:color w:val="000000"/>
          <w:sz w:val="20"/>
          <w:lang w:val="ru-RU"/>
        </w:rPr>
        <w:tab/>
      </w:r>
      <w:r w:rsidRPr="008B7AFB">
        <w:rPr>
          <w:rFonts w:ascii="Arial" w:hAnsi="Arial" w:cs="Arial"/>
          <w:color w:val="000000"/>
          <w:sz w:val="20"/>
          <w:lang w:val="ru-RU"/>
        </w:rPr>
        <w:tab/>
      </w:r>
      <w:r w:rsidRPr="008B7AFB">
        <w:rPr>
          <w:rFonts w:ascii="Arial" w:hAnsi="Arial" w:cs="Arial"/>
          <w:color w:val="000000"/>
          <w:sz w:val="20"/>
          <w:lang w:val="ru-RU"/>
        </w:rPr>
        <w:tab/>
      </w:r>
    </w:p>
    <w:p w14:paraId="079120C2" w14:textId="3B7C0DE4" w:rsidR="000510B2" w:rsidRPr="009E457E" w:rsidRDefault="00A15293" w:rsidP="005A484D">
      <w:pPr>
        <w:pStyle w:val="ReportLevel2Char"/>
        <w:numPr>
          <w:ilvl w:val="0"/>
          <w:numId w:val="50"/>
        </w:numPr>
        <w:jc w:val="both"/>
        <w:rPr>
          <w:bCs/>
          <w:color w:val="000000"/>
          <w:sz w:val="20"/>
          <w:lang w:val="ru-RU" w:eastAsia="ja-JP"/>
        </w:rPr>
      </w:pPr>
      <w:r w:rsidRPr="009E457E">
        <w:rPr>
          <w:bCs/>
          <w:color w:val="000000"/>
          <w:sz w:val="20"/>
          <w:lang w:val="ru-RU" w:eastAsia="ja-JP"/>
        </w:rPr>
        <w:br w:type="page"/>
      </w:r>
      <w:r w:rsidR="009E457E" w:rsidRPr="009E457E">
        <w:rPr>
          <w:rFonts w:cs="Arial"/>
          <w:color w:val="000000"/>
          <w:sz w:val="20"/>
          <w:lang w:val="ru-RU"/>
        </w:rPr>
        <w:lastRenderedPageBreak/>
        <w:t xml:space="preserve"> </w:t>
      </w:r>
      <w:r w:rsidR="000510B2" w:rsidRPr="009E457E">
        <w:rPr>
          <w:bCs/>
          <w:color w:val="000000"/>
          <w:sz w:val="20"/>
          <w:lang w:val="ru-RU" w:eastAsia="ja-JP"/>
        </w:rPr>
        <w:t>Определение огнестойкости перекрытий и перегородок, отделяющих помещения жилой части дома от помещений Банка (в случае необходимости)</w:t>
      </w:r>
    </w:p>
    <w:p w14:paraId="65A273E3" w14:textId="2EAC78A6" w:rsidR="000510B2" w:rsidRDefault="000510B2" w:rsidP="000510B2">
      <w:pPr>
        <w:pStyle w:val="ReportText"/>
        <w:numPr>
          <w:ilvl w:val="1"/>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Произвести экспертизу перекрытий и перегородок отделяющих помещения жилой части здания от помещений Банка, с привлечением специализированной организации</w:t>
      </w:r>
      <w:r w:rsidR="009E457E">
        <w:rPr>
          <w:rFonts w:ascii="Arial" w:hAnsi="Arial" w:cs="Arial"/>
          <w:color w:val="000000"/>
          <w:sz w:val="20"/>
          <w:lang w:val="ru-RU"/>
        </w:rPr>
        <w:t>,</w:t>
      </w:r>
      <w:r w:rsidRPr="008B7AFB">
        <w:rPr>
          <w:rFonts w:ascii="Arial" w:hAnsi="Arial" w:cs="Arial"/>
          <w:color w:val="000000"/>
          <w:sz w:val="20"/>
          <w:lang w:val="ru-RU"/>
        </w:rPr>
        <w:t xml:space="preserve"> являющейся членом СРО и имеющую допуск к работам в области подготовки проектной документации, которые оказывают влияние на безопасность объектов капитального строительства. Итогом экспертизы является выдача экспертного заключения о соответствии или несоответствии имеющихся перегородок и перекрытий противопожарным перегородкам не ниже 1-го типа и перекрытиям не ниже 2-го типа, без проемов. В случае несоответствия выдать перечень мероприятий по наделению имеющихся перекрытий и перегородок свойствами противопожарных перегородок не ниже 1-го типа и перекрытий не ниже 2-го типа, без проемов.</w:t>
      </w:r>
    </w:p>
    <w:p w14:paraId="22959F91" w14:textId="5A4B31AF" w:rsidR="008B7AFB" w:rsidRPr="00214E9A" w:rsidRDefault="000510B2" w:rsidP="00214E9A">
      <w:pPr>
        <w:pStyle w:val="ReportLevel2Char"/>
        <w:numPr>
          <w:ilvl w:val="0"/>
          <w:numId w:val="50"/>
        </w:numPr>
        <w:jc w:val="both"/>
        <w:rPr>
          <w:bCs/>
          <w:color w:val="000000"/>
          <w:sz w:val="20"/>
          <w:lang w:val="ru-RU" w:eastAsia="ja-JP"/>
        </w:rPr>
      </w:pPr>
      <w:r>
        <w:rPr>
          <w:bCs/>
          <w:color w:val="000000"/>
          <w:sz w:val="20"/>
          <w:lang w:val="ru-RU" w:eastAsia="ja-JP"/>
        </w:rPr>
        <w:br w:type="page"/>
      </w:r>
      <w:r w:rsidR="008B7AFB" w:rsidRPr="00214E9A">
        <w:rPr>
          <w:bCs/>
          <w:color w:val="000000"/>
          <w:sz w:val="20"/>
          <w:lang w:val="ru-RU" w:eastAsia="ja-JP"/>
        </w:rPr>
        <w:lastRenderedPageBreak/>
        <w:t>Требования к помещениям. Внутренние отделочные работы.</w:t>
      </w:r>
    </w:p>
    <w:p w14:paraId="611735B8"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При выполнении строительно-монтажных, отделочных, пуско-наладочных и других работ учесть индивидуальные особенности зданий, размещение помещения.</w:t>
      </w:r>
    </w:p>
    <w:p w14:paraId="5274CEF3"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 xml:space="preserve">Все работы выполнять в строгом соответствии с настоящим техническим заданием, разработанной рабочей документацией, действующими нормативными документами. </w:t>
      </w:r>
    </w:p>
    <w:p w14:paraId="66342AD3" w14:textId="77777777" w:rsidR="008B7AFB" w:rsidRPr="008B7AFB" w:rsidRDefault="008B7AFB" w:rsidP="008B7AFB">
      <w:pPr>
        <w:pStyle w:val="ReportText"/>
        <w:jc w:val="both"/>
        <w:rPr>
          <w:rFonts w:ascii="Arial" w:hAnsi="Arial" w:cs="Arial"/>
          <w:color w:val="000000"/>
          <w:sz w:val="20"/>
          <w:lang w:val="ru-RU"/>
        </w:rPr>
      </w:pPr>
    </w:p>
    <w:p w14:paraId="7A5BC5BA" w14:textId="77777777" w:rsidR="008B7AFB" w:rsidRPr="00214E9A" w:rsidRDefault="008B7AFB" w:rsidP="00214E9A">
      <w:pPr>
        <w:pStyle w:val="ReportText"/>
        <w:numPr>
          <w:ilvl w:val="1"/>
          <w:numId w:val="50"/>
        </w:numPr>
        <w:ind w:left="0" w:firstLine="0"/>
        <w:jc w:val="both"/>
        <w:rPr>
          <w:rFonts w:ascii="Arial" w:hAnsi="Arial" w:cs="Arial"/>
          <w:b/>
          <w:bCs/>
          <w:color w:val="000000"/>
          <w:sz w:val="20"/>
          <w:lang w:val="ru-RU"/>
        </w:rPr>
      </w:pPr>
      <w:r w:rsidRPr="00214E9A">
        <w:rPr>
          <w:rFonts w:ascii="Arial" w:hAnsi="Arial" w:cs="Arial"/>
          <w:b/>
          <w:bCs/>
          <w:color w:val="000000"/>
          <w:sz w:val="20"/>
          <w:lang w:val="ru-RU"/>
        </w:rPr>
        <w:t>Демонтаж</w:t>
      </w:r>
    </w:p>
    <w:p w14:paraId="2DBD720C"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 xml:space="preserve">Демонтаж до состояния shell-and-core включает в себя полный демонтаж до стен, основания пола и потолка включая, но не ограничиваясь перегородки, обшивку стен, стяжку до 70 мм, штукатурку, отделочные материалы, инженерное оборудование, мебель. Часть оборудования и строительных конструкций, если они могут быть использованы при дальнейших работах, по указанию сотрудника Банка, курирующего проведение РСР, могут не подлежать демонтажу. </w:t>
      </w:r>
    </w:p>
    <w:p w14:paraId="57CD0B67"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 xml:space="preserve">При проведении демонтажных работ: </w:t>
      </w:r>
    </w:p>
    <w:p w14:paraId="703B4E79"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2.4.1.1 Обеспечить содержание здания и работоспособность средств его противопожарной защиты в соответствии с требованиями проектной и технической документации на них;</w:t>
      </w:r>
    </w:p>
    <w:p w14:paraId="2E3E72EA"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2.4.1.2 Обеспечить выполнение правил пожарной безопасности, утвержденных в установленном порядке;</w:t>
      </w:r>
    </w:p>
    <w:p w14:paraId="2CCB57B2"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2.4.1.3 Выполнить в зоне производства работ отключение пожарной сигнализации и систем оповещения и изоляцию их от внешних воздействий демонтажных работ;</w:t>
      </w:r>
    </w:p>
    <w:p w14:paraId="0FF01598"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2.4.1.4 Произвести обесточивание электротехнических систем, в зоне демонтажных работ;</w:t>
      </w:r>
    </w:p>
    <w:p w14:paraId="0879181A"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2.4.1.5 Не допускать изменений конструктивных, объемно-планировочных и инженерно-технических решений без проекта, разработанного в соответствии с действующими нормами и утвержденного в установленном порядке. Существующие плиты покрытия/перекрытия подготавливаются до степени, необходимой для создания благоприятного впечатления от потолка. (Индивидуально в каждом случае, по согласованию инженера УОС). Потолок покрасить в красный цвет (Ral 3020). В случае отсутствия возможности добиться благоприятного вида, необходимо использовать подвесной потолок;</w:t>
      </w:r>
    </w:p>
    <w:p w14:paraId="289E538C"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2.4.1.6 При проведении ремонтных работ не допускать применения конструкций и материалов, не отвечающих требованиям действующих норм.</w:t>
      </w:r>
    </w:p>
    <w:p w14:paraId="5CF7DAE1" w14:textId="77777777" w:rsidR="008B7AFB" w:rsidRPr="008B7AFB" w:rsidRDefault="008B7AFB" w:rsidP="008B7AFB">
      <w:pPr>
        <w:pStyle w:val="ReportText"/>
        <w:jc w:val="both"/>
        <w:rPr>
          <w:rFonts w:ascii="Arial" w:hAnsi="Arial" w:cs="Arial"/>
          <w:color w:val="000000"/>
          <w:sz w:val="20"/>
          <w:lang w:val="ru-RU"/>
        </w:rPr>
      </w:pPr>
      <w:r w:rsidRPr="008B7AFB">
        <w:rPr>
          <w:rFonts w:ascii="Arial" w:hAnsi="Arial" w:cs="Arial"/>
          <w:color w:val="000000"/>
          <w:sz w:val="20"/>
          <w:lang w:val="ru-RU"/>
        </w:rPr>
        <w:t>В демонтаж до состояния shell-and-core не входят и, в случае необходимости выполнения таких работ, оплачиваются отдельно следующие виды работ: вывоз и утилизация мусора, демонтаж стяжки сверх 70 мм, демонтаж окон, демонтаж брони, демонтаж фибробетона.</w:t>
      </w:r>
    </w:p>
    <w:p w14:paraId="1B950741" w14:textId="77777777" w:rsidR="008B7AFB" w:rsidRPr="008B7AFB" w:rsidRDefault="008B7AFB" w:rsidP="008B7AFB">
      <w:pPr>
        <w:pStyle w:val="ReportText"/>
        <w:jc w:val="both"/>
        <w:rPr>
          <w:rFonts w:ascii="Arial" w:hAnsi="Arial" w:cs="Arial"/>
          <w:color w:val="000000"/>
          <w:sz w:val="20"/>
          <w:lang w:val="ru-RU"/>
        </w:rPr>
      </w:pPr>
    </w:p>
    <w:p w14:paraId="3F441471" w14:textId="77777777" w:rsidR="008B7AFB" w:rsidRPr="00A15293" w:rsidRDefault="008B7AFB" w:rsidP="00A15293">
      <w:pPr>
        <w:pStyle w:val="ReportText"/>
        <w:numPr>
          <w:ilvl w:val="1"/>
          <w:numId w:val="50"/>
        </w:numPr>
        <w:ind w:left="0" w:firstLine="0"/>
        <w:jc w:val="both"/>
        <w:rPr>
          <w:rFonts w:ascii="Arial" w:hAnsi="Arial" w:cs="Arial"/>
          <w:b/>
          <w:bCs/>
          <w:color w:val="000000"/>
          <w:sz w:val="20"/>
          <w:lang w:val="ru-RU"/>
        </w:rPr>
      </w:pPr>
      <w:r w:rsidRPr="00A15293">
        <w:rPr>
          <w:rFonts w:ascii="Arial" w:hAnsi="Arial" w:cs="Arial"/>
          <w:b/>
          <w:bCs/>
          <w:color w:val="000000"/>
          <w:sz w:val="20"/>
          <w:lang w:val="ru-RU"/>
        </w:rPr>
        <w:t>Перегородки</w:t>
      </w:r>
    </w:p>
    <w:p w14:paraId="31D105FF"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Перегородки, отделяющие Помещение от помещений других операторов и от мест общего пользования выполнить на всю высоту до плит перекрытия из пеноблоков с армированием через четыре ряда, либо из ГКЛ, усиленной арматурной решеткой диаметром 16 мм с ячейкой 150х150 мм. Тип перегородки выбрать в зависимости от требований к противопожарной защите. </w:t>
      </w:r>
    </w:p>
    <w:p w14:paraId="3ADFE466"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Перегородки, отделяющие электрощитовую, а также перегородки, отделяющие эвакуационные проходы от иных помещений выполнить на всю высоту до плит перекрытия из ГКЛ по 2 слоя с двух сторон с негорючей термоизоляцией по металлическому каркасу. При высоте перегородки более 5,5 м металлический каркас усилить с помощью стального замкнутого профиля. Толщина перегородки не менее 125 мм.  Предел огнестойкости по проекту, но не менее EI 45. </w:t>
      </w:r>
    </w:p>
    <w:p w14:paraId="3A49F1F3"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 перегородках, облицованных ГКЛ, швы проклеить серпянкой и прошпаклевать</w:t>
      </w:r>
    </w:p>
    <w:p w14:paraId="41D3C966"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Все отверстия и проемы в противопожарных перегородках, включая строительные, монтажные, технологические и прочие отверстия, а также отверстия в местах прохода инженерных коммуникаций должны быть заделаны огнеупорным составом (например, огнестойкой монтажной пеной).</w:t>
      </w:r>
    </w:p>
    <w:p w14:paraId="74E22AE3"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lastRenderedPageBreak/>
        <w:t>Крепление направляющих профилей каркаса выполнить через уплотнительную ленту или дюбель гвоздями с шагом не более 1000 мм, но не менее трех креплений на один профиль.</w:t>
      </w:r>
    </w:p>
    <w:p w14:paraId="239448B1"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Стоечные профили устанавливаются в направляющие с шагом 600 мм в типовых или 400/300 мм в отдельных конструктивных решениях.  Крепление стоечных профилей к направляющим осуществлять специальным инструментом (просекателем) методом «просечки с отгибом». Размещение инженерных коммуникаций внутри каркаса перегородок должно исключать возможность их повреждения острыми краями элементов каркаса и винтами в процессе крепления к нему гипсокартонных листов. ГКЛ крепятся на металлическом каркасе встык в соответствии с шагом стоек. Кратно шагу стоек каркаса делается смещение («разбежка») листов слоев обшивки относительно друг друга. Горизонтальные (поперечные) швы, образуемые ГКЛ, должны быть смещены относительно друг друга на расстояние не менее 400 мм.</w:t>
      </w:r>
    </w:p>
    <w:p w14:paraId="0AB57C74"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Для крепления ГКЛ к каркасу используются самонарезающие винты с потайной головкой (шурупы типа TN), которые должны входить в лист под прямым углом и проникать в металлический каркас на глубину не менее 10 мм. Головки винтов должны быть утоплены в ГКЛ на глубину около 1 мм с обязательным последующим шпаклеванием.  Изогнутые, неправильно ввернутые винты необходимо удалить и заменить их новыми на расстоянии около 50 мм от прежних.  Шаг установки винтов – 250 мм при однослойной обшивке.  В двухслойных обшивках этот шаг составляет: для первого слоя – 750 мм (TN 25), для второго – 250 мм (TN 35).  </w:t>
      </w:r>
    </w:p>
    <w:p w14:paraId="6F7432EC"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Деформационные швы устраиваются в перегородках (при высоте до 3,5 м) через каждые 15 м с обязательным повторением деформационных швов ограждающих конструкций. </w:t>
      </w:r>
    </w:p>
    <w:p w14:paraId="57D27E32"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Поперечные швы между смежными листами ГКЛ, образуемые торцевыми (не оклеенными картоном) кромками, заделываются при помощи шпаклевочной смеси. Для этого необходимо снять фаску под углом 22,5° на 2/3 толщины листа, после чего зашпаклевать с использованием армирующей ленты.</w:t>
      </w:r>
    </w:p>
    <w:p w14:paraId="414024BF"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монтаже конструкций перегородок должен быть обеспечен пооперационный контроль за качеством монтажных работ после выполнения следующих технологических процессов: монтаж направляющих; монтаж стоек и первого ряда слоя обшивки гипсокартонными листами; устройство звукоизоляции с составлением Актов освидетельствования скрытых работ.</w:t>
      </w:r>
    </w:p>
    <w:p w14:paraId="54CE9265"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приемке работ по устройству перегородок следует проверять надежность крепления гипсокартонных листов к каркасу самосверлящими самонарезающими винтами (их головки должны быть углублены в листы в пределах 0,5-1 мм), отсутствие трещин, поврежденных мест и надрывов картона, отсутствие зыбкости перегородок.</w:t>
      </w:r>
    </w:p>
    <w:p w14:paraId="13D312D2"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Уступы между смежными листами не должны превышать 1 мм. Зазор между смежными листами должен быть в пределах 1 мм. Поверхность гипсокартонных листов должна быть ровной, без загрязнений и масляных пятен.</w:t>
      </w:r>
    </w:p>
    <w:p w14:paraId="2385CBDF"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Стык плит ГКЛ делать по линии, не совпадающей с краями дверных проёмов.</w:t>
      </w:r>
    </w:p>
    <w:p w14:paraId="5EEAEBB9" w14:textId="7FA05823" w:rsid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Смонтированные гипсовые перегородки не должны иметь отклонений поверхностей, превышающих значения, при прикладывании правила или шаблона длиной 2 м не более двух неровностей глубиной или высотой до 2 мм. Отклонение поверхности стен от вертикали 1 мм на 1 м высоты, но не более 5 мм на всю высоту помещения.</w:t>
      </w:r>
    </w:p>
    <w:p w14:paraId="45623FE9" w14:textId="77777777" w:rsidR="00745760" w:rsidRPr="008B7AFB" w:rsidRDefault="00745760" w:rsidP="00745760">
      <w:pPr>
        <w:pStyle w:val="ReportText"/>
        <w:jc w:val="both"/>
        <w:rPr>
          <w:rFonts w:ascii="Arial" w:hAnsi="Arial" w:cs="Arial"/>
          <w:color w:val="000000"/>
          <w:sz w:val="20"/>
          <w:lang w:val="ru-RU"/>
        </w:rPr>
      </w:pPr>
    </w:p>
    <w:p w14:paraId="4BD3FF5A" w14:textId="77777777" w:rsidR="00745760" w:rsidRPr="00A15293" w:rsidRDefault="00745760" w:rsidP="00745760">
      <w:pPr>
        <w:pStyle w:val="ReportText"/>
        <w:numPr>
          <w:ilvl w:val="1"/>
          <w:numId w:val="50"/>
        </w:numPr>
        <w:ind w:left="0" w:firstLine="0"/>
        <w:jc w:val="both"/>
        <w:rPr>
          <w:rFonts w:ascii="Arial" w:hAnsi="Arial" w:cs="Arial"/>
          <w:b/>
          <w:bCs/>
          <w:color w:val="000000"/>
          <w:sz w:val="20"/>
          <w:lang w:val="ru-RU"/>
        </w:rPr>
      </w:pPr>
      <w:r w:rsidRPr="00A15293">
        <w:rPr>
          <w:rFonts w:ascii="Arial" w:hAnsi="Arial" w:cs="Arial"/>
          <w:b/>
          <w:bCs/>
          <w:color w:val="000000"/>
          <w:sz w:val="20"/>
          <w:lang w:val="ru-RU"/>
        </w:rPr>
        <w:t>Стены</w:t>
      </w:r>
    </w:p>
    <w:p w14:paraId="1EF8097F" w14:textId="59912541"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Участки наружных стен, зашить ГКЛ</w:t>
      </w:r>
      <w:del w:id="87" w:author="ALI" w:date="2026-08-20T12:17:00Z">
        <w:r w:rsidRPr="008B7AFB" w:rsidDel="0075112B">
          <w:rPr>
            <w:rFonts w:ascii="Arial" w:hAnsi="Arial" w:cs="Arial"/>
            <w:color w:val="000000"/>
            <w:sz w:val="20"/>
            <w:lang w:val="ru-RU"/>
          </w:rPr>
          <w:delText xml:space="preserve"> </w:delText>
        </w:r>
      </w:del>
      <w:r w:rsidRPr="008B7AFB">
        <w:rPr>
          <w:rFonts w:ascii="Arial" w:hAnsi="Arial" w:cs="Arial"/>
          <w:color w:val="000000"/>
          <w:sz w:val="20"/>
          <w:lang w:val="ru-RU"/>
        </w:rPr>
        <w:t xml:space="preserve"> в 1 слой по металлическому каркасу с заполнением мин. ватой 50 мм. </w:t>
      </w:r>
    </w:p>
    <w:p w14:paraId="2C9112E5"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Колонны обшить ГКЛ в 1 слой по металлическому каркасу из профиля № 27. Уровень зашивки колонн не менее 2750 мм.</w:t>
      </w:r>
    </w:p>
    <w:p w14:paraId="548EB927"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установке каркасов для обшивки колонн произвести выравнивание всех плоскостей обшивки всех колонн, находящихся по одной оси, в одну линию, в створ.</w:t>
      </w:r>
    </w:p>
    <w:p w14:paraId="0261DE78"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 стенах, облицованных ГКЛ, швы проклеить серпянкой и прошпаклевать. Работы выполнять в соответствии с типовыми технологическими картами на отделочные работы</w:t>
      </w:r>
      <w:del w:id="88" w:author="ALI" w:date="2026-08-20T12:17:00Z">
        <w:r w:rsidRPr="008B7AFB" w:rsidDel="0075112B">
          <w:rPr>
            <w:rFonts w:ascii="Arial" w:hAnsi="Arial" w:cs="Arial"/>
            <w:color w:val="000000"/>
            <w:sz w:val="20"/>
            <w:lang w:val="ru-RU"/>
          </w:rPr>
          <w:delText xml:space="preserve"> </w:delText>
        </w:r>
      </w:del>
      <w:r w:rsidRPr="008B7AFB">
        <w:rPr>
          <w:rFonts w:ascii="Arial" w:hAnsi="Arial" w:cs="Arial"/>
          <w:color w:val="000000"/>
          <w:sz w:val="20"/>
          <w:lang w:val="ru-RU"/>
        </w:rPr>
        <w:t xml:space="preserve"> МДС 81-39.2005.</w:t>
      </w:r>
    </w:p>
    <w:p w14:paraId="4F5C2700" w14:textId="77777777" w:rsidR="008B7AFB" w:rsidRPr="008B7AFB" w:rsidRDefault="008B7AFB" w:rsidP="008B7AFB">
      <w:pPr>
        <w:pStyle w:val="ReportText"/>
        <w:jc w:val="both"/>
        <w:rPr>
          <w:rFonts w:ascii="Arial" w:hAnsi="Arial" w:cs="Arial"/>
          <w:color w:val="000000"/>
          <w:sz w:val="20"/>
          <w:lang w:val="ru-RU"/>
        </w:rPr>
      </w:pPr>
    </w:p>
    <w:p w14:paraId="1D511A6C" w14:textId="77777777" w:rsidR="008B7AFB" w:rsidRPr="00A15293" w:rsidRDefault="008B7AFB" w:rsidP="00A15293">
      <w:pPr>
        <w:pStyle w:val="ReportText"/>
        <w:numPr>
          <w:ilvl w:val="1"/>
          <w:numId w:val="50"/>
        </w:numPr>
        <w:ind w:left="0" w:firstLine="0"/>
        <w:jc w:val="both"/>
        <w:rPr>
          <w:rFonts w:ascii="Arial" w:hAnsi="Arial" w:cs="Arial"/>
          <w:b/>
          <w:bCs/>
          <w:color w:val="000000"/>
          <w:sz w:val="20"/>
          <w:lang w:val="ru-RU"/>
        </w:rPr>
      </w:pPr>
      <w:r w:rsidRPr="00A15293">
        <w:rPr>
          <w:rFonts w:ascii="Arial" w:hAnsi="Arial" w:cs="Arial"/>
          <w:b/>
          <w:bCs/>
          <w:color w:val="000000"/>
          <w:sz w:val="20"/>
          <w:lang w:val="ru-RU"/>
        </w:rPr>
        <w:t>Двери, входные группы</w:t>
      </w:r>
    </w:p>
    <w:p w14:paraId="4B6F5888"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Установить дверные заполнения по периметру Помещения в соответствии со строительным планом. Направление открывание дверей принять в соответствии с требованиями противопожарных эвакуационных норм.</w:t>
      </w:r>
    </w:p>
    <w:p w14:paraId="09A43532"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Установить все противопожарные двери запасных (эвакуационных) выходов по периметру Помещения. </w:t>
      </w:r>
    </w:p>
    <w:p w14:paraId="7B998631" w14:textId="77777777"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Противопожарные двери металлические, серия 1.236-5, состоящие из металлического сварного каркаса и уплотнителя – вспученного перлита – </w:t>
      </w:r>
      <w:commentRangeStart w:id="89"/>
      <w:r>
        <w:rPr>
          <w:rFonts w:ascii="Arial" w:hAnsi="Arial" w:cs="Arial"/>
          <w:color w:val="000000"/>
          <w:sz w:val="20"/>
          <w:lang w:val="ru-RU"/>
        </w:rPr>
        <w:t>ГОСТ 16136</w:t>
      </w:r>
      <w:r w:rsidRPr="008B7AFB">
        <w:rPr>
          <w:rFonts w:ascii="Arial" w:hAnsi="Arial" w:cs="Arial"/>
          <w:color w:val="000000"/>
          <w:sz w:val="20"/>
          <w:lang w:val="ru-RU"/>
        </w:rPr>
        <w:t xml:space="preserve"> или асбестовермикулитовой плиты – ГОСТ 13450</w:t>
      </w:r>
      <w:commentRangeEnd w:id="89"/>
      <w:r>
        <w:rPr>
          <w:rStyle w:val="ac"/>
          <w:rFonts w:eastAsia="MS Mincho"/>
          <w:lang w:val="en-US"/>
        </w:rPr>
        <w:commentReference w:id="89"/>
      </w:r>
      <w:r w:rsidRPr="008B7AFB">
        <w:rPr>
          <w:rFonts w:ascii="Arial" w:hAnsi="Arial" w:cs="Arial"/>
          <w:color w:val="000000"/>
          <w:sz w:val="20"/>
          <w:lang w:val="ru-RU"/>
        </w:rPr>
        <w:t xml:space="preserve">. Предел огнестойкости – в соответствии с требованиями Проекта. Цвет окраски двери RAL-7047 или иной по согласованию с Заказчиком.  Для самозакрывания двери в верхней части каждой створки установить доводчик дверной по согласованию с Заказчиком, а в двустворчатой двери на середине верхней перемычки рамы установить ограничитель. </w:t>
      </w:r>
    </w:p>
    <w:p w14:paraId="4BBE0D7F" w14:textId="4AE49BD5" w:rsidR="008B7AFB" w:rsidRP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Срез порожков противопожарных дверей не допускается.</w:t>
      </w:r>
    </w:p>
    <w:p w14:paraId="5518992D" w14:textId="3F3B1A5D" w:rsidR="008B7AFB" w:rsidRDefault="008B7AFB" w:rsidP="00A15293">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Места установки всех дверных блоков в перегородках из ГКЛ усилить каркасом из стального замкнутого профиля с креплением профиля к несущим конструкциям здания (пол, перекрытия, стены)</w:t>
      </w:r>
    </w:p>
    <w:p w14:paraId="32E0D420" w14:textId="77777777" w:rsidR="00745760" w:rsidRPr="008B7AFB" w:rsidRDefault="00745760" w:rsidP="00745760">
      <w:pPr>
        <w:pStyle w:val="ReportText"/>
        <w:jc w:val="both"/>
        <w:rPr>
          <w:rFonts w:ascii="Arial" w:hAnsi="Arial" w:cs="Arial"/>
          <w:color w:val="000000"/>
          <w:sz w:val="20"/>
          <w:lang w:val="ru-RU"/>
        </w:rPr>
      </w:pPr>
    </w:p>
    <w:p w14:paraId="76368FE9" w14:textId="77777777" w:rsidR="00745760" w:rsidRPr="00A15293" w:rsidRDefault="00745760" w:rsidP="00745760">
      <w:pPr>
        <w:pStyle w:val="ReportText"/>
        <w:numPr>
          <w:ilvl w:val="1"/>
          <w:numId w:val="50"/>
        </w:numPr>
        <w:ind w:left="0" w:firstLine="0"/>
        <w:jc w:val="both"/>
        <w:rPr>
          <w:rFonts w:ascii="Arial" w:hAnsi="Arial" w:cs="Arial"/>
          <w:b/>
          <w:bCs/>
          <w:color w:val="000000"/>
          <w:sz w:val="20"/>
          <w:lang w:val="ru-RU"/>
        </w:rPr>
      </w:pPr>
      <w:r w:rsidRPr="00A15293">
        <w:rPr>
          <w:rFonts w:ascii="Arial" w:hAnsi="Arial" w:cs="Arial"/>
          <w:b/>
          <w:bCs/>
          <w:color w:val="000000"/>
          <w:sz w:val="20"/>
          <w:lang w:val="ru-RU"/>
        </w:rPr>
        <w:t>Потолк</w:t>
      </w:r>
      <w:r>
        <w:rPr>
          <w:rFonts w:ascii="Arial" w:hAnsi="Arial" w:cs="Arial"/>
          <w:b/>
          <w:bCs/>
          <w:color w:val="000000"/>
          <w:sz w:val="20"/>
          <w:lang w:val="ru-RU"/>
        </w:rPr>
        <w:t>и</w:t>
      </w:r>
    </w:p>
    <w:p w14:paraId="263BD801"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 зоне 24/7, зоне универсального и конфиденциального обслуживания применить беспотолочную схему. </w:t>
      </w:r>
    </w:p>
    <w:p w14:paraId="60DA69AA"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Существующие плиты покрытия/перекрытия подготавливаются до степени, необходимой для создания благоприятного впечатления от потолка. Потолок покрасить в красный цвет (Ral 3020). В случае отсутствия возможности добиться благоприятного вида, необходимо использовать подвесной потолок (определяет инженер УОС).</w:t>
      </w:r>
    </w:p>
    <w:p w14:paraId="36148DA7"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В зависимости от характеристик Здания (высота до потолка, тип систем противопожарной защиты, мероприятия по противопожарной защите) в зоне для сотрудников выполнить подвесной потолок из ГКЛ либо беспотолочная схема. Выбранное решение согласовать с Заказчиком.</w:t>
      </w:r>
    </w:p>
    <w:p w14:paraId="4DC68730" w14:textId="77777777" w:rsidR="00745760" w:rsidRPr="008B7AFB" w:rsidRDefault="00745760" w:rsidP="00745760">
      <w:pPr>
        <w:pStyle w:val="ReportText"/>
        <w:jc w:val="both"/>
        <w:rPr>
          <w:rFonts w:ascii="Arial" w:hAnsi="Arial" w:cs="Arial"/>
          <w:color w:val="000000"/>
          <w:sz w:val="20"/>
          <w:lang w:val="ru-RU"/>
        </w:rPr>
      </w:pPr>
    </w:p>
    <w:p w14:paraId="3B5694F7" w14:textId="77777777" w:rsidR="00745760" w:rsidRPr="00214E9A" w:rsidRDefault="00745760" w:rsidP="00745760">
      <w:pPr>
        <w:pStyle w:val="ReportText"/>
        <w:numPr>
          <w:ilvl w:val="1"/>
          <w:numId w:val="50"/>
        </w:numPr>
        <w:ind w:left="0" w:firstLine="0"/>
        <w:jc w:val="both"/>
        <w:rPr>
          <w:rFonts w:ascii="Arial" w:hAnsi="Arial" w:cs="Arial"/>
          <w:b/>
          <w:bCs/>
          <w:color w:val="000000"/>
          <w:sz w:val="20"/>
          <w:lang w:val="ru-RU"/>
        </w:rPr>
      </w:pPr>
      <w:r w:rsidRPr="00214E9A">
        <w:rPr>
          <w:rFonts w:ascii="Arial" w:hAnsi="Arial" w:cs="Arial"/>
          <w:b/>
          <w:bCs/>
          <w:color w:val="000000"/>
          <w:sz w:val="20"/>
          <w:lang w:val="ru-RU"/>
        </w:rPr>
        <w:t>Полы</w:t>
      </w:r>
    </w:p>
    <w:p w14:paraId="039D8EB1" w14:textId="4D6E9E7D" w:rsidR="00745760"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Нагрузка на полы принимается согласно СП 20.13330.2016 «Нагрузки и воздействия».</w:t>
      </w:r>
    </w:p>
    <w:p w14:paraId="3336C7DB"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w:t>
      </w:r>
      <w:r w:rsidRPr="00270199">
        <w:rPr>
          <w:rFonts w:ascii="Arial" w:hAnsi="Arial" w:cs="Arial"/>
          <w:color w:val="000000"/>
          <w:sz w:val="20"/>
          <w:lang w:val="ru-RU"/>
        </w:rPr>
        <w:tab/>
        <w:t>Несущая (полезная) способность перекрытий должна удовлетворять следующим требованиям:</w:t>
      </w:r>
    </w:p>
    <w:p w14:paraId="579DD8E0"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серверные 1 000 кг/кв.м.;</w:t>
      </w:r>
    </w:p>
    <w:p w14:paraId="5D95EBAE" w14:textId="304F21DB"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xml:space="preserve">- коммутационные </w:t>
      </w:r>
      <w:del w:id="90" w:author="ALI" w:date="2026-08-20T12:17:00Z">
        <w:r w:rsidRPr="00270199" w:rsidDel="0075112B">
          <w:rPr>
            <w:rFonts w:ascii="Arial" w:hAnsi="Arial" w:cs="Arial"/>
            <w:color w:val="000000"/>
            <w:sz w:val="20"/>
            <w:lang w:val="ru-RU"/>
          </w:rPr>
          <w:delText xml:space="preserve"> </w:delText>
        </w:r>
      </w:del>
      <w:r w:rsidRPr="00270199">
        <w:rPr>
          <w:rFonts w:ascii="Arial" w:hAnsi="Arial" w:cs="Arial"/>
          <w:color w:val="000000"/>
          <w:sz w:val="20"/>
          <w:lang w:val="ru-RU"/>
        </w:rPr>
        <w:t>800 кг/кв.м.;</w:t>
      </w:r>
    </w:p>
    <w:p w14:paraId="5B7F580A" w14:textId="66D28FF8"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xml:space="preserve">- помещение ИБП </w:t>
      </w:r>
      <w:del w:id="91" w:author="ALI" w:date="2026-08-20T12:17:00Z">
        <w:r w:rsidRPr="00270199" w:rsidDel="0075112B">
          <w:rPr>
            <w:rFonts w:ascii="Arial" w:hAnsi="Arial" w:cs="Arial"/>
            <w:color w:val="000000"/>
            <w:sz w:val="20"/>
            <w:lang w:val="ru-RU"/>
          </w:rPr>
          <w:delText xml:space="preserve"> </w:delText>
        </w:r>
      </w:del>
      <w:r w:rsidRPr="00270199">
        <w:rPr>
          <w:rFonts w:ascii="Arial" w:hAnsi="Arial" w:cs="Arial"/>
          <w:color w:val="000000"/>
          <w:sz w:val="20"/>
          <w:lang w:val="ru-RU"/>
        </w:rPr>
        <w:t>1 500 кг/кв.м.;</w:t>
      </w:r>
    </w:p>
    <w:p w14:paraId="3F614BB4" w14:textId="36EA0CE3"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xml:space="preserve">- офисные помещения </w:t>
      </w:r>
      <w:del w:id="92" w:author="ALI" w:date="2026-08-20T12:17:00Z">
        <w:r w:rsidRPr="00270199" w:rsidDel="0075112B">
          <w:rPr>
            <w:rFonts w:ascii="Arial" w:hAnsi="Arial" w:cs="Arial"/>
            <w:color w:val="000000"/>
            <w:sz w:val="20"/>
            <w:lang w:val="ru-RU"/>
          </w:rPr>
          <w:delText xml:space="preserve"> </w:delText>
        </w:r>
      </w:del>
      <w:r w:rsidRPr="00270199">
        <w:rPr>
          <w:rFonts w:ascii="Arial" w:hAnsi="Arial" w:cs="Arial"/>
          <w:color w:val="000000"/>
          <w:sz w:val="20"/>
          <w:lang w:val="ru-RU"/>
        </w:rPr>
        <w:t>400 кг/кв.м.;</w:t>
      </w:r>
    </w:p>
    <w:p w14:paraId="12A20A97"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xml:space="preserve">- склады/архивы </w:t>
      </w:r>
      <w:del w:id="93" w:author="ALI" w:date="2026-08-20T12:17:00Z">
        <w:r w:rsidRPr="00270199" w:rsidDel="0075112B">
          <w:rPr>
            <w:rFonts w:ascii="Arial" w:hAnsi="Arial" w:cs="Arial"/>
            <w:color w:val="000000"/>
            <w:sz w:val="20"/>
            <w:lang w:val="ru-RU"/>
          </w:rPr>
          <w:delText xml:space="preserve"> </w:delText>
        </w:r>
      </w:del>
      <w:r w:rsidRPr="00270199">
        <w:rPr>
          <w:rFonts w:ascii="Arial" w:hAnsi="Arial" w:cs="Arial"/>
          <w:color w:val="000000"/>
          <w:sz w:val="20"/>
          <w:lang w:val="ru-RU"/>
        </w:rPr>
        <w:t>800 кг/кв.м.;</w:t>
      </w:r>
    </w:p>
    <w:p w14:paraId="6D7D004B" w14:textId="77777777" w:rsidR="00270199" w:rsidRPr="00270199"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кассовый узел 1 200 кг/кв.м.</w:t>
      </w:r>
    </w:p>
    <w:p w14:paraId="27C310D5" w14:textId="6F813B59" w:rsidR="00270199" w:rsidRPr="008B7AFB" w:rsidRDefault="00270199" w:rsidP="00270199">
      <w:pPr>
        <w:pStyle w:val="ReportText"/>
        <w:jc w:val="both"/>
        <w:rPr>
          <w:rFonts w:ascii="Arial" w:hAnsi="Arial" w:cs="Arial"/>
          <w:color w:val="000000"/>
          <w:sz w:val="20"/>
          <w:lang w:val="ru-RU"/>
        </w:rPr>
      </w:pPr>
      <w:r w:rsidRPr="00270199">
        <w:rPr>
          <w:rFonts w:ascii="Arial" w:hAnsi="Arial" w:cs="Arial"/>
          <w:color w:val="000000"/>
          <w:sz w:val="20"/>
          <w:lang w:val="ru-RU"/>
        </w:rPr>
        <w:t xml:space="preserve">При невозможности обеспечить в здании вышеуказанную несущую способность перекрытий, необходимо предложить и запроектировать </w:t>
      </w:r>
      <w:del w:id="94" w:author="ALI" w:date="2026-08-20T12:17:00Z">
        <w:r w:rsidRPr="00270199" w:rsidDel="0075112B">
          <w:rPr>
            <w:rFonts w:ascii="Arial" w:hAnsi="Arial" w:cs="Arial"/>
            <w:color w:val="000000"/>
            <w:sz w:val="20"/>
            <w:lang w:val="ru-RU"/>
          </w:rPr>
          <w:delText xml:space="preserve"> </w:delText>
        </w:r>
      </w:del>
      <w:r w:rsidRPr="00270199">
        <w:rPr>
          <w:rFonts w:ascii="Arial" w:hAnsi="Arial" w:cs="Arial"/>
          <w:color w:val="000000"/>
          <w:sz w:val="20"/>
          <w:lang w:val="ru-RU"/>
        </w:rPr>
        <w:t>мероприятия по техническому укреплению перекрытий</w:t>
      </w:r>
    </w:p>
    <w:p w14:paraId="4E77D04D" w14:textId="2EE998DF" w:rsidR="00745760" w:rsidRPr="00DA362F" w:rsidRDefault="00745760" w:rsidP="00745760">
      <w:pPr>
        <w:pStyle w:val="ReportText"/>
        <w:numPr>
          <w:ilvl w:val="2"/>
          <w:numId w:val="50"/>
        </w:numPr>
        <w:ind w:left="0" w:firstLine="0"/>
        <w:jc w:val="both"/>
        <w:rPr>
          <w:rFonts w:ascii="Arial" w:hAnsi="Arial" w:cs="Arial"/>
          <w:color w:val="000000"/>
          <w:sz w:val="20"/>
          <w:lang w:val="ru-RU"/>
        </w:rPr>
      </w:pPr>
      <w:r w:rsidRPr="0012685A">
        <w:rPr>
          <w:rFonts w:ascii="Arial" w:hAnsi="Arial" w:cs="Arial"/>
          <w:color w:val="000000"/>
          <w:sz w:val="20"/>
          <w:lang w:val="ru-RU"/>
        </w:rPr>
        <w:t>Полы всех помещений</w:t>
      </w:r>
      <w:del w:id="95" w:author="Administrator" w:date="2024-10-02T13:18:00Z">
        <w:r w:rsidRPr="00DA362F" w:rsidDel="0012685A">
          <w:rPr>
            <w:rFonts w:ascii="Arial" w:hAnsi="Arial" w:cs="Arial"/>
            <w:color w:val="000000"/>
            <w:sz w:val="20"/>
            <w:lang w:val="ru-RU"/>
          </w:rPr>
          <w:delText>,</w:delText>
        </w:r>
      </w:del>
      <w:r w:rsidRPr="00DA362F">
        <w:rPr>
          <w:rFonts w:ascii="Arial" w:hAnsi="Arial" w:cs="Arial"/>
          <w:color w:val="000000"/>
          <w:sz w:val="20"/>
          <w:lang w:val="ru-RU"/>
        </w:rPr>
        <w:t xml:space="preserve"> должны быть горизонтальными. Наличие уклона не допускается. В полу на путях эвакуации</w:t>
      </w:r>
      <w:r w:rsidRPr="0012685A">
        <w:rPr>
          <w:rFonts w:ascii="Arial" w:hAnsi="Arial" w:cs="Arial"/>
          <w:color w:val="000000"/>
          <w:sz w:val="20"/>
          <w:lang w:val="ru-RU"/>
        </w:rPr>
        <w:t xml:space="preserve"> не </w:t>
      </w:r>
      <w:r w:rsidRPr="00DA362F">
        <w:rPr>
          <w:rFonts w:ascii="Arial" w:hAnsi="Arial" w:cs="Arial"/>
          <w:color w:val="000000"/>
          <w:sz w:val="20"/>
          <w:lang w:val="ru-RU"/>
        </w:rPr>
        <w:t>допускаются перепады высот менее 45 см и выступы, за исключением порогов в дверных проемах. В местах перепада высот следует предусматривать лестницы с числом ступеней не менее трех или пандусы с уклоном не более 1:6.</w:t>
      </w:r>
    </w:p>
    <w:p w14:paraId="657EF60F"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lastRenderedPageBreak/>
        <w:t xml:space="preserve">Перед укладкой напольного керамогранита в подготовке пола выполнить каналы под укладку скрытых коммуникаций. В каналы укладываются ПНД или ПВХ трубы, при этом необходимо обеспечить трубы «протяжками». </w:t>
      </w:r>
    </w:p>
    <w:p w14:paraId="52B2805B"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Отклонения поверхности покрытия от плоскости при проверке контрольной двухметровой рейкой не должны превышать - 2 мм.</w:t>
      </w:r>
    </w:p>
    <w:p w14:paraId="24F2F3E8"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Отклонения по толщине покрытия - не более 10 % от проектной.</w:t>
      </w:r>
    </w:p>
    <w:p w14:paraId="1783E4C0"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проверке сцепления монолитных покрытий и покрытий из жестких плиточных материалов с нижележащими элементами пола простукиванием не должно быть изменения характера звучания</w:t>
      </w:r>
      <w:r>
        <w:rPr>
          <w:rFonts w:ascii="Arial" w:hAnsi="Arial" w:cs="Arial"/>
          <w:color w:val="000000"/>
          <w:sz w:val="20"/>
          <w:lang w:val="ru-RU"/>
        </w:rPr>
        <w:t>.</w:t>
      </w:r>
      <w:r w:rsidRPr="008B7AFB">
        <w:rPr>
          <w:rFonts w:ascii="Arial" w:hAnsi="Arial" w:cs="Arial"/>
          <w:color w:val="000000"/>
          <w:sz w:val="20"/>
          <w:lang w:val="ru-RU"/>
        </w:rPr>
        <w:t xml:space="preserve"> Приёмка работ осуществляется Техническим простукиванием всей поверхности пола в центре квадратов по условной сетке с ячейкой размером не менее 50х50 см, с последующим составлением Акта приемки.</w:t>
      </w:r>
    </w:p>
    <w:p w14:paraId="39EB4895" w14:textId="77777777" w:rsidR="00745760" w:rsidRPr="008B7AFB" w:rsidRDefault="00745760" w:rsidP="00745760">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Зазоры и щели между плинтусами и покрытием пола или стенами (перегородками), между смежными кромками плиток не допускаются. Приёмка работ осуществляется визуальным осмотром всей поверхности пола и мест примыканий, с последующим составлением Акта приемки</w:t>
      </w:r>
      <w:r>
        <w:rPr>
          <w:rFonts w:ascii="Arial" w:hAnsi="Arial" w:cs="Arial"/>
          <w:color w:val="000000"/>
          <w:sz w:val="20"/>
          <w:lang w:val="ru-RU"/>
        </w:rPr>
        <w:t>.</w:t>
      </w:r>
    </w:p>
    <w:p w14:paraId="124C43C3" w14:textId="77777777" w:rsidR="00745760" w:rsidRPr="008B7AFB" w:rsidRDefault="00745760" w:rsidP="00745760">
      <w:pPr>
        <w:pStyle w:val="ReportText"/>
        <w:jc w:val="both"/>
        <w:rPr>
          <w:rFonts w:ascii="Arial" w:hAnsi="Arial" w:cs="Arial"/>
          <w:color w:val="000000"/>
          <w:sz w:val="20"/>
          <w:lang w:val="ru-RU"/>
        </w:rPr>
      </w:pPr>
    </w:p>
    <w:p w14:paraId="2BB93D99" w14:textId="77777777" w:rsidR="008B7AFB" w:rsidRPr="008B7AFB" w:rsidRDefault="008B7AFB" w:rsidP="008B7AFB">
      <w:pPr>
        <w:pStyle w:val="ReportText"/>
        <w:jc w:val="both"/>
        <w:rPr>
          <w:rFonts w:ascii="Arial" w:hAnsi="Arial" w:cs="Arial"/>
          <w:color w:val="000000"/>
          <w:sz w:val="20"/>
          <w:lang w:val="ru-RU"/>
        </w:rPr>
      </w:pPr>
    </w:p>
    <w:p w14:paraId="41B5FFFA" w14:textId="2EC86FC8" w:rsidR="000510B2" w:rsidRPr="000510B2" w:rsidRDefault="00A15293" w:rsidP="005A484D">
      <w:pPr>
        <w:pStyle w:val="ReportLevel2Char"/>
        <w:numPr>
          <w:ilvl w:val="0"/>
          <w:numId w:val="50"/>
        </w:numPr>
        <w:jc w:val="both"/>
        <w:rPr>
          <w:rFonts w:cs="Arial"/>
          <w:color w:val="000000"/>
          <w:sz w:val="20"/>
          <w:lang w:val="ru-RU"/>
        </w:rPr>
      </w:pPr>
      <w:r w:rsidRPr="000510B2">
        <w:rPr>
          <w:bCs/>
          <w:color w:val="000000"/>
          <w:sz w:val="20"/>
          <w:lang w:val="ru-RU" w:eastAsia="ja-JP"/>
        </w:rPr>
        <w:br w:type="page"/>
      </w:r>
      <w:r w:rsidR="000510B2" w:rsidRPr="000510B2">
        <w:rPr>
          <w:bCs/>
          <w:color w:val="000000"/>
          <w:sz w:val="20"/>
          <w:lang w:val="ru-RU" w:eastAsia="ja-JP"/>
        </w:rPr>
        <w:lastRenderedPageBreak/>
        <w:t>Инженерно-техническая укреплённость и технические системы безопасности</w:t>
      </w:r>
    </w:p>
    <w:p w14:paraId="7E29FC33" w14:textId="77777777" w:rsidR="000510B2" w:rsidRPr="002B5FF9" w:rsidRDefault="000510B2" w:rsidP="000510B2">
      <w:pPr>
        <w:pStyle w:val="ReportText"/>
        <w:numPr>
          <w:ilvl w:val="1"/>
          <w:numId w:val="50"/>
        </w:numPr>
        <w:ind w:left="0" w:firstLine="0"/>
        <w:jc w:val="both"/>
        <w:rPr>
          <w:rFonts w:ascii="Arial" w:hAnsi="Arial" w:cs="Arial"/>
          <w:b/>
          <w:bCs/>
          <w:color w:val="000000"/>
          <w:sz w:val="20"/>
          <w:lang w:val="ru-RU"/>
        </w:rPr>
      </w:pPr>
      <w:r w:rsidRPr="002B5FF9">
        <w:rPr>
          <w:rFonts w:ascii="Arial" w:hAnsi="Arial" w:cs="Arial"/>
          <w:b/>
          <w:bCs/>
          <w:color w:val="000000"/>
          <w:sz w:val="20"/>
          <w:lang w:val="ru-RU"/>
        </w:rPr>
        <w:t>Общие положения</w:t>
      </w:r>
    </w:p>
    <w:p w14:paraId="2BBD1D53" w14:textId="77777777" w:rsidR="000510B2" w:rsidRDefault="000510B2" w:rsidP="000510B2">
      <w:pPr>
        <w:pStyle w:val="ReportText"/>
        <w:numPr>
          <w:ilvl w:val="2"/>
          <w:numId w:val="50"/>
        </w:numPr>
        <w:ind w:left="0" w:firstLine="0"/>
        <w:jc w:val="both"/>
        <w:rPr>
          <w:rFonts w:ascii="Arial" w:hAnsi="Arial" w:cs="Arial"/>
          <w:color w:val="000000"/>
          <w:sz w:val="20"/>
          <w:lang w:val="ru-RU"/>
        </w:rPr>
      </w:pPr>
      <w:r>
        <w:rPr>
          <w:rFonts w:ascii="Arial" w:hAnsi="Arial" w:cs="Arial"/>
          <w:color w:val="000000"/>
          <w:sz w:val="20"/>
          <w:lang w:val="ru-RU"/>
        </w:rPr>
        <w:t>Требования данного раздела</w:t>
      </w:r>
      <w:r w:rsidRPr="008B7AFB">
        <w:rPr>
          <w:rFonts w:ascii="Arial" w:hAnsi="Arial" w:cs="Arial"/>
          <w:color w:val="000000"/>
          <w:sz w:val="20"/>
          <w:lang w:val="ru-RU"/>
        </w:rPr>
        <w:t xml:space="preserve"> распространя</w:t>
      </w:r>
      <w:r>
        <w:rPr>
          <w:rFonts w:ascii="Arial" w:hAnsi="Arial" w:cs="Arial"/>
          <w:color w:val="000000"/>
          <w:sz w:val="20"/>
          <w:lang w:val="ru-RU"/>
        </w:rPr>
        <w:t>ю</w:t>
      </w:r>
      <w:r w:rsidRPr="008B7AFB">
        <w:rPr>
          <w:rFonts w:ascii="Arial" w:hAnsi="Arial" w:cs="Arial"/>
          <w:color w:val="000000"/>
          <w:sz w:val="20"/>
          <w:lang w:val="ru-RU"/>
        </w:rPr>
        <w:t>тся на проектирование и строительство вновь возводимых и реконструируемых помещений и технических систем безопасности на объектах АО «АЛЬФА-БАНК» (далее –</w:t>
      </w:r>
      <w:r>
        <w:rPr>
          <w:rFonts w:ascii="Arial" w:hAnsi="Arial" w:cs="Arial"/>
          <w:color w:val="000000"/>
          <w:sz w:val="20"/>
          <w:lang w:val="ru-RU"/>
        </w:rPr>
        <w:t xml:space="preserve"> </w:t>
      </w:r>
      <w:r w:rsidRPr="008B7AFB">
        <w:rPr>
          <w:rFonts w:ascii="Arial" w:hAnsi="Arial" w:cs="Arial"/>
          <w:color w:val="000000"/>
          <w:sz w:val="20"/>
          <w:lang w:val="ru-RU"/>
        </w:rPr>
        <w:t>Банка) и не действу</w:t>
      </w:r>
      <w:r>
        <w:rPr>
          <w:rFonts w:ascii="Arial" w:hAnsi="Arial" w:cs="Arial"/>
          <w:color w:val="000000"/>
          <w:sz w:val="20"/>
          <w:lang w:val="ru-RU"/>
        </w:rPr>
        <w:t>ют</w:t>
      </w:r>
      <w:r w:rsidRPr="008B7AFB">
        <w:rPr>
          <w:rFonts w:ascii="Arial" w:hAnsi="Arial" w:cs="Arial"/>
          <w:color w:val="000000"/>
          <w:sz w:val="20"/>
          <w:lang w:val="ru-RU"/>
        </w:rPr>
        <w:t xml:space="preserve"> в отношении объектов, введенных в эксплуатацию до утверждения данного документа.</w:t>
      </w:r>
    </w:p>
    <w:p w14:paraId="111AC91B" w14:textId="77777777" w:rsidR="000510B2" w:rsidRPr="008B7AFB" w:rsidRDefault="000510B2" w:rsidP="000510B2">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Инженерно-техническая укрепленность объекта - совокупность мероприятий, направленных на усиление конструктивных элементов зданий, помещений и охраняемых территорий, обеспечивающих необходимое противодействие несанкционированному проникновению в охраняемую зону, взлому и другим преступным посягательствам. </w:t>
      </w:r>
    </w:p>
    <w:p w14:paraId="4BA1BD04" w14:textId="77777777" w:rsidR="000510B2" w:rsidRPr="008B7AFB" w:rsidRDefault="000510B2" w:rsidP="000510B2">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К техническим системам безопасности относят:</w:t>
      </w:r>
    </w:p>
    <w:p w14:paraId="16DD22BD"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охранно-тревожной сигнализации;</w:t>
      </w:r>
    </w:p>
    <w:p w14:paraId="3C8A6FCC"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контроля и управления доступом;</w:t>
      </w:r>
    </w:p>
    <w:p w14:paraId="25EFB55C"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видеонаблюдения;</w:t>
      </w:r>
    </w:p>
    <w:p w14:paraId="780D5280"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автоматическую пожарную сигнализацию;</w:t>
      </w:r>
    </w:p>
    <w:p w14:paraId="3222EEAA"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оповещения и управления эвакуацией при пожаре;</w:t>
      </w:r>
    </w:p>
    <w:p w14:paraId="012AB479"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систему автоматического пожаротушения.</w:t>
      </w:r>
    </w:p>
    <w:p w14:paraId="5E5A28B9" w14:textId="77777777" w:rsidR="000510B2" w:rsidRPr="008B7AFB" w:rsidRDefault="000510B2" w:rsidP="000510B2">
      <w:pPr>
        <w:pStyle w:val="ReportText"/>
        <w:numPr>
          <w:ilvl w:val="2"/>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Основные понятия, используемые в </w:t>
      </w:r>
      <w:r>
        <w:rPr>
          <w:rFonts w:ascii="Arial" w:hAnsi="Arial" w:cs="Arial"/>
          <w:color w:val="000000"/>
          <w:sz w:val="20"/>
          <w:lang w:val="ru-RU"/>
        </w:rPr>
        <w:t>данном разделе</w:t>
      </w:r>
      <w:r w:rsidRPr="008B7AFB">
        <w:rPr>
          <w:rFonts w:ascii="Arial" w:hAnsi="Arial" w:cs="Arial"/>
          <w:color w:val="000000"/>
          <w:sz w:val="20"/>
          <w:lang w:val="ru-RU"/>
        </w:rPr>
        <w:t>:</w:t>
      </w:r>
    </w:p>
    <w:p w14:paraId="43D925D6"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Банк</w:t>
      </w:r>
      <w:r w:rsidRPr="008B7AFB">
        <w:rPr>
          <w:rFonts w:ascii="Arial" w:hAnsi="Arial" w:cs="Arial"/>
          <w:color w:val="000000"/>
          <w:sz w:val="20"/>
          <w:lang w:val="ru-RU"/>
        </w:rPr>
        <w:t xml:space="preserve"> - АО "АЛЬФА-БАНК";</w:t>
      </w:r>
    </w:p>
    <w:p w14:paraId="7C8D65DE"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Кладовая</w:t>
      </w:r>
      <w:r w:rsidRPr="008B7AFB">
        <w:rPr>
          <w:rFonts w:ascii="Arial" w:hAnsi="Arial" w:cs="Arial"/>
          <w:color w:val="000000"/>
          <w:sz w:val="20"/>
          <w:lang w:val="ru-RU"/>
        </w:rPr>
        <w:t xml:space="preserve"> - помещение Хранилища ценностей с установленными в нем металлическими шкафами, стеллажами, сейфами, тележками закрытого типа, предназначенное для хранения наличных денег и иных ценностей;</w:t>
      </w:r>
    </w:p>
    <w:p w14:paraId="578A01C3"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Предкладовая</w:t>
      </w:r>
      <w:r w:rsidRPr="008B7AFB">
        <w:rPr>
          <w:rFonts w:ascii="Arial" w:hAnsi="Arial" w:cs="Arial"/>
          <w:color w:val="000000"/>
          <w:sz w:val="20"/>
          <w:lang w:val="ru-RU"/>
        </w:rPr>
        <w:t xml:space="preserve"> - помещение для совершения операций с ценностями, расположенное перед входом в Хранилище ценностей;</w:t>
      </w:r>
    </w:p>
    <w:p w14:paraId="64728974"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Хранилище ценностей</w:t>
      </w:r>
      <w:r w:rsidRPr="008B7AFB">
        <w:rPr>
          <w:rFonts w:ascii="Arial" w:hAnsi="Arial" w:cs="Arial"/>
          <w:color w:val="000000"/>
          <w:sz w:val="20"/>
          <w:lang w:val="ru-RU"/>
        </w:rPr>
        <w:t xml:space="preserve"> - Помещение, для хранения ценностей, обладающее регламентированными свойствами взломостойкости, предназначенное для хранения ценностей, все внутренние размеры которого больше 1 м. Хранение ценностей осуществляется в установленных в ней металлических шкафах, стеллажах, сейфах, тележках закрытого типа. </w:t>
      </w:r>
    </w:p>
    <w:p w14:paraId="19100B66" w14:textId="77777777" w:rsidR="000510B2"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Сейфовая комната</w:t>
      </w:r>
      <w:r w:rsidRPr="008B7AFB">
        <w:rPr>
          <w:rFonts w:ascii="Arial" w:hAnsi="Arial" w:cs="Arial"/>
          <w:color w:val="000000"/>
          <w:sz w:val="20"/>
          <w:lang w:val="ru-RU"/>
        </w:rPr>
        <w:t xml:space="preserve"> - Хранилище ценностей, предназначенное для хранения ценностей в установленных внутри него Сейфах;</w:t>
      </w:r>
    </w:p>
    <w:p w14:paraId="1791FCE2"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Сейф</w:t>
      </w:r>
      <w:r w:rsidRPr="008B7AFB">
        <w:rPr>
          <w:rFonts w:ascii="Arial" w:hAnsi="Arial" w:cs="Arial"/>
          <w:color w:val="000000"/>
          <w:sz w:val="20"/>
          <w:lang w:val="ru-RU"/>
        </w:rPr>
        <w:t xml:space="preserve"> - средство надежного хранения, обладающее регламентированными защитными свойствами взломостойкости и/или огнестойкости, в закрытом состоянии имеющее как минимум одну внутреннюю сторону длиной не более 1м и предназначенное для хранения наличных денег и иных ценностей в подразделении Банка, не имеющем Хранилища ценностей/ Сейфовой комнаты. Для хранения используются Сейфы не ниже третьего класса устойчивости к взлому;</w:t>
      </w:r>
    </w:p>
    <w:p w14:paraId="569F1FC0"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Касса пересчета</w:t>
      </w:r>
      <w:r w:rsidRPr="008B7AFB">
        <w:rPr>
          <w:rFonts w:ascii="Arial" w:hAnsi="Arial" w:cs="Arial"/>
          <w:color w:val="000000"/>
          <w:sz w:val="20"/>
          <w:lang w:val="ru-RU"/>
        </w:rPr>
        <w:t xml:space="preserve"> - помещение для совершения операций с ценностями, в котором осуществляется пересчет сумок с наличными деньгами и иными ценностями, поступившими от клиентов, подразделений Банка, изъятыми из АУ, а также формирование сумок с наличными деньгами и иными ценностями для передачи клиентам, в подразделения Банка, для загрузки АУ;</w:t>
      </w:r>
    </w:p>
    <w:p w14:paraId="3191E4B0"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Операционная касса</w:t>
      </w:r>
      <w:r w:rsidRPr="008B7AFB">
        <w:rPr>
          <w:rFonts w:ascii="Arial" w:hAnsi="Arial" w:cs="Arial"/>
          <w:color w:val="000000"/>
          <w:sz w:val="20"/>
          <w:lang w:val="ru-RU"/>
        </w:rPr>
        <w:t xml:space="preserve"> - укрепленное помещение для совершения операций с ценностями, предназначенное для приема и выдачи наличных денег и иных ценностей в рамках перевозки между подразделениями Банка, между подразделением Банка и АУ, обслуживания клиентов Банка, а также для хранения наличных денег и иных ценностей;</w:t>
      </w:r>
    </w:p>
    <w:p w14:paraId="44FF08E8" w14:textId="77777777" w:rsidR="000510B2" w:rsidRPr="008B7AFB"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lastRenderedPageBreak/>
        <w:t>Автоматическое устройство (АУ)</w:t>
      </w:r>
      <w:r w:rsidRPr="008B7AFB">
        <w:rPr>
          <w:rFonts w:ascii="Arial" w:hAnsi="Arial" w:cs="Arial"/>
          <w:color w:val="000000"/>
          <w:sz w:val="20"/>
          <w:lang w:val="ru-RU"/>
        </w:rPr>
        <w:t xml:space="preserve"> - устройство, функционирующее в автоматическом режиме, используемое Банком для кассового обслуживания клиентов (банкомат, кассовый терминал - TCD, TCR, Cash-in);</w:t>
      </w:r>
    </w:p>
    <w:p w14:paraId="07058560" w14:textId="77777777" w:rsidR="000510B2" w:rsidRDefault="000510B2" w:rsidP="000510B2">
      <w:pPr>
        <w:pStyle w:val="ReportText"/>
        <w:jc w:val="both"/>
        <w:rPr>
          <w:rFonts w:ascii="Arial" w:hAnsi="Arial" w:cs="Arial"/>
          <w:color w:val="000000"/>
          <w:sz w:val="20"/>
          <w:lang w:val="ru-RU"/>
        </w:rPr>
      </w:pPr>
      <w:r w:rsidRPr="00C76CE0">
        <w:rPr>
          <w:rFonts w:ascii="Arial" w:hAnsi="Arial" w:cs="Arial"/>
          <w:i/>
          <w:iCs/>
          <w:color w:val="000000"/>
          <w:sz w:val="20"/>
          <w:lang w:val="ru-RU"/>
        </w:rPr>
        <w:t>Операционная касса вне кассового узла (ОКВКУ)</w:t>
      </w:r>
      <w:r w:rsidRPr="008B7AFB">
        <w:rPr>
          <w:rFonts w:ascii="Arial" w:hAnsi="Arial" w:cs="Arial"/>
          <w:color w:val="000000"/>
          <w:sz w:val="20"/>
          <w:lang w:val="ru-RU"/>
        </w:rPr>
        <w:t xml:space="preserve"> - подразделение Банка/филиала Банка, расположенное на территории клиента-партнера Банка.</w:t>
      </w:r>
    </w:p>
    <w:p w14:paraId="79DA6639" w14:textId="77777777" w:rsidR="000510B2" w:rsidRPr="008B7AFB" w:rsidRDefault="000510B2" w:rsidP="000510B2">
      <w:pPr>
        <w:pStyle w:val="ReportText"/>
        <w:jc w:val="both"/>
        <w:rPr>
          <w:rFonts w:ascii="Arial" w:hAnsi="Arial" w:cs="Arial"/>
          <w:color w:val="000000"/>
          <w:sz w:val="20"/>
          <w:lang w:val="ru-RU"/>
        </w:rPr>
      </w:pPr>
    </w:p>
    <w:p w14:paraId="4A909B4F" w14:textId="77777777" w:rsidR="000510B2" w:rsidRPr="00C76CE0" w:rsidRDefault="000510B2" w:rsidP="000510B2">
      <w:pPr>
        <w:pStyle w:val="ReportText"/>
        <w:numPr>
          <w:ilvl w:val="1"/>
          <w:numId w:val="50"/>
        </w:numPr>
        <w:ind w:left="0" w:firstLine="0"/>
        <w:jc w:val="both"/>
        <w:rPr>
          <w:rFonts w:ascii="Arial" w:hAnsi="Arial" w:cs="Arial"/>
          <w:b/>
          <w:bCs/>
          <w:color w:val="000000"/>
          <w:sz w:val="20"/>
          <w:lang w:val="ru-RU"/>
        </w:rPr>
      </w:pPr>
      <w:r w:rsidRPr="00C76CE0">
        <w:rPr>
          <w:rFonts w:ascii="Arial" w:hAnsi="Arial" w:cs="Arial"/>
          <w:b/>
          <w:bCs/>
          <w:color w:val="000000"/>
          <w:sz w:val="20"/>
          <w:lang w:val="ru-RU"/>
        </w:rPr>
        <w:t>Требования к инженерно-технической укрепленности объектов Банка</w:t>
      </w:r>
    </w:p>
    <w:p w14:paraId="28A2F041" w14:textId="77777777" w:rsidR="000510B2" w:rsidRPr="00C76CE0" w:rsidRDefault="000510B2" w:rsidP="000510B2">
      <w:pPr>
        <w:pStyle w:val="ReportText"/>
        <w:numPr>
          <w:ilvl w:val="2"/>
          <w:numId w:val="50"/>
        </w:numPr>
        <w:ind w:left="0" w:firstLine="0"/>
        <w:jc w:val="both"/>
        <w:rPr>
          <w:rFonts w:ascii="Arial" w:hAnsi="Arial" w:cs="Arial"/>
          <w:b/>
          <w:bCs/>
          <w:color w:val="000000"/>
          <w:sz w:val="20"/>
          <w:lang w:val="ru-RU"/>
        </w:rPr>
      </w:pPr>
      <w:r w:rsidRPr="00C76CE0">
        <w:rPr>
          <w:rFonts w:ascii="Arial" w:hAnsi="Arial" w:cs="Arial"/>
          <w:b/>
          <w:bCs/>
          <w:color w:val="000000"/>
          <w:sz w:val="20"/>
          <w:lang w:val="ru-RU"/>
        </w:rPr>
        <w:t xml:space="preserve"> Требования к технической укрепленности здания в целом</w:t>
      </w:r>
    </w:p>
    <w:p w14:paraId="0DE7BD31"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Количество входов в здание должно быть минимальным и отвечать функциональным и эвакуационным требованиям пожарной безопасности. </w:t>
      </w:r>
    </w:p>
    <w:p w14:paraId="0E51B089"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Наружные стены, перекрытия пола и потолка периметра помещений объектов Банка должны быть труднопреодолимым препятствием для проникновения нарушителей и иметь класс защиты от проникновения  не ниже 2-го  по «Инженерно-техническая укрепленность и оснащение техническими средствами охраны объектов и мест проживания и хранения имущества граждан, принимаемых под централизованную охрану подразделениями вневедомственной охраны войск Национальной гвардии РФ».</w:t>
      </w:r>
    </w:p>
    <w:p w14:paraId="6EEE1FEE"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Допускается иметь в периметре объекта внутренние стены (перегородки) граничащие со сторонними организациями и не отвечающие вышеуказанным требованиям по защите наружных стен, при наличии страхового полиса о полном возмещении ущерба по имуществу и при условии, что денежные средства на объекте застрахованы на сумму не менее общей суммы установленного минимального остатка хранения наличных денег.</w:t>
      </w:r>
    </w:p>
    <w:p w14:paraId="404BD516"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Выходы на кровлю, требующиеся по нормам пожарной безопасности, следует предусматривать только изнутри здания. </w:t>
      </w:r>
    </w:p>
    <w:p w14:paraId="383A8EED"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Выходы из лестничных клеток на чердаки и кровли должны быть оборудованы металлическими противопожарными дверьми 2-го типа, наружная часть которых    должна быть выполнена из     листового металла толщиной не менее   2 мм. Двери должны иметь два врезных замка сувальдного типа, установленных на расстоянии не менее 350 мм между замочными скважинами.</w:t>
      </w:r>
    </w:p>
    <w:p w14:paraId="3989DD16"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Наружные воздухозаборы, проемы в общедомовых шахтах дымоудаления и другие отверстия сечением более 200 мм для ввода инженерных коммуникаций должны защищаться от проникновения металлическими решетками, из прутков арматурной стали диаметром не менее 10 мм, образующих ячейки размером не более чем 100</w:t>
      </w:r>
      <w:r w:rsidRPr="008B7AFB">
        <w:rPr>
          <w:rFonts w:ascii="Arial" w:hAnsi="Arial" w:cs="Arial"/>
          <w:color w:val="000000"/>
          <w:sz w:val="20"/>
          <w:lang w:val="ru-RU"/>
        </w:rPr>
        <w:t>100 мм, сваренных в перекрестиях. При необходимости иметь открывающиеся решетки для обслуживания инженерных систем, данные решетки должны закрываться на замок.</w:t>
      </w:r>
    </w:p>
    <w:p w14:paraId="78F3574D" w14:textId="6A459EEC"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Окна и витринные проемы первого этажа, а также окна на вышележащих этажах, выходящие на козырьки, примыкающие кровли и выступы, облегчающие доступ к ним, а также досягаемые с наружных лестниц здания по фасаду здания или выходящие в благоустроенные и освещенные дворовые территории рядом с подъездами домов оклеиваются защитной пленкой </w:t>
      </w:r>
      <w:del w:id="96" w:author="Administrator" w:date="2024-10-02T12:53:00Z">
        <w:r w:rsidRPr="008B7AFB" w:rsidDel="000A0020">
          <w:rPr>
            <w:rFonts w:ascii="Arial" w:hAnsi="Arial" w:cs="Arial"/>
            <w:color w:val="000000"/>
            <w:sz w:val="20"/>
            <w:lang w:val="ru-RU"/>
          </w:rPr>
          <w:delText>А3</w:delText>
        </w:r>
      </w:del>
      <w:commentRangeStart w:id="97"/>
      <w:ins w:id="98" w:author="Administrator" w:date="2024-10-02T12:54:00Z">
        <w:r w:rsidR="000A0020" w:rsidRPr="000A0020">
          <w:rPr>
            <w:rFonts w:ascii="Arial" w:hAnsi="Arial" w:cs="Arial"/>
            <w:color w:val="000000"/>
            <w:sz w:val="20"/>
            <w:lang w:val="ru-RU"/>
            <w:rPrChange w:id="99" w:author="Administrator" w:date="2024-10-02T12:54:00Z">
              <w:rPr>
                <w:sz w:val="24"/>
                <w:szCs w:val="24"/>
                <w:lang w:val="en-US" w:eastAsia="ru-RU"/>
              </w:rPr>
            </w:rPrChange>
          </w:rPr>
          <w:t>P4A</w:t>
        </w:r>
      </w:ins>
      <w:commentRangeEnd w:id="97"/>
      <w:ins w:id="100" w:author="Administrator" w:date="2024-10-02T14:18:00Z">
        <w:r w:rsidR="005A701E">
          <w:rPr>
            <w:rStyle w:val="ac"/>
            <w:rFonts w:eastAsia="MS Mincho"/>
            <w:lang w:val="en-US"/>
          </w:rPr>
          <w:commentReference w:id="97"/>
        </w:r>
      </w:ins>
      <w:ins w:id="101" w:author="Administrator" w:date="2024-10-02T12:54:00Z">
        <w:r w:rsidR="000A0020" w:rsidRPr="000A0020">
          <w:rPr>
            <w:rFonts w:ascii="Arial" w:hAnsi="Arial" w:cs="Arial"/>
            <w:color w:val="000000"/>
            <w:sz w:val="20"/>
            <w:lang w:val="ru-RU"/>
            <w:rPrChange w:id="102" w:author="Administrator" w:date="2024-10-02T12:54:00Z">
              <w:rPr>
                <w:sz w:val="24"/>
                <w:szCs w:val="24"/>
                <w:lang w:val="ru-RU" w:eastAsia="ru-RU"/>
              </w:rPr>
            </w:rPrChange>
          </w:rPr>
          <w:t>, по ГОСТ 30826-2014 «Стекло многослойное. Технические условия»</w:t>
        </w:r>
      </w:ins>
      <w:r w:rsidRPr="008B7AFB">
        <w:rPr>
          <w:rFonts w:ascii="Arial" w:hAnsi="Arial" w:cs="Arial"/>
          <w:color w:val="000000"/>
          <w:sz w:val="20"/>
          <w:lang w:val="ru-RU"/>
        </w:rPr>
        <w:t>.</w:t>
      </w:r>
    </w:p>
    <w:p w14:paraId="2A691BA9" w14:textId="049C02B9"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Указанные выше окна, выходящие на «глухие» придомовые дворовые территории, оклеиваются защитной пленкой </w:t>
      </w:r>
      <w:del w:id="103" w:author="Administrator" w:date="2024-10-02T12:55:00Z">
        <w:r w:rsidRPr="008B7AFB" w:rsidDel="000C2852">
          <w:rPr>
            <w:rFonts w:ascii="Arial" w:hAnsi="Arial" w:cs="Arial"/>
            <w:color w:val="000000"/>
            <w:sz w:val="20"/>
            <w:lang w:val="ru-RU"/>
          </w:rPr>
          <w:delText>А1</w:delText>
        </w:r>
      </w:del>
      <w:ins w:id="104" w:author="Administrator" w:date="2024-10-02T12:56:00Z">
        <w:r w:rsidR="000C2852" w:rsidRPr="00556AEA">
          <w:rPr>
            <w:rFonts w:ascii="Arial" w:hAnsi="Arial" w:cs="Arial"/>
            <w:color w:val="000000"/>
            <w:sz w:val="20"/>
            <w:lang w:val="ru-RU"/>
          </w:rPr>
          <w:t>P</w:t>
        </w:r>
        <w:r w:rsidR="000C2852">
          <w:rPr>
            <w:rFonts w:ascii="Arial" w:hAnsi="Arial" w:cs="Arial"/>
            <w:color w:val="000000"/>
            <w:sz w:val="20"/>
            <w:lang w:val="ru-RU"/>
          </w:rPr>
          <w:t>2</w:t>
        </w:r>
        <w:r w:rsidR="000C2852" w:rsidRPr="00556AEA">
          <w:rPr>
            <w:rFonts w:ascii="Arial" w:hAnsi="Arial" w:cs="Arial"/>
            <w:color w:val="000000"/>
            <w:sz w:val="20"/>
            <w:lang w:val="ru-RU"/>
          </w:rPr>
          <w:t>A, по ГОСТ 30826-2014 «Стекло многослойное. Технические условия»</w:t>
        </w:r>
        <w:r w:rsidR="000C2852">
          <w:rPr>
            <w:rFonts w:ascii="Arial" w:hAnsi="Arial" w:cs="Arial"/>
            <w:color w:val="000000"/>
            <w:sz w:val="20"/>
            <w:lang w:val="ru-RU"/>
          </w:rPr>
          <w:t>,</w:t>
        </w:r>
      </w:ins>
      <w:r w:rsidRPr="008B7AFB">
        <w:rPr>
          <w:rFonts w:ascii="Arial" w:hAnsi="Arial" w:cs="Arial"/>
          <w:color w:val="000000"/>
          <w:sz w:val="20"/>
          <w:lang w:val="ru-RU"/>
        </w:rPr>
        <w:t xml:space="preserve"> и укрепляются распашными металлическими решетками с диаметром прутка не менее 12 мм, и размером ячеек 150х150 мм.</w:t>
      </w:r>
    </w:p>
    <w:p w14:paraId="4F3FE396" w14:textId="7B3EFD54" w:rsidR="00A43EC3" w:rsidRPr="007A3842" w:rsidRDefault="00E61FD7" w:rsidP="00A43EC3">
      <w:pPr>
        <w:pStyle w:val="ReportText"/>
        <w:numPr>
          <w:ilvl w:val="3"/>
          <w:numId w:val="50"/>
        </w:numPr>
        <w:autoSpaceDE w:val="0"/>
        <w:autoSpaceDN w:val="0"/>
        <w:adjustRightInd w:val="0"/>
        <w:ind w:left="0" w:firstLine="0"/>
        <w:jc w:val="both"/>
        <w:rPr>
          <w:rFonts w:ascii="Arial" w:hAnsi="Arial" w:cs="Arial"/>
          <w:color w:val="000000"/>
          <w:sz w:val="20"/>
          <w:lang w:val="ru-RU"/>
        </w:rPr>
      </w:pPr>
      <w:r w:rsidRPr="00A43EC3">
        <w:rPr>
          <w:rFonts w:ascii="Arial" w:hAnsi="Arial" w:cs="Arial"/>
          <w:color w:val="000000"/>
          <w:sz w:val="20"/>
          <w:lang w:val="ru-RU"/>
        </w:rPr>
        <w:t xml:space="preserve"> </w:t>
      </w:r>
      <w:bookmarkStart w:id="105" w:name="_Hlk107314743"/>
      <w:r w:rsidR="00A43EC3" w:rsidRPr="007A3842">
        <w:rPr>
          <w:rFonts w:ascii="Arial" w:hAnsi="Arial" w:cs="Arial"/>
          <w:color w:val="000000"/>
          <w:sz w:val="20"/>
          <w:lang w:val="ru-RU"/>
        </w:rPr>
        <w:t xml:space="preserve">Запасный выход на всех объектах Банка, имеющих помещения для хранения и работы с ценностями, организуется в виде «охранного тамбура», состоящего из двух металлический дверей с толщиной наружного листа металла не менее 1,5 мм.  </w:t>
      </w:r>
    </w:p>
    <w:p w14:paraId="610ABEF7" w14:textId="77777777"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t>Внутренняя дверь тамбура запасного выхода   может быть распашной решетчатой с одним врезным замком с открыванием по ходу эвакуации из здания. Толщина арматуры или прутка не менее 16 мм, с размером ячеек 150х150 мм.</w:t>
      </w:r>
    </w:p>
    <w:p w14:paraId="744D02E3" w14:textId="77777777"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t xml:space="preserve">Допускается организовывать запасной выход без устройства охранного тамбура. При этом,  наружная и внутренняя часть металлической двери должна быть выполнена из  листового металла толщиной не менее 2 мм. </w:t>
      </w:r>
    </w:p>
    <w:p w14:paraId="4974B3A7" w14:textId="77777777"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lastRenderedPageBreak/>
        <w:t xml:space="preserve">Каркас полотен должен выполнен из трубы размером не менее 60х30х2 мм с ребрами жесткости из такой же трубы. Общая толщина полотен должна составлять не менее 64 мм. Дверная рама должна быть выполнена из трубы размером не менее 60х40х2 (глубина 60 мм).  </w:t>
      </w:r>
    </w:p>
    <w:p w14:paraId="1D1CEACE" w14:textId="7A392562"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t>Дверь должна иметь два врезных замка цилиндрического типа 4-го класса защиты по</w:t>
      </w:r>
      <w:del w:id="106" w:author="ALI" w:date="2026-08-20T12:18:00Z">
        <w:r w:rsidRPr="007A3842" w:rsidDel="0075112B">
          <w:rPr>
            <w:rFonts w:ascii="Arial" w:hAnsi="Arial" w:cs="Arial"/>
            <w:color w:val="000000"/>
            <w:lang w:val="ru-RU"/>
          </w:rPr>
          <w:delText xml:space="preserve"> </w:delText>
        </w:r>
      </w:del>
      <w:r w:rsidRPr="007A3842">
        <w:rPr>
          <w:rFonts w:ascii="Arial" w:hAnsi="Arial" w:cs="Arial"/>
          <w:color w:val="000000"/>
          <w:lang w:val="ru-RU"/>
        </w:rPr>
        <w:t xml:space="preserve"> ГОСТ 5089-2011 и класса U4 ГОСТ 52582-2006, установленных на расстоянии не менее 350 мм между замочными скважинами. На оба замка устанавливается броненакладка. С внутренней стороны замки, оборудуются запорными устройствами типа «вертушок».</w:t>
      </w:r>
    </w:p>
    <w:p w14:paraId="7968B234" w14:textId="534C2608" w:rsidR="00A43EC3" w:rsidRPr="007A3842" w:rsidRDefault="00A43EC3" w:rsidP="00A43EC3">
      <w:pPr>
        <w:autoSpaceDE w:val="0"/>
        <w:autoSpaceDN w:val="0"/>
        <w:adjustRightInd w:val="0"/>
        <w:ind w:firstLine="502"/>
        <w:jc w:val="both"/>
        <w:rPr>
          <w:rFonts w:ascii="Arial" w:hAnsi="Arial" w:cs="Arial"/>
          <w:color w:val="000000"/>
          <w:lang w:val="ru-RU"/>
        </w:rPr>
      </w:pPr>
      <w:r w:rsidRPr="007A3842">
        <w:rPr>
          <w:rFonts w:ascii="Arial" w:hAnsi="Arial" w:cs="Arial"/>
          <w:color w:val="000000"/>
          <w:lang w:val="ru-RU"/>
        </w:rPr>
        <w:t xml:space="preserve"> При двупольных дверях паразитная створка должна иметь систему типа «Антипаника» с устройством штанги внутри</w:t>
      </w:r>
      <w:del w:id="107" w:author="ALI" w:date="2026-08-20T12:18:00Z">
        <w:r w:rsidRPr="007A3842" w:rsidDel="0075112B">
          <w:rPr>
            <w:rFonts w:ascii="Arial" w:hAnsi="Arial" w:cs="Arial"/>
            <w:color w:val="000000"/>
            <w:lang w:val="ru-RU"/>
          </w:rPr>
          <w:delText xml:space="preserve"> </w:delText>
        </w:r>
      </w:del>
      <w:r w:rsidRPr="007A3842">
        <w:rPr>
          <w:rFonts w:ascii="Arial" w:hAnsi="Arial" w:cs="Arial"/>
          <w:color w:val="000000"/>
          <w:lang w:val="ru-RU"/>
        </w:rPr>
        <w:t xml:space="preserve"> створки для разблокирования верхнего и нижнего запоров. Запоры должны быть оснащены металлическими язычками шириной не менее 20 мм или штырями диаметром не менее 10 мм и</w:t>
      </w:r>
      <w:del w:id="108" w:author="ALI" w:date="2026-08-20T12:18:00Z">
        <w:r w:rsidRPr="007A3842" w:rsidDel="0075112B">
          <w:rPr>
            <w:rFonts w:ascii="Arial" w:hAnsi="Arial" w:cs="Arial"/>
            <w:color w:val="000000"/>
            <w:lang w:val="ru-RU"/>
          </w:rPr>
          <w:delText xml:space="preserve"> </w:delText>
        </w:r>
      </w:del>
      <w:r w:rsidRPr="007A3842">
        <w:rPr>
          <w:rFonts w:ascii="Arial" w:hAnsi="Arial" w:cs="Arial"/>
          <w:color w:val="000000"/>
          <w:lang w:val="ru-RU"/>
        </w:rPr>
        <w:t xml:space="preserve"> заходить за крепление в раме на глубину не менее 10 мм.  На основной створке устанавливается стандартная нажимная ручка. Наружное металлическое полотно </w:t>
      </w:r>
      <w:del w:id="109" w:author="ALI" w:date="2026-08-20T12:18:00Z">
        <w:r w:rsidRPr="007A3842" w:rsidDel="0075112B">
          <w:rPr>
            <w:rFonts w:ascii="Arial" w:hAnsi="Arial" w:cs="Arial"/>
            <w:color w:val="000000"/>
            <w:lang w:val="ru-RU"/>
          </w:rPr>
          <w:delText xml:space="preserve"> </w:delText>
        </w:r>
      </w:del>
      <w:r w:rsidRPr="007A3842">
        <w:rPr>
          <w:rFonts w:ascii="Arial" w:hAnsi="Arial" w:cs="Arial"/>
          <w:color w:val="000000"/>
          <w:lang w:val="ru-RU"/>
        </w:rPr>
        <w:t>должно прикрывать паразитную створку по</w:t>
      </w:r>
      <w:del w:id="110" w:author="ALI" w:date="2026-08-20T12:18:00Z">
        <w:r w:rsidRPr="007A3842" w:rsidDel="0075112B">
          <w:rPr>
            <w:rFonts w:ascii="Arial" w:hAnsi="Arial" w:cs="Arial"/>
            <w:color w:val="000000"/>
            <w:lang w:val="ru-RU"/>
          </w:rPr>
          <w:delText xml:space="preserve"> </w:delText>
        </w:r>
      </w:del>
      <w:r w:rsidRPr="007A3842">
        <w:rPr>
          <w:rFonts w:ascii="Arial" w:hAnsi="Arial" w:cs="Arial"/>
          <w:color w:val="000000"/>
          <w:lang w:val="ru-RU"/>
        </w:rPr>
        <w:t xml:space="preserve"> всей ее высоте на ширину не менее 15 мм. На обеих створках, с петельной стороны, устанавливаются противосъемные штыри, по 3 штуки с каждой стороны.  Основная рабочая </w:t>
      </w:r>
      <w:del w:id="111" w:author="ALI" w:date="2026-08-20T12:18:00Z">
        <w:r w:rsidRPr="007A3842" w:rsidDel="0075112B">
          <w:rPr>
            <w:rFonts w:ascii="Arial" w:hAnsi="Arial" w:cs="Arial"/>
            <w:color w:val="000000"/>
            <w:lang w:val="ru-RU"/>
          </w:rPr>
          <w:delText xml:space="preserve"> </w:delText>
        </w:r>
      </w:del>
      <w:r w:rsidRPr="007A3842">
        <w:rPr>
          <w:rFonts w:ascii="Arial" w:hAnsi="Arial" w:cs="Arial"/>
          <w:color w:val="000000"/>
          <w:lang w:val="ru-RU"/>
        </w:rPr>
        <w:t xml:space="preserve">створка оборудуется доводчиком. </w:t>
      </w:r>
    </w:p>
    <w:p w14:paraId="40897F22" w14:textId="77777777" w:rsidR="00A43EC3" w:rsidRPr="007A3842" w:rsidRDefault="00A43EC3">
      <w:pPr>
        <w:jc w:val="both"/>
        <w:rPr>
          <w:rFonts w:ascii="Arial" w:hAnsi="Arial" w:cs="Arial"/>
          <w:lang w:val="ru-RU"/>
        </w:rPr>
        <w:pPrChange w:id="112" w:author="Administrator" w:date="2024-10-02T12:58:00Z">
          <w:pPr/>
        </w:pPrChange>
      </w:pPr>
      <w:r w:rsidRPr="007A3842">
        <w:rPr>
          <w:rFonts w:ascii="Arial" w:hAnsi="Arial" w:cs="Arial"/>
          <w:color w:val="000000"/>
          <w:lang w:val="ru-RU"/>
        </w:rPr>
        <w:t>Высота в свету всех дверей по раме должна быть не менее 200 см, при условии, что существующий дверной проем соответствует заданной высоте или имеется технологическая возможность к увеличению дверного проема, для возможности установки в верхней части дверей магнитных замков.</w:t>
      </w:r>
      <w:bookmarkEnd w:id="105"/>
    </w:p>
    <w:p w14:paraId="1EDB3A8D" w14:textId="4605CDB4" w:rsidR="000510B2" w:rsidRPr="007A3842" w:rsidRDefault="000510B2" w:rsidP="000510B2">
      <w:pPr>
        <w:pStyle w:val="ReportText"/>
        <w:jc w:val="both"/>
        <w:rPr>
          <w:rFonts w:ascii="Arial" w:hAnsi="Arial" w:cs="Arial"/>
          <w:color w:val="000000"/>
          <w:sz w:val="20"/>
          <w:lang w:val="ru-RU"/>
        </w:rPr>
      </w:pPr>
      <w:r w:rsidRPr="007A3842">
        <w:rPr>
          <w:rFonts w:ascii="Arial" w:hAnsi="Arial" w:cs="Arial"/>
          <w:color w:val="000000"/>
          <w:sz w:val="20"/>
          <w:lang w:val="ru-RU"/>
        </w:rPr>
        <w:t xml:space="preserve">В случае, если запасной выход, располагается на фасаде здания или выходит на многолюдную улицу, допускается установка стеклянной двери в металлической раме. Дверь оборудуется двумя врезными замками и изнутри устанавливается "барашек".  Стекло двери оклеивается защитной пленкой </w:t>
      </w:r>
      <w:del w:id="113" w:author="Administrator" w:date="2024-10-02T12:58:00Z">
        <w:r w:rsidRPr="007A3842" w:rsidDel="000C2852">
          <w:rPr>
            <w:rFonts w:ascii="Arial" w:hAnsi="Arial" w:cs="Arial"/>
            <w:color w:val="000000"/>
            <w:sz w:val="20"/>
            <w:lang w:val="ru-RU"/>
          </w:rPr>
          <w:delText>А3</w:delText>
        </w:r>
      </w:del>
      <w:ins w:id="114" w:author="Administrator" w:date="2024-10-02T12:58:00Z">
        <w:r w:rsidR="000C2852" w:rsidRPr="00556AEA">
          <w:rPr>
            <w:rFonts w:ascii="Arial" w:hAnsi="Arial" w:cs="Arial"/>
            <w:color w:val="000000"/>
            <w:sz w:val="20"/>
            <w:lang w:val="ru-RU"/>
          </w:rPr>
          <w:t>P4A, по ГОСТ 30826-2014 «Стекло многослойное. Технические условия»</w:t>
        </w:r>
      </w:ins>
      <w:r w:rsidRPr="007A3842">
        <w:rPr>
          <w:rFonts w:ascii="Arial" w:hAnsi="Arial" w:cs="Arial"/>
          <w:color w:val="000000"/>
          <w:sz w:val="20"/>
          <w:lang w:val="ru-RU"/>
        </w:rPr>
        <w:t>.</w:t>
      </w:r>
    </w:p>
    <w:p w14:paraId="5B61E606" w14:textId="77777777" w:rsidR="000510B2" w:rsidRPr="007A3842" w:rsidRDefault="000510B2" w:rsidP="000510B2">
      <w:pPr>
        <w:pStyle w:val="ReportText"/>
        <w:jc w:val="both"/>
        <w:rPr>
          <w:rFonts w:ascii="Arial" w:hAnsi="Arial" w:cs="Arial"/>
          <w:color w:val="000000"/>
          <w:sz w:val="20"/>
          <w:lang w:val="ru-RU"/>
        </w:rPr>
      </w:pPr>
      <w:r w:rsidRPr="007A3842">
        <w:rPr>
          <w:rFonts w:ascii="Arial" w:hAnsi="Arial" w:cs="Arial"/>
          <w:color w:val="000000"/>
          <w:sz w:val="20"/>
          <w:lang w:val="ru-RU"/>
        </w:rPr>
        <w:t>Если двери запасных выходов являются двустворчатыми, вторая створка внешней двери запасного выхода должна закрываться изнутри на две задвижки (верх/низ) с диаметром прутка язычка задвижки не менее 10 мм.</w:t>
      </w:r>
    </w:p>
    <w:p w14:paraId="55C253DD" w14:textId="7599D2D9" w:rsidR="000510B2" w:rsidRPr="007A3842" w:rsidRDefault="000510B2" w:rsidP="000510B2">
      <w:pPr>
        <w:pStyle w:val="ReportText"/>
        <w:numPr>
          <w:ilvl w:val="3"/>
          <w:numId w:val="50"/>
        </w:numPr>
        <w:ind w:left="0" w:firstLine="0"/>
        <w:jc w:val="both"/>
        <w:rPr>
          <w:rFonts w:ascii="Arial" w:hAnsi="Arial" w:cs="Arial"/>
          <w:color w:val="000000"/>
          <w:sz w:val="20"/>
          <w:lang w:val="ru-RU"/>
        </w:rPr>
      </w:pPr>
      <w:r w:rsidRPr="007A3842">
        <w:rPr>
          <w:rFonts w:ascii="Arial" w:hAnsi="Arial" w:cs="Arial"/>
          <w:color w:val="000000"/>
          <w:sz w:val="20"/>
          <w:lang w:val="ru-RU"/>
        </w:rPr>
        <w:t xml:space="preserve">Наружная перегородка и стеклянная дверь, ведущая в зону 24х7 отделений Банка оклеивается защитной пленкой </w:t>
      </w:r>
      <w:del w:id="115" w:author="Administrator" w:date="2024-10-02T12:58:00Z">
        <w:r w:rsidRPr="007A3842" w:rsidDel="000C2852">
          <w:rPr>
            <w:rFonts w:ascii="Arial" w:hAnsi="Arial" w:cs="Arial"/>
            <w:color w:val="000000"/>
            <w:sz w:val="20"/>
            <w:lang w:val="ru-RU"/>
          </w:rPr>
          <w:delText>А1</w:delText>
        </w:r>
      </w:del>
      <w:ins w:id="116" w:author="Administrator" w:date="2024-10-02T12:58:00Z">
        <w:r w:rsidR="000C2852" w:rsidRPr="00556AEA">
          <w:rPr>
            <w:rFonts w:ascii="Arial" w:hAnsi="Arial" w:cs="Arial"/>
            <w:color w:val="000000"/>
            <w:sz w:val="20"/>
            <w:lang w:val="ru-RU"/>
          </w:rPr>
          <w:t>P</w:t>
        </w:r>
        <w:r w:rsidR="000C2852">
          <w:rPr>
            <w:rFonts w:ascii="Arial" w:hAnsi="Arial" w:cs="Arial"/>
            <w:color w:val="000000"/>
            <w:sz w:val="20"/>
            <w:lang w:val="ru-RU"/>
          </w:rPr>
          <w:t>2</w:t>
        </w:r>
        <w:r w:rsidR="000C2852" w:rsidRPr="00556AEA">
          <w:rPr>
            <w:rFonts w:ascii="Arial" w:hAnsi="Arial" w:cs="Arial"/>
            <w:color w:val="000000"/>
            <w:sz w:val="20"/>
            <w:lang w:val="ru-RU"/>
          </w:rPr>
          <w:t>A, по ГОСТ 30826-2014 «Стекло многослойное. Технические условия»</w:t>
        </w:r>
      </w:ins>
      <w:r w:rsidRPr="007A3842">
        <w:rPr>
          <w:rFonts w:ascii="Arial" w:hAnsi="Arial" w:cs="Arial"/>
          <w:color w:val="000000"/>
          <w:sz w:val="20"/>
          <w:lang w:val="ru-RU"/>
        </w:rPr>
        <w:t xml:space="preserve"> и оборудуется двумя внутренними врезными замками.</w:t>
      </w:r>
    </w:p>
    <w:p w14:paraId="1B181D67" w14:textId="5EEBB776" w:rsidR="000510B2" w:rsidRPr="007A3842" w:rsidRDefault="000510B2" w:rsidP="000510B2">
      <w:pPr>
        <w:pStyle w:val="ReportText"/>
        <w:jc w:val="both"/>
        <w:rPr>
          <w:rFonts w:ascii="Arial" w:hAnsi="Arial" w:cs="Arial"/>
          <w:color w:val="000000"/>
          <w:sz w:val="20"/>
          <w:lang w:val="ru-RU"/>
        </w:rPr>
      </w:pPr>
      <w:r w:rsidRPr="007A3842">
        <w:rPr>
          <w:rFonts w:ascii="Arial" w:hAnsi="Arial" w:cs="Arial"/>
          <w:color w:val="000000"/>
          <w:sz w:val="20"/>
          <w:lang w:val="ru-RU"/>
        </w:rPr>
        <w:t xml:space="preserve">Стационарная стеклянная перегородка и дверь, ведущая из зоны 24х7 в помещения Банка должны выполняться в металлическом обрамлении (профиле) и оклеиваться защитной пленкой </w:t>
      </w:r>
      <w:del w:id="117" w:author="Administrator" w:date="2024-10-02T12:58:00Z">
        <w:r w:rsidRPr="007A3842" w:rsidDel="000C2852">
          <w:rPr>
            <w:rFonts w:ascii="Arial" w:hAnsi="Arial" w:cs="Arial"/>
            <w:color w:val="000000"/>
            <w:sz w:val="20"/>
            <w:lang w:val="ru-RU"/>
          </w:rPr>
          <w:delText>А3</w:delText>
        </w:r>
      </w:del>
      <w:ins w:id="118" w:author="Administrator" w:date="2024-10-02T12:58:00Z">
        <w:r w:rsidR="000C2852" w:rsidRPr="00556AEA">
          <w:rPr>
            <w:rFonts w:ascii="Arial" w:hAnsi="Arial" w:cs="Arial"/>
            <w:color w:val="000000"/>
            <w:sz w:val="20"/>
            <w:lang w:val="ru-RU"/>
          </w:rPr>
          <w:t>P4A, по ГОСТ 30826-2014 «Стекло многослойное. Технические условия»</w:t>
        </w:r>
      </w:ins>
      <w:r w:rsidRPr="007A3842">
        <w:rPr>
          <w:rFonts w:ascii="Arial" w:hAnsi="Arial" w:cs="Arial"/>
          <w:color w:val="000000"/>
          <w:sz w:val="20"/>
          <w:lang w:val="ru-RU"/>
        </w:rPr>
        <w:t xml:space="preserve">. В крайнем случае допускается бескаркасная конструкция указанной выше перегородки.   Допускается дверь в перегородке оборудовать одним замком, при его расположении по центру конструкции, и закрываемый на два оборота. </w:t>
      </w:r>
    </w:p>
    <w:p w14:paraId="072CC346" w14:textId="77777777" w:rsidR="000510B2" w:rsidRPr="008B7AFB" w:rsidRDefault="000510B2" w:rsidP="000510B2">
      <w:pPr>
        <w:pStyle w:val="ReportText"/>
        <w:jc w:val="both"/>
        <w:rPr>
          <w:rFonts w:ascii="Arial" w:hAnsi="Arial" w:cs="Arial"/>
          <w:color w:val="000000"/>
          <w:sz w:val="20"/>
          <w:lang w:val="ru-RU"/>
        </w:rPr>
      </w:pPr>
      <w:r w:rsidRPr="007A3842">
        <w:rPr>
          <w:rFonts w:ascii="Arial" w:hAnsi="Arial" w:cs="Arial"/>
          <w:color w:val="000000"/>
          <w:sz w:val="20"/>
          <w:lang w:val="ru-RU"/>
        </w:rPr>
        <w:t>При установке раздвижной стеклянной перегородки, ведущей из зоны 24х7 в помещения Банка, ее</w:t>
      </w:r>
      <w:r w:rsidRPr="008B7AFB">
        <w:rPr>
          <w:rFonts w:ascii="Arial" w:hAnsi="Arial" w:cs="Arial"/>
          <w:color w:val="000000"/>
          <w:sz w:val="20"/>
          <w:lang w:val="ru-RU"/>
        </w:rPr>
        <w:t xml:space="preserve"> конструктив должен обеспечивать устойчивость к проникновению в помещения банка правонарушителей так, чтобы в закрытом состоянии ламели и двери нельзя было отжать любым способом, не разрушив их при этом.  </w:t>
      </w:r>
    </w:p>
    <w:p w14:paraId="5B4C1983"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Высота ламелей, как правило, не должна превышать 2,5 м для исключения несанкционированного проникновения на объект путем их изгиба. </w:t>
      </w:r>
    </w:p>
    <w:p w14:paraId="117BA291" w14:textId="456C3B61"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Стеклянные ламели и дверь раздвижной перегородки оклеиваются защитной пленкой </w:t>
      </w:r>
      <w:del w:id="119" w:author="Administrator" w:date="2024-10-02T12:59:00Z">
        <w:r w:rsidRPr="008B7AFB" w:rsidDel="000C2852">
          <w:rPr>
            <w:rFonts w:ascii="Arial" w:hAnsi="Arial" w:cs="Arial"/>
            <w:color w:val="000000"/>
            <w:sz w:val="20"/>
            <w:lang w:val="ru-RU"/>
          </w:rPr>
          <w:delText>А3</w:delText>
        </w:r>
      </w:del>
      <w:ins w:id="120" w:author="Administrator" w:date="2024-10-02T12:59:00Z">
        <w:r w:rsidR="000C2852" w:rsidRPr="00556AEA">
          <w:rPr>
            <w:rFonts w:ascii="Arial" w:hAnsi="Arial" w:cs="Arial"/>
            <w:color w:val="000000"/>
            <w:sz w:val="20"/>
            <w:lang w:val="ru-RU"/>
          </w:rPr>
          <w:t>P4A, по ГОСТ 30826-2014 «Стекло многослойное. Технические условия»</w:t>
        </w:r>
      </w:ins>
      <w:r w:rsidRPr="008B7AFB">
        <w:rPr>
          <w:rFonts w:ascii="Arial" w:hAnsi="Arial" w:cs="Arial"/>
          <w:color w:val="000000"/>
          <w:sz w:val="20"/>
          <w:lang w:val="ru-RU"/>
        </w:rPr>
        <w:t>.</w:t>
      </w:r>
    </w:p>
    <w:p w14:paraId="4F183E56"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Соответствие характеристик применяемых защитных конструкций заданному классу зашиты должно быть подтверждено сертификатами, выдаваемыми аккредитованными Госстандартом России органами по сертификации, которым предоставлено право испытывать защитные банковские средства.</w:t>
      </w:r>
    </w:p>
    <w:p w14:paraId="701C42C7" w14:textId="77777777" w:rsidR="000510B2"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Элементы конструкций дверных и оконных блоков с защитным остеклением, а также узлы их крепления в проемах должны отвечать условиям обеспечения равнопрочности.</w:t>
      </w:r>
    </w:p>
    <w:p w14:paraId="073ACED2" w14:textId="77777777" w:rsidR="000510B2" w:rsidRPr="008B7AFB" w:rsidRDefault="000510B2" w:rsidP="000510B2">
      <w:pPr>
        <w:pStyle w:val="ReportText"/>
        <w:jc w:val="both"/>
        <w:rPr>
          <w:rFonts w:ascii="Arial" w:hAnsi="Arial" w:cs="Arial"/>
          <w:color w:val="000000"/>
          <w:sz w:val="20"/>
          <w:lang w:val="ru-RU"/>
        </w:rPr>
      </w:pPr>
    </w:p>
    <w:p w14:paraId="761D11F2" w14:textId="77777777" w:rsidR="000510B2" w:rsidRPr="00097E32" w:rsidRDefault="000510B2" w:rsidP="000510B2">
      <w:pPr>
        <w:pStyle w:val="ReportText"/>
        <w:numPr>
          <w:ilvl w:val="2"/>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Требования по технической укрепленности помещений для совершения операций с ценностями</w:t>
      </w:r>
    </w:p>
    <w:p w14:paraId="544671F1"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 xml:space="preserve">Общие требования </w:t>
      </w:r>
    </w:p>
    <w:p w14:paraId="2D8DFC4D"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lastRenderedPageBreak/>
        <w:t>Помещения для совершения операций с ценностями должны соответствовать требованиям Положения Банка России от 29.01.2018 года №630-П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w:t>
      </w:r>
    </w:p>
    <w:p w14:paraId="3B14CFF8"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Помещения для совершения операций с ценностями должны обладать функционально-планировочной целостностью и автономностью по отношению к остальным помещениям Банка. Связь помещения для совершения операций с ценностями с другими функциональными группами помещений должна предусматриваться, как правило, через один контролируемый вход.</w:t>
      </w:r>
    </w:p>
    <w:p w14:paraId="287B2733"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Количество запасных эвакуационных выходов должно быть минимальным и достаточным по требованиям пожарной безопасности. При этом, транзитный эвакуационный проход через помещения, в которых ведется работа с ценностями, не допускается.</w:t>
      </w:r>
    </w:p>
    <w:p w14:paraId="179B9BA8"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Размещаться помещения для совершения операций с ценностями должны, как правило, на нижних этажах здания, включая подвал.  Планировочные решения помещений для совершения операций с ценностями должны учитывать следующие функциональные взаимосвязи:</w:t>
      </w:r>
    </w:p>
    <w:p w14:paraId="47AF447D"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вход в Кладовую должен быть только из Предкладовой. Данное требование не распространяется на случаи, когда вход в Кладовую осуществляется из кассы пересчета;</w:t>
      </w:r>
    </w:p>
    <w:p w14:paraId="29E33BB0"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 xml:space="preserve">помещения касс пересчета должны иметь кратчайшие и удобные связи с Предкладовой/Кладовой; </w:t>
      </w:r>
    </w:p>
    <w:p w14:paraId="0D75A555" w14:textId="77777777" w:rsidR="000510B2" w:rsidRPr="008B7AFB" w:rsidRDefault="000510B2" w:rsidP="000510B2">
      <w:pPr>
        <w:pStyle w:val="ReportText"/>
        <w:numPr>
          <w:ilvl w:val="0"/>
          <w:numId w:val="18"/>
        </w:numPr>
        <w:jc w:val="both"/>
        <w:rPr>
          <w:rFonts w:ascii="Arial" w:hAnsi="Arial" w:cs="Arial"/>
          <w:color w:val="000000"/>
          <w:sz w:val="20"/>
          <w:lang w:val="ru-RU"/>
        </w:rPr>
      </w:pPr>
      <w:r w:rsidRPr="008B7AFB">
        <w:rPr>
          <w:rFonts w:ascii="Arial" w:hAnsi="Arial" w:cs="Arial"/>
          <w:color w:val="000000"/>
          <w:sz w:val="20"/>
          <w:lang w:val="ru-RU"/>
        </w:rPr>
        <w:t>все помещения для совершения операций с ценностями должны располагаться компактно. Возможность наблюдения посторонними лицами за работой с ценностями и их транспортировкой должна быть исключена.</w:t>
      </w:r>
    </w:p>
    <w:p w14:paraId="755471E9"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наличии окон оконные проемы необходимо защитить изнутри металлическими бронеставнями с толщиной листа не менее 2 мм и устройствами запирания не ниже, чем по II-му классу защиты по взломостойкости по ГОСТ Р 51113-97 «Средства защитные банковские. Требования по устойчивости к взлому и методы испытаний (с Изменениями №1, 2)» и Бр2 класса защиты по пулестойкости по ГОСТ Р 51112-97 «Средства защитные банковские. Требования по пулестойкости и методы испытаний (с Изменениями N 1, 2, 3, 4)».</w:t>
      </w:r>
    </w:p>
    <w:p w14:paraId="43A2F526" w14:textId="32CF19C4" w:rsidR="000510B2"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Дополнительно, оконные проемы оклеиваются защитной пленкой класса </w:t>
      </w:r>
      <w:del w:id="121" w:author="Administrator" w:date="2024-10-02T13:00:00Z">
        <w:r w:rsidRPr="008B7AFB" w:rsidDel="000C2852">
          <w:rPr>
            <w:rFonts w:ascii="Arial" w:hAnsi="Arial" w:cs="Arial"/>
            <w:color w:val="000000"/>
            <w:sz w:val="20"/>
            <w:lang w:val="ru-RU"/>
          </w:rPr>
          <w:delText>А3</w:delText>
        </w:r>
      </w:del>
      <w:ins w:id="122" w:author="Administrator" w:date="2024-10-02T13:00:00Z">
        <w:r w:rsidR="000C2852" w:rsidRPr="00556AEA">
          <w:rPr>
            <w:rFonts w:ascii="Arial" w:hAnsi="Arial" w:cs="Arial"/>
            <w:color w:val="000000"/>
            <w:sz w:val="20"/>
            <w:lang w:val="ru-RU"/>
          </w:rPr>
          <w:t>P4A, по ГОСТ 30826-2014 «Стекло многослойное. Технические условия»</w:t>
        </w:r>
      </w:ins>
      <w:r w:rsidRPr="008B7AFB">
        <w:rPr>
          <w:rFonts w:ascii="Arial" w:hAnsi="Arial" w:cs="Arial"/>
          <w:color w:val="000000"/>
          <w:sz w:val="20"/>
          <w:lang w:val="ru-RU"/>
        </w:rPr>
        <w:t>. В зависимости от наличия степени угрозы внешнего проникновения могут защищаться и другие строительные конструкции помещений для совершения операций с ценностями (стены, пол, потолок).</w:t>
      </w:r>
    </w:p>
    <w:p w14:paraId="5DA3963C" w14:textId="77777777" w:rsidR="000510B2" w:rsidRPr="008B7AFB" w:rsidRDefault="000510B2" w:rsidP="000510B2">
      <w:pPr>
        <w:pStyle w:val="ReportText"/>
        <w:jc w:val="both"/>
        <w:rPr>
          <w:rFonts w:ascii="Arial" w:hAnsi="Arial" w:cs="Arial"/>
          <w:color w:val="000000"/>
          <w:sz w:val="20"/>
          <w:lang w:val="ru-RU"/>
        </w:rPr>
      </w:pPr>
    </w:p>
    <w:p w14:paraId="67C7570F"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Хранилища ценностей (Кладовые, Сейфовые комнаты)</w:t>
      </w:r>
    </w:p>
    <w:p w14:paraId="6563BD6D"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Группа помещений для хранения ценностей должна проектироваться в виде единого конструктивно-планировочного блока, включающего Кладовые, Предкладовые, а также смотровые коридоры, устраиваемые по периметру Кладовых для размещения и технического обслуживания средств охранной сигнализации и визуального контроля целостности и ограждающих конструкций.</w:t>
      </w:r>
    </w:p>
    <w:p w14:paraId="3E66FCC7"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Устройство окон в помещениях данной группы не допускается. Ширина смотровых коридоров в свету должна быть не менее 0,6 м. Входы в смотровые коридоры закрываются защитными металлическими решетчатыми дверями.</w:t>
      </w:r>
    </w:p>
    <w:p w14:paraId="0FFC33A4"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Смотровые коридоры, для упрощения приборного контроля их пространства, должны иметь прямолинейные очертания и минимальное количество поворотов. Хранение, в том числе временное, материалов и оборудования в смотровых коридорах не допускается.</w:t>
      </w:r>
    </w:p>
    <w:p w14:paraId="5955C9C8"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В стесненных условиях реконструкции, когда устройство смотровых коридоров затруднено, их допускается не предусматривать при условии примыкании ограждающих конструкций кладовой ценностей только к служебным помещениям или коридорам Банка. </w:t>
      </w:r>
    </w:p>
    <w:p w14:paraId="4B2AE821"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Хранилища ценностей должны быть защищены устойчивыми к взлому ограждающими конструкциями не ниже II-го класса по ГОСТ Р 51113-97 «Средства защитные банковские. Требования по устойчивости к взлому и методы испытаний (с Изменениями №1, 2)», при размещении сейфов не ниже III </w:t>
      </w:r>
      <w:r w:rsidRPr="008B7AFB">
        <w:rPr>
          <w:rFonts w:ascii="Arial" w:hAnsi="Arial" w:cs="Arial"/>
          <w:color w:val="000000"/>
          <w:sz w:val="20"/>
          <w:lang w:val="ru-RU"/>
        </w:rPr>
        <w:lastRenderedPageBreak/>
        <w:t xml:space="preserve">класса защиты от взлома по ГОСТ Р 50862-2017 (EN 1143-1:2012) «Сейфы, сейфовые комнаты и хранилища ценностей. Требования и методы испытаний на устойчивость к взлому» с замками соответствующего класса защиты от взлома по </w:t>
      </w:r>
      <w:commentRangeStart w:id="123"/>
      <w:r>
        <w:rPr>
          <w:rFonts w:ascii="Arial" w:hAnsi="Arial" w:cs="Arial"/>
          <w:color w:val="000000"/>
          <w:sz w:val="20"/>
          <w:lang w:val="ru-RU"/>
        </w:rPr>
        <w:t>ГОСТ Р 51053-2012 «Замки сейфовые. Требования и методы испытаний на устойчивость к несанкционированному открыванию»</w:t>
      </w:r>
      <w:commentRangeEnd w:id="123"/>
      <w:r>
        <w:rPr>
          <w:rStyle w:val="ac"/>
          <w:rFonts w:eastAsia="MS Mincho"/>
          <w:lang w:val="en-US"/>
        </w:rPr>
        <w:commentReference w:id="123"/>
      </w:r>
      <w:r>
        <w:rPr>
          <w:rFonts w:ascii="Arial" w:hAnsi="Arial" w:cs="Arial"/>
          <w:color w:val="000000"/>
          <w:sz w:val="20"/>
          <w:lang w:val="ru-RU"/>
        </w:rPr>
        <w:t>.</w:t>
      </w:r>
    </w:p>
    <w:p w14:paraId="48181819"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При наличии ограждающих конструкций, имеющих класс устойчивости к взлому не ниже V  по ГОСТ Р 51113-97 «Средства защитные банковские. Требования по устойчивости к взлому и методы испытаний (с Изменениями №1, 2)», допускается размещение и хранение денежных средств вне сейфов.</w:t>
      </w:r>
    </w:p>
    <w:p w14:paraId="5F61565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Хранилище ценностей должен предусматриваться один вход, закрываемый банковской защитной дверью. Габариты дверного проема в свету задаются технологическим заданием на проектирование, исходя из используемых средств транспортировки ценностей. Защитная дверь должна устанавливаться с учетом того, чтобы в открытом положении она не уменьшала ширины дверного проема. Дверь открывается по направлению выхода из помещения.</w:t>
      </w:r>
    </w:p>
    <w:p w14:paraId="7C9EE4B4" w14:textId="08083C8D" w:rsidR="009F4AC1" w:rsidRPr="009F4AC1" w:rsidRDefault="009F4AC1" w:rsidP="009F4AC1">
      <w:pPr>
        <w:pStyle w:val="ReportText"/>
        <w:jc w:val="both"/>
        <w:rPr>
          <w:rFonts w:ascii="Arial" w:hAnsi="Arial" w:cs="Arial"/>
          <w:color w:val="000000"/>
          <w:sz w:val="20"/>
          <w:lang w:val="ru-RU"/>
        </w:rPr>
      </w:pPr>
      <w:r w:rsidRPr="009F4AC1">
        <w:rPr>
          <w:rFonts w:ascii="Arial" w:hAnsi="Arial" w:cs="Arial"/>
          <w:color w:val="000000"/>
          <w:sz w:val="20"/>
          <w:lang w:val="ru-RU"/>
        </w:rPr>
        <w:t>Дверь Хранилища должна иметь пятый класс защиты, совпадающий по классу с ограждающими конструкциями и соответствовать ГОСТ Р 50862-2017 (EN 1143-1:2012) «Сейфы, сейфовые комнаты и хранилища ценностей. Требования и методы испытаний на устойчивость к взлому», а также иметь два специальных</w:t>
      </w:r>
      <w:del w:id="124" w:author="ALI" w:date="2026-08-20T12:18:00Z">
        <w:r w:rsidRPr="009F4AC1" w:rsidDel="0075112B">
          <w:rPr>
            <w:rFonts w:ascii="Arial" w:hAnsi="Arial" w:cs="Arial"/>
            <w:color w:val="000000"/>
            <w:sz w:val="20"/>
            <w:lang w:val="ru-RU"/>
          </w:rPr>
          <w:delText xml:space="preserve"> </w:delText>
        </w:r>
      </w:del>
      <w:r w:rsidRPr="009F4AC1">
        <w:rPr>
          <w:rFonts w:ascii="Arial" w:hAnsi="Arial" w:cs="Arial"/>
          <w:color w:val="000000"/>
          <w:sz w:val="20"/>
          <w:lang w:val="ru-RU"/>
        </w:rPr>
        <w:t xml:space="preserve"> сейфовых  замка соответствующего класса устойчивости двери  к взлому и установленными на расстоянии не менее 350 мм между замочными скважинами. </w:t>
      </w:r>
    </w:p>
    <w:p w14:paraId="76B8C772" w14:textId="219BB0FD" w:rsidR="009F4AC1" w:rsidRPr="009F4AC1" w:rsidRDefault="009F4AC1" w:rsidP="009F4AC1">
      <w:pPr>
        <w:pStyle w:val="ReportText"/>
        <w:jc w:val="both"/>
        <w:rPr>
          <w:rFonts w:ascii="Arial" w:hAnsi="Arial" w:cs="Arial"/>
          <w:color w:val="000000"/>
          <w:sz w:val="20"/>
          <w:lang w:val="ru-RU"/>
        </w:rPr>
      </w:pPr>
      <w:r w:rsidRPr="009F4AC1">
        <w:rPr>
          <w:rFonts w:ascii="Arial" w:hAnsi="Arial" w:cs="Arial"/>
          <w:color w:val="000000"/>
          <w:sz w:val="20"/>
          <w:lang w:val="ru-RU"/>
        </w:rPr>
        <w:t>Для исключения компрометации ключей на стадии изготовления дверей, их доставки и установки конструкция замков должна иметь функцию перекодировки после их установки на объекте. Все комплекты штатных ключей от дверей Хранилищ должны передаваться Заказчику в заводской</w:t>
      </w:r>
      <w:del w:id="125" w:author="ALI" w:date="2026-08-20T12:19:00Z">
        <w:r w:rsidRPr="009F4AC1" w:rsidDel="0075112B">
          <w:rPr>
            <w:rFonts w:ascii="Arial" w:hAnsi="Arial" w:cs="Arial"/>
            <w:color w:val="000000"/>
            <w:sz w:val="20"/>
            <w:lang w:val="ru-RU"/>
          </w:rPr>
          <w:delText xml:space="preserve"> </w:delText>
        </w:r>
      </w:del>
      <w:r w:rsidRPr="009F4AC1">
        <w:rPr>
          <w:rFonts w:ascii="Arial" w:hAnsi="Arial" w:cs="Arial"/>
          <w:color w:val="000000"/>
          <w:sz w:val="20"/>
          <w:lang w:val="ru-RU"/>
        </w:rPr>
        <w:t xml:space="preserve"> упаковке.   Как вариант, возможно   проводить замену   замков в присутствии Заказчика</w:t>
      </w:r>
      <w:del w:id="126" w:author="ALI" w:date="2026-08-20T12:18:00Z">
        <w:r w:rsidRPr="009F4AC1" w:rsidDel="0075112B">
          <w:rPr>
            <w:rFonts w:ascii="Arial" w:hAnsi="Arial" w:cs="Arial"/>
            <w:color w:val="000000"/>
            <w:sz w:val="20"/>
            <w:lang w:val="ru-RU"/>
          </w:rPr>
          <w:delText xml:space="preserve"> </w:delText>
        </w:r>
      </w:del>
      <w:r w:rsidRPr="009F4AC1">
        <w:rPr>
          <w:rFonts w:ascii="Arial" w:hAnsi="Arial" w:cs="Arial"/>
          <w:color w:val="000000"/>
          <w:sz w:val="20"/>
          <w:lang w:val="ru-RU"/>
        </w:rPr>
        <w:t xml:space="preserve"> с одновременной передачей</w:t>
      </w:r>
      <w:del w:id="127" w:author="ALI" w:date="2026-08-20T12:19:00Z">
        <w:r w:rsidRPr="009F4AC1" w:rsidDel="0075112B">
          <w:rPr>
            <w:rFonts w:ascii="Arial" w:hAnsi="Arial" w:cs="Arial"/>
            <w:color w:val="000000"/>
            <w:sz w:val="20"/>
            <w:lang w:val="ru-RU"/>
          </w:rPr>
          <w:delText xml:space="preserve"> </w:delText>
        </w:r>
      </w:del>
      <w:r w:rsidRPr="009F4AC1">
        <w:rPr>
          <w:rFonts w:ascii="Arial" w:hAnsi="Arial" w:cs="Arial"/>
          <w:color w:val="000000"/>
          <w:sz w:val="20"/>
          <w:lang w:val="ru-RU"/>
        </w:rPr>
        <w:t xml:space="preserve"> ему ключей от Хранилищ. </w:t>
      </w:r>
    </w:p>
    <w:p w14:paraId="6A46BECE" w14:textId="29C85C92" w:rsidR="000510B2" w:rsidRPr="008B7AFB" w:rsidRDefault="009F4AC1" w:rsidP="009F4AC1">
      <w:pPr>
        <w:pStyle w:val="ReportText"/>
        <w:jc w:val="both"/>
        <w:rPr>
          <w:rFonts w:ascii="Arial" w:hAnsi="Arial" w:cs="Arial"/>
          <w:color w:val="000000"/>
          <w:sz w:val="20"/>
          <w:lang w:val="ru-RU"/>
        </w:rPr>
      </w:pPr>
      <w:r w:rsidRPr="009F4AC1">
        <w:rPr>
          <w:rFonts w:ascii="Arial" w:hAnsi="Arial" w:cs="Arial"/>
          <w:color w:val="000000"/>
          <w:sz w:val="20"/>
          <w:lang w:val="ru-RU"/>
        </w:rPr>
        <w:t>Дополнительно к основной двери с внутренней стороны Хранилища   устанавливается металлическая решетчатая дверь с одним врезным замком, диаметром арматуры или прутка не менее 16 мм, с размером ячеек 150х150 мм.</w:t>
      </w:r>
      <w:r w:rsidR="000510B2" w:rsidRPr="008B7AFB">
        <w:rPr>
          <w:rFonts w:ascii="Arial" w:hAnsi="Arial" w:cs="Arial"/>
          <w:color w:val="000000"/>
          <w:sz w:val="20"/>
          <w:lang w:val="ru-RU"/>
        </w:rPr>
        <w:t>На ограждающие конструкции и дверь предоставляется сертификат соответствия классу защиты.</w:t>
      </w:r>
    </w:p>
    <w:p w14:paraId="3712E5F0"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В случае наличия помещения Предкладовой, примыкающего к помещению Кладовой ценностей, дверь помещения Предкладовой выполняется металлической (не сертифицированной) с двумя замками сувальдного типа. Дверная рама должна иметь ширину не менее 50 мм, для возможности крепления магнитного замка.</w:t>
      </w:r>
    </w:p>
    <w:p w14:paraId="6B0C00C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Кладовые не следует размещать у наружных стен или рядом с помещениями, не принадлежащими Банку. При невозможности выполнить данное условие, наличие отделяющего смотрового коридора во всех случаях обязательно, включая условия реконструкции.</w:t>
      </w:r>
    </w:p>
    <w:p w14:paraId="4685BA6A"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В случаях, когда над Кладовыми расположены кровля или чердак, инженерно-технические помещения, помещения, не принадлежащие Банку, или другие опасные с возможностью скрытой подготовки взлома помещения, между защитным ограждением Кладовой и вышерасположенным перекрытием следует предусматривать зазор не менее 0,25 м в свету для установки приборов охранной сигнализации. В остальных случаях должен оставляться конструктивный зазор, предотвращающий возможность передачи нагрузки и вибрации от вышерасположенного перекрытия здания на ограждающее перекрытие Кладовой.</w:t>
      </w:r>
    </w:p>
    <w:p w14:paraId="134D474E" w14:textId="77777777" w:rsidR="000510B2"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Вход в Предкладовую должен быть один. </w:t>
      </w:r>
    </w:p>
    <w:p w14:paraId="16B54A2A" w14:textId="77777777" w:rsidR="000510B2" w:rsidRPr="008B7AFB" w:rsidRDefault="000510B2" w:rsidP="000510B2">
      <w:pPr>
        <w:pStyle w:val="ReportText"/>
        <w:jc w:val="both"/>
        <w:rPr>
          <w:rFonts w:ascii="Arial" w:hAnsi="Arial" w:cs="Arial"/>
          <w:color w:val="000000"/>
          <w:sz w:val="20"/>
          <w:lang w:val="ru-RU"/>
        </w:rPr>
      </w:pPr>
    </w:p>
    <w:p w14:paraId="43EAE408"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 xml:space="preserve">Требования к технической укрепленности Операционных касс и Касс пересчета </w:t>
      </w:r>
    </w:p>
    <w:p w14:paraId="253AD848"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Операционные кассы представляют из себя защитные кабины, выполненные в соответствии требованиям ГОСТ Р 50941-2017 «Кабина защитная. Общие технические требования и методы испытаний» и располагаются смежно с операционным (кассовым) залом, на площади которого при каждой кассе предусматриваются индивидуальные кабины для обслуживания клиентов. </w:t>
      </w:r>
    </w:p>
    <w:p w14:paraId="5D87FFAC"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Операционные кассы кассового узла должны, как правило, проектироваться в едином блоке. </w:t>
      </w:r>
    </w:p>
    <w:p w14:paraId="45684832"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lastRenderedPageBreak/>
        <w:t>Ограждающие конструкции (стены, пол, потолок) кассового узла должны быть не ниже II-го класса устойчивости к взлому по ГОСТ Р 51113-97 «Средства защитные банковские. Требования по устойчивости к взлому и методы испытаний (с Изменениями №1, 2)» и не ниже Бр2 класса защиты по пулестойкости по ГОСТ Р 51112-97 «Средства защитные банковские. Требования по пулестойкости и методы испытаний (с Изменениями N 1, 2, 3, 4)».</w:t>
      </w:r>
    </w:p>
    <w:p w14:paraId="4CA6706B"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Вход в кассы предусматривается из закассового коридора, ширина которого не должна быть менее 1,4 м (1,2 м - при реконструкции). Вход в закассовый коридор должен закрываться запираемой на замок дверью.</w:t>
      </w:r>
    </w:p>
    <w:p w14:paraId="283392F0"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Данная дверь должна открываться по направлению выхода из помещения, иметь два замка и выполняться по II-му классу защиты от взлома и не ниже Бр-2 класса защиты по пулестойкости </w:t>
      </w:r>
      <w:del w:id="128" w:author="ALI" w:date="2026-08-20T12:19:00Z">
        <w:r w:rsidRPr="008B7AFB" w:rsidDel="0075112B">
          <w:rPr>
            <w:rFonts w:ascii="Arial" w:hAnsi="Arial" w:cs="Arial"/>
            <w:color w:val="000000"/>
            <w:sz w:val="20"/>
            <w:lang w:val="ru-RU"/>
          </w:rPr>
          <w:delText xml:space="preserve"> </w:delText>
        </w:r>
      </w:del>
      <w:r w:rsidRPr="008B7AFB">
        <w:rPr>
          <w:rFonts w:ascii="Arial" w:hAnsi="Arial" w:cs="Arial"/>
          <w:color w:val="000000"/>
          <w:sz w:val="20"/>
          <w:lang w:val="ru-RU"/>
        </w:rPr>
        <w:t xml:space="preserve">по </w:t>
      </w:r>
      <w:ins w:id="129" w:author="Claude" w:date="2026-08-20T06:07:00Z">
        <w:r>
          <w:rPr>
            <w:rFonts w:ascii="Arial" w:hAnsi="Arial" w:cs="Arial"/>
            <w:color w:val="000000"/>
            <w:sz w:val="20"/>
            <w:lang w:val="ru-RU"/>
          </w:rPr>
          <w:t>ГОСТ 34593-2019</w:t>
        </w:r>
      </w:ins>
      <w:del w:id="130" w:author="Claude" w:date="2026-08-20T06:07:00Z">
        <w:r>
          <w:rPr>
            <w:rFonts w:ascii="Arial" w:hAnsi="Arial" w:cs="Arial"/>
            <w:color w:val="000000"/>
            <w:sz w:val="20"/>
            <w:lang w:val="ru-RU"/>
          </w:rPr>
          <w:delText>ГОСТ Р 51072-2005</w:delText>
        </w:r>
      </w:del>
      <w:r w:rsidRPr="008B7AFB">
        <w:rPr>
          <w:rFonts w:ascii="Arial" w:hAnsi="Arial" w:cs="Arial"/>
          <w:color w:val="000000"/>
          <w:sz w:val="20"/>
          <w:lang w:val="ru-RU"/>
        </w:rPr>
        <w:t xml:space="preserve"> «Двери защитные. Общие технические требования и методы испытаний на устойчивость к взлому, пулестойкость и огнестойкость (с Изменением N 1)». </w:t>
      </w:r>
    </w:p>
    <w:p w14:paraId="5D98C166"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Кроме операционных касс в закассовый коридор могут выходить помещения заведующего кассой.</w:t>
      </w:r>
    </w:p>
    <w:p w14:paraId="48405972"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Закассовый коридор может не предусматриваться, если число операционных касс не превышает двух.</w:t>
      </w:r>
    </w:p>
    <w:p w14:paraId="67B439C3"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Сквозной проход через закассовый коридор, в том числе для эвакуации при чрезвычайных ситуациях, а также непосредственный выход из него за пределы Операционной кассы не допускается.</w:t>
      </w:r>
    </w:p>
    <w:p w14:paraId="0818D565"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Операционные кассы, должны отделяться от зоны для обслуживания клиентов защитной перегородкой с окном из бронестекла и лотком для передачи денежных средств. </w:t>
      </w:r>
    </w:p>
    <w:p w14:paraId="3BBF3837"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Защитная перегородка должна быть не ниже II-го класса устойчивости к взлому по ГОСТ Р 51113-97 «Средства защитные банковские. Требования по устойчивости к взлому и методы испытаний (с Изменениями №1, 2)» и не ниже Бр2 класса защиты по пулестойкости по ГОСТ Р 51112-97 «Средства защитные банковские. Требования по пулестойкости и методы испытаний (с Изменениями N 1, 2, 3, 4)».</w:t>
      </w:r>
    </w:p>
    <w:p w14:paraId="31DC7C7C" w14:textId="77777777" w:rsidR="000510B2" w:rsidRPr="008B7AFB" w:rsidRDefault="000510B2" w:rsidP="000510B2">
      <w:pPr>
        <w:pStyle w:val="ReportText"/>
        <w:jc w:val="both"/>
        <w:rPr>
          <w:rFonts w:ascii="Arial" w:hAnsi="Arial" w:cs="Arial"/>
          <w:color w:val="000000"/>
          <w:sz w:val="20"/>
          <w:lang w:val="ru-RU"/>
        </w:rPr>
      </w:pPr>
      <w:del w:id="131" w:author="Administrator" w:date="2024-10-02T13:00:00Z">
        <w:r w:rsidRPr="008B7AFB" w:rsidDel="000C2852">
          <w:rPr>
            <w:rFonts w:ascii="Arial" w:hAnsi="Arial" w:cs="Arial"/>
            <w:color w:val="000000"/>
            <w:sz w:val="20"/>
            <w:lang w:val="ru-RU"/>
          </w:rPr>
          <w:delText xml:space="preserve"> </w:delText>
        </w:r>
      </w:del>
      <w:r w:rsidRPr="008B7AFB">
        <w:rPr>
          <w:rFonts w:ascii="Arial" w:hAnsi="Arial" w:cs="Arial"/>
          <w:color w:val="000000"/>
          <w:sz w:val="20"/>
          <w:lang w:val="ru-RU"/>
        </w:rPr>
        <w:t>Дверь операционной кассы должна открываться по направлению выхода из помещения, выполняться по II-му классу защиты от взлома и не ниже Бр-2 класса защиты по пулестойкости</w:t>
      </w:r>
      <w:r w:rsidRPr="0075112B">
        <w:rPr>
          <w:lang w:val="ru-RU"/>
          <w:rPrChange w:id="132" w:author="ALI" w:date="2026-08-20T12:16:00Z">
            <w:rPr/>
          </w:rPrChange>
        </w:rPr>
        <w:t xml:space="preserve"> по </w:t>
      </w:r>
      <w:ins w:id="133" w:author="{a}" w:date="1900-01-01T00:00:00Z">
        <w:r w:rsidRPr="0075112B">
          <w:rPr>
            <w:lang w:val="ru-RU"/>
            <w:rPrChange w:id="134" w:author="ALI" w:date="2026-08-20T12:16:00Z">
              <w:rPr/>
            </w:rPrChange>
          </w:rPr>
          <w:t>ГОСТ 34593-2019</w:t>
        </w:r>
      </w:ins>
      <w:del w:id="135" w:author="{a}" w:date="1900-01-01T00:00:00Z">
        <w:r w:rsidRPr="0075112B">
          <w:rPr>
            <w:lang w:val="ru-RU"/>
            <w:rPrChange w:id="136" w:author="ALI" w:date="2026-08-20T12:16:00Z">
              <w:rPr/>
            </w:rPrChange>
          </w:rPr>
          <w:delText>ГОСТ Р 51072-2005</w:delText>
        </w:r>
      </w:del>
      <w:r w:rsidRPr="0075112B">
        <w:rPr>
          <w:lang w:val="ru-RU"/>
          <w:rPrChange w:id="137" w:author="ALI" w:date="2026-08-20T12:16:00Z">
            <w:rPr/>
          </w:rPrChange>
        </w:rPr>
        <w:t xml:space="preserve"> «Двери защитные. Общие технические требования и методы испытаний на устойчивость к взлому, </w:t>
      </w:r>
      <w:r w:rsidRPr="008B7AFB">
        <w:rPr>
          <w:rFonts w:ascii="Arial" w:hAnsi="Arial" w:cs="Arial"/>
          <w:color w:val="000000"/>
          <w:sz w:val="20"/>
          <w:lang w:val="ru-RU"/>
        </w:rPr>
        <w:t xml:space="preserve">пулестойкость и огнестойкость (с Изменением N 1)», иметь два врезных замка, установленными на расстоянии не менее 350 мм между замочными скважинами, один из которых запирается снаружи ключом, а изнутри –без применения ключа (на «барашек»). При закрытии двери изнутри без применения ключа должна соблюдаться возможность открывания замка снаружи ключом, и наоборот.  Второй замок должен быть сувальдного типа с выдвижными ригелями. Дополнительно дверь оборудуется противосъемным приспособлением. </w:t>
      </w:r>
    </w:p>
    <w:p w14:paraId="72A0671A"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Окно в кассе должно быть выполнено по 2-му классу защиты по пулестойкости по </w:t>
      </w:r>
      <w:ins w:id="138" w:author="Claude" w:date="2026-08-20T06:07:00Z">
        <w:r>
          <w:rPr>
            <w:rFonts w:ascii="Arial" w:hAnsi="Arial" w:cs="Arial"/>
            <w:color w:val="000000"/>
            <w:sz w:val="20"/>
            <w:lang w:val="ru-RU"/>
          </w:rPr>
          <w:t>ГОСТ 30826-2014 «Стекло многослойное. Технические условия»</w:t>
        </w:r>
      </w:ins>
      <w:del w:id="139" w:author="Claude" w:date="2026-08-20T06:07:00Z">
        <w:r>
          <w:rPr>
            <w:rFonts w:ascii="Arial" w:hAnsi="Arial" w:cs="Arial"/>
            <w:color w:val="000000"/>
            <w:sz w:val="20"/>
            <w:lang w:val="ru-RU"/>
          </w:rPr>
          <w:delText>ГОСТ Р 51136-2008 «Стекла защитные. Общие требования»</w:delText>
        </w:r>
      </w:del>
      <w:r w:rsidRPr="008B7AFB">
        <w:rPr>
          <w:rFonts w:ascii="Arial" w:hAnsi="Arial" w:cs="Arial"/>
          <w:color w:val="000000"/>
          <w:sz w:val="20"/>
          <w:lang w:val="ru-RU"/>
        </w:rPr>
        <w:t>. Для передачи денег и документов касса должна быть оборудована передаточным лотком, обеспечивающим устойчивость к взлому не ниже II-го класса по ГОСТ Р 51113-97 «Средства защитные банковские. Требования по устойчивости к взлому и методы испытаний (с Изменениями №1, 2)» и класс защиты по пулестойкости не ниже Бр2 по ГОСТ Р 51112-97 «Средства защитные банковские. Требования по пулестойкости и методы испытаний (с Изменениями N 1, 2, 3, 4)».</w:t>
      </w:r>
    </w:p>
    <w:p w14:paraId="0EA04A48"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Конструкция лотка должна исключать проникновение пули в защищаемую зону при выстреле извне и возникновение при этом опасных для человека вторичных поражающих элементов. </w:t>
      </w:r>
    </w:p>
    <w:p w14:paraId="364E6D1F"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Размеры и расположение окна между Операционной кассой и индивидуальной кабиной для клиентов должны обеспечивать возможность визуального контроля процесса пересчета денег клиентами. Низ окна должен находиться на уровне рабочей поверхности стола, верх - 1,8 м от пола. Необходимая ширина определяется требуемым углом обзора стола клиента с рабочего места кассира. </w:t>
      </w:r>
    </w:p>
    <w:p w14:paraId="79BD043E"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Для общения кассира с клиентом должно быть предусмотрено переговорное устройство.</w:t>
      </w:r>
    </w:p>
    <w:p w14:paraId="6358B163"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Кассы пересчета должны располагаться в составе единого конструктивно-планировочного блока, включающего Хранилище ценностей. Вход в помещения касс пересчета должен быть обособленным. Стены и перегородки Кассы пересчета должны быть не ниже II-го класса устойчивости к взлому по ГОСТ Р 51113-97 «Средства защитные банковские. Требования по устойчивости к взлому и методы испытаний (с </w:t>
      </w:r>
      <w:r w:rsidRPr="008B7AFB">
        <w:rPr>
          <w:rFonts w:ascii="Arial" w:hAnsi="Arial" w:cs="Arial"/>
          <w:color w:val="000000"/>
          <w:sz w:val="20"/>
          <w:lang w:val="ru-RU"/>
        </w:rPr>
        <w:lastRenderedPageBreak/>
        <w:t>Изменениями №1, 2)» и не ниже Бр2 класса защиты по пулестойкости по ГОСТ Р 51112-97 «Средства защитные банковские. Требования по пулестойкости и методы испытаний (с Изменениями N 1, 2, 3, 4)».</w:t>
      </w:r>
    </w:p>
    <w:p w14:paraId="5C9A0E56" w14:textId="594CC05A"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Касса пересчета не должна иметь оконных проемов, либо, в случае невозможности исключить их наличие, оконные проемы должны быть оклеены защитной пленкой класса </w:t>
      </w:r>
      <w:del w:id="140" w:author="Administrator" w:date="2024-10-02T13:01:00Z">
        <w:r w:rsidRPr="008B7AFB" w:rsidDel="000C2852">
          <w:rPr>
            <w:rFonts w:ascii="Arial" w:hAnsi="Arial" w:cs="Arial"/>
            <w:color w:val="000000"/>
            <w:sz w:val="20"/>
            <w:lang w:val="ru-RU"/>
          </w:rPr>
          <w:delText>А3</w:delText>
        </w:r>
      </w:del>
      <w:ins w:id="141" w:author="Administrator" w:date="2024-10-02T13:01:00Z">
        <w:r w:rsidR="000C2852" w:rsidRPr="00556AEA">
          <w:rPr>
            <w:rFonts w:ascii="Arial" w:hAnsi="Arial" w:cs="Arial"/>
            <w:color w:val="000000"/>
            <w:sz w:val="20"/>
            <w:lang w:val="ru-RU"/>
          </w:rPr>
          <w:t>P4A, по ГОСТ 30826-2014 «Стекло многослойное. Технические условия»</w:t>
        </w:r>
      </w:ins>
      <w:r w:rsidRPr="008B7AFB">
        <w:rPr>
          <w:rFonts w:ascii="Arial" w:hAnsi="Arial" w:cs="Arial"/>
          <w:color w:val="000000"/>
          <w:sz w:val="20"/>
          <w:lang w:val="ru-RU"/>
        </w:rPr>
        <w:t xml:space="preserve"> и оборудованы изнутри металлическими бронированными ставнями не ниже II-го класса устойчивости к взлому по ГОСТ Р 51113-97 «Средства защитные банковские. Требования по устойчивости к взлому и методы испытаний (с Изменениями №1, 2)» и не ниже Бр2 класса защиты по пулестойкости по ГОСТ Р 51112-97 «Средства защитные банковские. Требования по пулестойкости и методы испытаний (с Изменениями N 1, 2, 3, 4)» и устройствами запирания соответствующего класса защиты от взлома.</w:t>
      </w:r>
    </w:p>
    <w:p w14:paraId="1D24DE3F"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Дверь Кассы пересчета должна открываться по направлению выхода из помещения, выполняться по II-му классу защиты от взлома и не ниже Бр-2 класса защиты по пулестойкости</w:t>
      </w:r>
      <w:r w:rsidRPr="0075112B">
        <w:rPr>
          <w:lang w:val="ru-RU"/>
          <w:rPrChange w:id="142" w:author="ALI" w:date="2026-08-20T12:16:00Z">
            <w:rPr/>
          </w:rPrChange>
        </w:rPr>
        <w:t xml:space="preserve"> по </w:t>
      </w:r>
      <w:ins w:id="143" w:author="{a}" w:date="1900-01-01T00:00:00Z">
        <w:r w:rsidRPr="0075112B">
          <w:rPr>
            <w:lang w:val="ru-RU"/>
            <w:rPrChange w:id="144" w:author="ALI" w:date="2026-08-20T12:16:00Z">
              <w:rPr/>
            </w:rPrChange>
          </w:rPr>
          <w:t>ГОСТ 34593-2019</w:t>
        </w:r>
      </w:ins>
      <w:del w:id="145" w:author="{a}" w:date="1900-01-01T00:00:00Z">
        <w:r w:rsidRPr="0075112B">
          <w:rPr>
            <w:lang w:val="ru-RU"/>
            <w:rPrChange w:id="146" w:author="ALI" w:date="2026-08-20T12:16:00Z">
              <w:rPr/>
            </w:rPrChange>
          </w:rPr>
          <w:delText>ГОСТ Р 51072-2005</w:delText>
        </w:r>
      </w:del>
      <w:r w:rsidRPr="0075112B">
        <w:rPr>
          <w:lang w:val="ru-RU"/>
          <w:rPrChange w:id="147" w:author="ALI" w:date="2026-08-20T12:16:00Z">
            <w:rPr/>
          </w:rPrChange>
        </w:rPr>
        <w:t xml:space="preserve"> «Двери защитные. Общие технические требования и методы испытаний на устойчивость к взлому, </w:t>
      </w:r>
      <w:r w:rsidRPr="008B7AFB">
        <w:rPr>
          <w:rFonts w:ascii="Arial" w:hAnsi="Arial" w:cs="Arial"/>
          <w:color w:val="000000"/>
          <w:sz w:val="20"/>
          <w:lang w:val="ru-RU"/>
        </w:rPr>
        <w:t xml:space="preserve">пулестойкость и огнестойкость (с Изменением N 1)», иметь два врезных замка, установленными на расстоянии не менее 350 мм между замочными скважинами, один из которых запирается снаружи ключом, а изнутри –без применения ключа (на «барашек»). При закрытии двери изнутри без применения ключа должна соблюдаться возможность открывания замка снаружи ключом, и наоборот.  Второй замок должен быть сувальдного типа с выдвижными ригелями. Дополнительно дверь оборудуется противосъемным приспособлением. </w:t>
      </w:r>
    </w:p>
    <w:p w14:paraId="2A6EEB08"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 xml:space="preserve">Помещение старшего операционно-кассового работника </w:t>
      </w:r>
    </w:p>
    <w:p w14:paraId="7C3B6B11"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Помещение старшего операционно-кассового работника (далее – помещение СОКР), при проектировании нового объекта Банка, необходимо планировать таким образом, чтобы стены помещение СОКР, по возможности, не являлись смежными со стенами сторонних организаций. </w:t>
      </w:r>
    </w:p>
    <w:p w14:paraId="0E87713A"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Ограждающие стены и перегородки помещения СОКР должны отвечать требованиям не ниже II-го класса устойчивости к взлому по ГОСТ Р 51113-97 «Средства защитные банковские. Требования по устойчивости к взлому и методы испытаний (с Изменениями №1, 2)» и не ниже Бр2 класса защиты по пулестойкости по ГОСТ Р 51112-97 «Средства защитные банковские. Требования по пулестойкости и методы испытаний (с Изменениями N 1, 2, 3, 4)». </w:t>
      </w:r>
    </w:p>
    <w:p w14:paraId="7D0F6FE5"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Допускается перегородки помещения СОКР, не граничащие со сторонними организациями, выполнять в полкирпича.  При этом, дополнительное их обрешечивание не требуется. </w:t>
      </w:r>
    </w:p>
    <w:p w14:paraId="54449C60"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Стены, пол, потолок, примыкающие (граничащие) к сторонним организациям, дополнительно обрешечиваются металлическим прутком диаметром не менее 10 мм, с размером ячеек 150х150 мм в случае, если они не отвечают II-му классу по взломостойкости по ГОСТ Р 51113-97 «Средства защитные банковские. Требования по устойчивости к взлому и методы испытаний (с Изменениями №1, 2)».  Допускается для усиления пола и потолка помещения СОКР вместо металлической решетки использовать металлический лист, толщиной не менее 3 мм.</w:t>
      </w:r>
    </w:p>
    <w:p w14:paraId="672FF633"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Возможно устройство вышеуказанных перегородок из другого материала, отвечающих требованиям II-го класса по взломостойкости по ГОСТ Р 51113-97 «Средства защитные банковские. Требования по устойчивости к взлому и методы испытаний (с Изменениями №1, 2)» и Бр2 класса по пулестойкости по ГОСТ Р 51112-97 «Средства защитные банковские. Требования по пулестойкости и методы испытаний (с Изменениями N 1, 2, 3, 4)». </w:t>
      </w:r>
    </w:p>
    <w:p w14:paraId="3604EEE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Вход в помещение СОКР должен быть расположен со стороны бэк-зоны, и не иметь прямого доступа из общей зоны обслуживания клиентов. Не рекомендуется устраивать вход в помещение СОКР, непосредственно из кабины клиента. Помещение СОКР должно быть оборудовано домофоном, при этом, вызывная панель устанавливается снаружи входной двери с СОКР для возможности ее визуального контроля изнутри помещения СОКР.</w:t>
      </w:r>
    </w:p>
    <w:p w14:paraId="764CD3E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Помещение СОКР должно отделяться от зоны для обслуживания клиентов защитной перегородкой с окном из бронестекла и лотком для передачи денежных средств. </w:t>
      </w:r>
    </w:p>
    <w:p w14:paraId="7C6923AB"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Окно в кассе должно быть выполнено по 2-му классу защиты по пулестойкости по </w:t>
      </w:r>
      <w:ins w:id="148" w:author="Claude" w:date="2026-08-20T06:07:00Z">
        <w:r>
          <w:rPr>
            <w:rFonts w:ascii="Arial" w:hAnsi="Arial" w:cs="Arial"/>
            <w:color w:val="000000"/>
            <w:sz w:val="20"/>
            <w:lang w:val="ru-RU"/>
          </w:rPr>
          <w:t>ГОСТ 30826-2014 «Стекло многослойное. Технические условия»</w:t>
        </w:r>
      </w:ins>
      <w:del w:id="149" w:author="Claude" w:date="2026-08-20T06:07:00Z">
        <w:r>
          <w:rPr>
            <w:rFonts w:ascii="Arial" w:hAnsi="Arial" w:cs="Arial"/>
            <w:color w:val="000000"/>
            <w:sz w:val="20"/>
            <w:lang w:val="ru-RU"/>
          </w:rPr>
          <w:delText>ГОСТ Р 51136-2008 «Стекла защитные. Общие требования»</w:delText>
        </w:r>
      </w:del>
      <w:r w:rsidRPr="008B7AFB">
        <w:rPr>
          <w:rFonts w:ascii="Arial" w:hAnsi="Arial" w:cs="Arial"/>
          <w:color w:val="000000"/>
          <w:sz w:val="20"/>
          <w:lang w:val="ru-RU"/>
        </w:rPr>
        <w:t xml:space="preserve">. </w:t>
      </w:r>
    </w:p>
    <w:p w14:paraId="688A5B84"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lastRenderedPageBreak/>
        <w:t>Передаточный лоток должен обеспечивать устойчивость к взлому не ниже II-го класса по ГОСТ Р 51113-97 «Средства защитные банковские. Требования по устойчивости к взлому и методы испытаний (с Изменениями №1, 2)» и класс защиты по пулестойкости не ниже Бр2 по ГОСТ Р 51112-97 «Средства защитные банковские. Требования по пулестойкости и методы испытаний (с Изменениями N 1, 2, 3, 4)».</w:t>
      </w:r>
    </w:p>
    <w:p w14:paraId="1EE5D5A9"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Конструкция лотка должна исключать проникновение пули в защищаемую зону при выстреле из вне и возникновение при этом опасных для человека вторичных поражающих элементов. </w:t>
      </w:r>
    </w:p>
    <w:p w14:paraId="72426DC9"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Дверь СОКР должна открываться наружу, выполняться по II-му классу защиты от взлома и не ниже Бр-2 класса защиты по пулестойкости</w:t>
      </w:r>
      <w:r w:rsidRPr="0075112B">
        <w:rPr>
          <w:lang w:val="ru-RU"/>
          <w:rPrChange w:id="150" w:author="ALI" w:date="2026-08-20T12:16:00Z">
            <w:rPr/>
          </w:rPrChange>
        </w:rPr>
        <w:t xml:space="preserve"> по </w:t>
      </w:r>
      <w:ins w:id="151" w:author="{a}" w:date="1900-01-01T00:00:00Z">
        <w:r w:rsidRPr="0075112B">
          <w:rPr>
            <w:lang w:val="ru-RU"/>
            <w:rPrChange w:id="152" w:author="ALI" w:date="2026-08-20T12:16:00Z">
              <w:rPr/>
            </w:rPrChange>
          </w:rPr>
          <w:t>ГОСТ 34593-2019</w:t>
        </w:r>
      </w:ins>
      <w:del w:id="153" w:author="{a}" w:date="1900-01-01T00:00:00Z">
        <w:r w:rsidRPr="0075112B">
          <w:rPr>
            <w:lang w:val="ru-RU"/>
            <w:rPrChange w:id="154" w:author="ALI" w:date="2026-08-20T12:16:00Z">
              <w:rPr/>
            </w:rPrChange>
          </w:rPr>
          <w:delText>ГОСТ Р 51072-2005</w:delText>
        </w:r>
      </w:del>
      <w:r w:rsidRPr="0075112B">
        <w:rPr>
          <w:lang w:val="ru-RU"/>
          <w:rPrChange w:id="155" w:author="ALI" w:date="2026-08-20T12:16:00Z">
            <w:rPr/>
          </w:rPrChange>
        </w:rPr>
        <w:t xml:space="preserve"> «Двери защитные. Общие технические требования и методы испытаний на устойчивость к взлому, </w:t>
      </w:r>
      <w:r w:rsidRPr="008B7AFB">
        <w:rPr>
          <w:rFonts w:ascii="Arial" w:hAnsi="Arial" w:cs="Arial"/>
          <w:color w:val="000000"/>
          <w:sz w:val="20"/>
          <w:lang w:val="ru-RU"/>
        </w:rPr>
        <w:t xml:space="preserve">пулестойкость и огнестойкость (с Изменением N 1)», иметь два врезных замка, установленными на расстоянии не менее 350 мм между замочными скважинами, один из которых запирается снаружи ключом, а изнутри –без применения ключа (на «барашек»). При закрытии двери изнутри без применения ключа должна соблюдаться возможность открывания замка снаружи ключом, и наоборот.  Второй замок должен быть сувальдного типа с выдвижными ригелями. Дополнительно дверь оборудуется противосъемным приспособлением. </w:t>
      </w:r>
    </w:p>
    <w:p w14:paraId="797ABD77"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Потолок помещения СОКР, в случае высоких потолков - более 3 м, допускается выполнять из металлических прутков диаметром не менее 16 мм, с размером ячеек 150х150 мм. Места прилегания прутков   друг к другу – провариваются.    Для образования защитного периметра помещения СОКР на перегородках из кирпича с уровня 2,1 м допускается устанавливать решетки до основного перекрытия из металлических прутков диаметром не менее 12 мм, с размером ячеек 150х150 мм. Места прилегания прутков друг к другу – провариваются.  </w:t>
      </w:r>
    </w:p>
    <w:p w14:paraId="74C36B66"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Для обеспечения доступа в пространство между решеткой и плитой перекрытия в решетке перегородки или решетчатом перекрытии помещения СОКР устраивается технологический люк размером не менее 600х600 мм из тех же металлических прутков, закрываемый на 4-е навесных замка с толщиной дужки не менее 16 мм.</w:t>
      </w:r>
    </w:p>
    <w:p w14:paraId="07FC1AEC"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Потолок исполняется в подшивном либо подвесном (Армстронг) варианте, с устройством в подшивном потолке люка, совпадающего по расположению и размерам люка в металлической решетке. </w:t>
      </w:r>
    </w:p>
    <w:p w14:paraId="6DA194BE"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При выполнении потолка из металлической решетки, необходимо к решетке приварить металлический лист размером не менее чем 200х200 мм, для крепления датчика охранной сигнализации и установить в подшивном потолке из ГКЛ лючок, совпадающий по месту расположения приваренного листа.</w:t>
      </w:r>
    </w:p>
    <w:p w14:paraId="6AD42206" w14:textId="07919AE0"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При наличии в помещении СОКР окна, которое нельзя заложить кирпичной кладкой, стекло оклеивается защитной пленкой </w:t>
      </w:r>
      <w:del w:id="156" w:author="Administrator" w:date="2024-10-02T13:03:00Z">
        <w:r w:rsidRPr="008B7AFB" w:rsidDel="000C2852">
          <w:rPr>
            <w:rFonts w:ascii="Arial" w:hAnsi="Arial" w:cs="Arial"/>
            <w:color w:val="000000"/>
            <w:sz w:val="20"/>
            <w:lang w:val="ru-RU"/>
          </w:rPr>
          <w:delText>А3</w:delText>
        </w:r>
      </w:del>
      <w:ins w:id="157" w:author="Administrator" w:date="2024-10-02T13:03:00Z">
        <w:r w:rsidR="000C2852" w:rsidRPr="00556AEA">
          <w:rPr>
            <w:rFonts w:ascii="Arial" w:hAnsi="Arial" w:cs="Arial"/>
            <w:color w:val="000000"/>
            <w:sz w:val="20"/>
            <w:lang w:val="ru-RU"/>
          </w:rPr>
          <w:t>P4A, по ГОСТ 30826-2014 «Стекло многослойное. Технические условия»</w:t>
        </w:r>
      </w:ins>
      <w:r w:rsidRPr="008B7AFB">
        <w:rPr>
          <w:rFonts w:ascii="Arial" w:hAnsi="Arial" w:cs="Arial"/>
          <w:color w:val="000000"/>
          <w:sz w:val="20"/>
          <w:lang w:val="ru-RU"/>
        </w:rPr>
        <w:t xml:space="preserve"> и оконный проем изнутри оборудуется металлическими ставнями с толщиной листа не менее 3 мм, и одним навесным замком.</w:t>
      </w:r>
    </w:p>
    <w:p w14:paraId="672A3AAF"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Сейф, устанавливаемый в помещении СОКР, должен быть не ниже III класса устойчивости к взлому по ГОСТ Р 50862-2017 (EN 1143-1:2012) «Сейфы, сейфовые комнаты и хранилища ценностей. Требования и методы испытаний на устойчивость к взлому», а также иметь замки соответствующего класса устойчивости к взлому по ГОСТ Р 51053-2012 «Замки сейфовые. Требования и методы испытаний на устойчивость к несанкционированному открыванию».</w:t>
      </w:r>
    </w:p>
    <w:p w14:paraId="5A1A4B2D"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Соответствие ограждающих конструкций периметра, входной двери, окна с передаточным лотком заданным классам устойчивости к взлому и пулестойкости подтверждается сертификатами соответствия.  </w:t>
      </w:r>
    </w:p>
    <w:p w14:paraId="3DC2E400"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 По всем скрытым работам по усилению конструкций в части взломостойкости Подрядчиком составляются "Акты скрытых работ", с приложением фотоматериалов промежуточных работ и предоставляются на этапе рабочей комиссии по приемке объекта в эксплуатацию.</w:t>
      </w:r>
    </w:p>
    <w:p w14:paraId="78B1A7FE" w14:textId="77777777" w:rsidR="000510B2"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 целях снижения риска в процессе перемещения   денежных средств сотрудниками ОНФ, ВИП-модуля по оперзалу, их помещения необходимо располагать по возможности как можно ближе к помещению старшего операционно-кассового работника. </w:t>
      </w:r>
    </w:p>
    <w:p w14:paraId="5286ACDD" w14:textId="77777777" w:rsidR="000510B2" w:rsidRPr="008B7AFB" w:rsidRDefault="000510B2" w:rsidP="000510B2">
      <w:pPr>
        <w:pStyle w:val="ReportText"/>
        <w:jc w:val="both"/>
        <w:rPr>
          <w:rFonts w:ascii="Arial" w:hAnsi="Arial" w:cs="Arial"/>
          <w:color w:val="000000"/>
          <w:sz w:val="20"/>
          <w:lang w:val="ru-RU"/>
        </w:rPr>
      </w:pPr>
    </w:p>
    <w:p w14:paraId="13A28237"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Требования по технической укрепленности ОКВКУ</w:t>
      </w:r>
    </w:p>
    <w:p w14:paraId="5C6A28FB"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lastRenderedPageBreak/>
        <w:t>2.3.2.2.5.1 ОКВКУ располагаются на территории сторонних организаций и должны быть выполнены в виде защитных кабин по ГОСТ Р 50941-2017 «Кабина защитная. Общие технические требования и методы испытаний».</w:t>
      </w:r>
    </w:p>
    <w:p w14:paraId="6FB31D71"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2.3.2.2.5.2 Все ограждающие конструкции кабины (включая потолок) должны быть не ниже II-го класса защиты по взломостойкости по ГОСТ Р 51113-97 «Средства защитные банковские. Требования по устойчивости к взлому и методы испытаний (с Изменениями №1, 2)» и не ниже Бр2 класса защиты по пулестойкости по ГОСТ Р 51112-97 «Средства защитные банковские. Требования по пулестойкости и методы испытаний (с Изменениями N 1, 2, 3, 4)». </w:t>
      </w:r>
    </w:p>
    <w:p w14:paraId="457D6658"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 Дверь ОКВКУ должна открываться наружу, выполняться по II-му классу защиты от взлома и не ниже Бр-2 класса защиты по пулестойкости</w:t>
      </w:r>
      <w:r w:rsidRPr="0075112B">
        <w:rPr>
          <w:lang w:val="ru-RU"/>
          <w:rPrChange w:id="158" w:author="ALI" w:date="2026-08-20T12:16:00Z">
            <w:rPr/>
          </w:rPrChange>
        </w:rPr>
        <w:t xml:space="preserve"> по </w:t>
      </w:r>
      <w:ins w:id="159" w:author="{a}" w:date="1900-01-01T00:00:00Z">
        <w:r w:rsidRPr="0075112B">
          <w:rPr>
            <w:lang w:val="ru-RU"/>
            <w:rPrChange w:id="160" w:author="ALI" w:date="2026-08-20T12:16:00Z">
              <w:rPr/>
            </w:rPrChange>
          </w:rPr>
          <w:t>ГОСТ 34593-2019</w:t>
        </w:r>
      </w:ins>
      <w:del w:id="161" w:author="{a}" w:date="1900-01-01T00:00:00Z">
        <w:r w:rsidRPr="0075112B">
          <w:rPr>
            <w:lang w:val="ru-RU"/>
            <w:rPrChange w:id="162" w:author="ALI" w:date="2026-08-20T12:16:00Z">
              <w:rPr/>
            </w:rPrChange>
          </w:rPr>
          <w:delText>ГОСТ Р 51072-2005</w:delText>
        </w:r>
      </w:del>
      <w:r w:rsidRPr="0075112B">
        <w:rPr>
          <w:lang w:val="ru-RU"/>
          <w:rPrChange w:id="163" w:author="ALI" w:date="2026-08-20T12:16:00Z">
            <w:rPr/>
          </w:rPrChange>
        </w:rPr>
        <w:t xml:space="preserve"> «Двери защитные. Общие технические требования и методы испытаний на устойчивость к взлому, </w:t>
      </w:r>
      <w:r w:rsidRPr="008B7AFB">
        <w:rPr>
          <w:rFonts w:ascii="Arial" w:hAnsi="Arial" w:cs="Arial"/>
          <w:color w:val="000000"/>
          <w:sz w:val="20"/>
          <w:lang w:val="ru-RU"/>
        </w:rPr>
        <w:t xml:space="preserve">пулестойкость и огнестойкость (с Изменением N 1)», иметь два врезных замка, установленными на расстоянии не менее 350 мм между замочными скважинами, один из которых запирается снаружи ключом, а изнутри –без применения ключа (на «барашек»). При закрытии двери изнутри без применения ключа должна соблюдаться возможность открывания замка снаружи ключом, и наоборот.  Второй замок должен быть сувальдного типа с выдвижными ригелями. Дополнительно дверь оборудуется противосъемным приспособлением. </w:t>
      </w:r>
    </w:p>
    <w:p w14:paraId="76CC2631"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Окно в кассе должно быть выполнено по 2-му классу защиты по пулестойкости по </w:t>
      </w:r>
      <w:ins w:id="164" w:author="Claude" w:date="2026-08-20T06:07:00Z">
        <w:r>
          <w:rPr>
            <w:rFonts w:ascii="Arial" w:hAnsi="Arial" w:cs="Arial"/>
            <w:color w:val="000000"/>
            <w:sz w:val="20"/>
            <w:lang w:val="ru-RU"/>
          </w:rPr>
          <w:t>ГОСТ 30826-2014 «Стекло многослойное. Технические условия»</w:t>
        </w:r>
      </w:ins>
      <w:del w:id="165" w:author="Claude" w:date="2026-08-20T06:07:00Z">
        <w:r>
          <w:rPr>
            <w:rFonts w:ascii="Arial" w:hAnsi="Arial" w:cs="Arial"/>
            <w:color w:val="000000"/>
            <w:sz w:val="20"/>
            <w:lang w:val="ru-RU"/>
          </w:rPr>
          <w:delText>ГОСТ Р 51136-2008 «Стекла защитные. Общие требования»</w:delText>
        </w:r>
      </w:del>
      <w:r w:rsidRPr="008B7AFB">
        <w:rPr>
          <w:rFonts w:ascii="Arial" w:hAnsi="Arial" w:cs="Arial"/>
          <w:color w:val="000000"/>
          <w:sz w:val="20"/>
          <w:lang w:val="ru-RU"/>
        </w:rPr>
        <w:t xml:space="preserve">. </w:t>
      </w:r>
    </w:p>
    <w:p w14:paraId="10E2190B"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Передаточный лоток должен обеспечивать устойчивость к взлому не ниже II-го класса по ГОСТ Р 51113-97 «Средства защитные банковские. Требования по устойчивости к взлому и методы испытаний (с Изменениями №1, 2)» и класс защиты по пулестойкости и не ниже Бр2 по ГОСТ Р 51112-97 «Средства защитные банковские. Требования по пулестойкости и методы испытаний (с Изменениями N 1, 2, 3, 4)».</w:t>
      </w:r>
    </w:p>
    <w:p w14:paraId="4CE77C8F"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Конструкция лотка должна исключать проникновение пули в защищаемую зону при выстреле из вне и возникновение при этом опасных для человека вторичных поражающих элементов.</w:t>
      </w:r>
    </w:p>
    <w:p w14:paraId="67A25150"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2.3.2.2.5.3 ОКВКУ должна иметь в своем составе сейф не ниже III класса устойчивости ко взлому по ГОСТ Р 50862-2017 (EN 1143-1:2012) «Сейфы, сейфовые комнаты и хранилища ценностей. Требования и методы испытаний на устойчивость к взлому». Замки на сейфе должны совпадать по классу устойчивости к взлому самого сейфа и соответствовать требованиям ГОСТ Р 51053-2012 «Замки сейфовые. Требования и методы испытаний на устойчивость к несанкционированному открыванию».</w:t>
      </w:r>
    </w:p>
    <w:p w14:paraId="59166252" w14:textId="77777777" w:rsidR="000510B2" w:rsidRPr="008B7AFB" w:rsidRDefault="000510B2" w:rsidP="000510B2">
      <w:pPr>
        <w:pStyle w:val="ReportText"/>
        <w:jc w:val="both"/>
        <w:rPr>
          <w:rFonts w:ascii="Arial" w:hAnsi="Arial" w:cs="Arial"/>
          <w:color w:val="000000"/>
          <w:sz w:val="20"/>
          <w:lang w:val="ru-RU"/>
        </w:rPr>
      </w:pPr>
    </w:p>
    <w:p w14:paraId="4AC6D215" w14:textId="77777777" w:rsidR="000510B2" w:rsidRPr="00097E32" w:rsidRDefault="000510B2" w:rsidP="000510B2">
      <w:pPr>
        <w:pStyle w:val="ReportText"/>
        <w:numPr>
          <w:ilvl w:val="3"/>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Депозитарий (хранилище ценностей клиентов)</w:t>
      </w:r>
    </w:p>
    <w:p w14:paraId="487657DB"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Помещение депозитария, при проектировании нового объекта Банка, необходимо планировать таким образом, чтобы стены депозитария не являлись смежными со стенами сторонних организаций.</w:t>
      </w:r>
    </w:p>
    <w:p w14:paraId="7F15396E"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В случае примыкания стен депозитария к стенам сторонних организаций необходимо организовать смотровые коридоры.  </w:t>
      </w:r>
    </w:p>
    <w:p w14:paraId="6C493F19"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Ширина смотровых коридоров должна быть не менее 0,6 м. Входы в смотровые коридоры закрываются защитными металлическими решетчатыми дверями.</w:t>
      </w:r>
    </w:p>
    <w:p w14:paraId="510691F3"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Все ограждающие конструкции депозитария выполняются по III-му классу взломостойкости по ГОСТ Р 51113-97 «Средства защитные банковские. Требования по устойчивости к взлому и методы испытаний (с Изменениями №1, 2)».  При выполнении стен в полкирпича или при устройстве других ограждающих конструкций депозитария (пола, потолка) по II-му классу взломостойкости их необходимо   обрешетить изнутри помещения по периметру металлическими прутками диаметром не менее 10 мм, с размером ячеек 150х150. Места прилегания прутков   друг к другу - провариваются.</w:t>
      </w:r>
    </w:p>
    <w:p w14:paraId="0419F877"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 xml:space="preserve">Усиление стен, перекрытий и перегородок металлическими решетками должно производиться по всей площади с внутренней стороны помещения. Решетки привариваются к стальным анкерам диаметром не менее 12 мм и заглубленным в стену на 80 мм (к закладным деталям из стальной полосы 100х50х6 мм, пристреливаемым четырьмя дюбелями) с шагом не более 500х500 мм. </w:t>
      </w:r>
    </w:p>
    <w:p w14:paraId="735D90E5"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lastRenderedPageBreak/>
        <w:t>При высоте потолков здания более чем 3 м, в котором располагается депозитарий, допускается отдельно перекрывать потолок помещения депозитария бронепанелями или других конструкциями не ниже III-го класса взломостойкости по ГОСТ Р 51113-97 «Средства защитные банковские. Требования по устойчивости к взлому и методы испытаний (с Изменениями №1, 2)».</w:t>
      </w:r>
    </w:p>
    <w:p w14:paraId="678C8CB6"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При варианте исполнения в депозитарии подшивного потолка, в нем необходимо устройство специального лючка размером не менее чем 200х200 мм, для возможности крепления датчика охранной сигнализации на конструкцию основного потолка.</w:t>
      </w:r>
    </w:p>
    <w:p w14:paraId="1E021196" w14:textId="20293A7B" w:rsidR="00233B56" w:rsidRPr="00233B56" w:rsidRDefault="00233B56" w:rsidP="00E50C04">
      <w:pPr>
        <w:pStyle w:val="ReportText"/>
        <w:numPr>
          <w:ilvl w:val="4"/>
          <w:numId w:val="50"/>
        </w:numPr>
        <w:ind w:left="0" w:firstLine="0"/>
        <w:jc w:val="both"/>
        <w:rPr>
          <w:rFonts w:ascii="Arial" w:hAnsi="Arial" w:cs="Arial"/>
          <w:color w:val="000000"/>
          <w:sz w:val="20"/>
          <w:lang w:val="ru-RU"/>
        </w:rPr>
      </w:pPr>
      <w:r w:rsidRPr="00233B56">
        <w:rPr>
          <w:rFonts w:ascii="Arial" w:hAnsi="Arial" w:cs="Arial"/>
          <w:color w:val="000000"/>
          <w:sz w:val="20"/>
          <w:lang w:val="ru-RU"/>
        </w:rPr>
        <w:t>Основная дверь</w:t>
      </w:r>
      <w:del w:id="166"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 xml:space="preserve"> должна открываться наружу, иметь третий</w:t>
      </w:r>
      <w:del w:id="167"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 xml:space="preserve"> класс защиты, совпадающий по классу с ограждающими конструкциями и соответствовать ГОСТ Р 50862-2017 (EN 1143-1:2012) «Сейфы, сейфовые комнаты и хранилища ценностей. Требования и методы испытаний на устойчивость к взлому». Дверь должна иметь </w:t>
      </w:r>
      <w:del w:id="168"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 xml:space="preserve">два </w:t>
      </w:r>
      <w:del w:id="169"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специальных сейфовых замка соответствующего класса устойчивости двери</w:t>
      </w:r>
      <w:del w:id="170"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 xml:space="preserve"> к взлому и </w:t>
      </w:r>
      <w:del w:id="171"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 xml:space="preserve">врезных замка сувальдного типа, установленными на расстоянии не менее 350 мм между замочными скважинами. </w:t>
      </w:r>
    </w:p>
    <w:p w14:paraId="506979D6" w14:textId="49A1C6F9" w:rsidR="00233B56" w:rsidRPr="00233B56" w:rsidRDefault="00233B56" w:rsidP="00E50C04">
      <w:pPr>
        <w:pStyle w:val="ReportText"/>
        <w:jc w:val="both"/>
        <w:rPr>
          <w:rFonts w:ascii="Arial" w:hAnsi="Arial" w:cs="Arial"/>
          <w:color w:val="000000"/>
          <w:sz w:val="20"/>
          <w:lang w:val="ru-RU"/>
        </w:rPr>
      </w:pPr>
      <w:r w:rsidRPr="00233B56">
        <w:rPr>
          <w:rFonts w:ascii="Arial" w:hAnsi="Arial" w:cs="Arial"/>
          <w:color w:val="000000"/>
          <w:sz w:val="20"/>
          <w:lang w:val="ru-RU"/>
        </w:rPr>
        <w:t xml:space="preserve"> Дверь оборудуется противосъемным приспособлением. </w:t>
      </w:r>
    </w:p>
    <w:p w14:paraId="7973F87B" w14:textId="77777777" w:rsidR="00233B56" w:rsidRPr="00233B56" w:rsidRDefault="00233B56" w:rsidP="00E50C04">
      <w:pPr>
        <w:pStyle w:val="ReportText"/>
        <w:jc w:val="both"/>
        <w:rPr>
          <w:rFonts w:ascii="Arial" w:hAnsi="Arial" w:cs="Arial"/>
          <w:color w:val="000000"/>
          <w:sz w:val="20"/>
          <w:lang w:val="ru-RU"/>
        </w:rPr>
      </w:pPr>
      <w:r w:rsidRPr="00233B56">
        <w:rPr>
          <w:rFonts w:ascii="Arial" w:hAnsi="Arial" w:cs="Arial"/>
          <w:color w:val="000000"/>
          <w:sz w:val="20"/>
          <w:lang w:val="ru-RU"/>
        </w:rPr>
        <w:t>Для исключения компрометации ключей на стадии изготовления дверей, их доставки и установки конструкция замков должна иметь функцию перекодировки после их установки на объекте. Все комплекты штатных ключей от дверей Депозитария</w:t>
      </w:r>
      <w:del w:id="172"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 xml:space="preserve"> должны передаваться Заказчику в заводской </w:t>
      </w:r>
      <w:del w:id="173"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 xml:space="preserve">упаковке.   Как вариант, возможно   проводить замену   замков в присутствии Заказчика </w:t>
      </w:r>
      <w:del w:id="174"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 xml:space="preserve">с одновременной передачей </w:t>
      </w:r>
      <w:del w:id="175" w:author="ALI" w:date="2026-08-20T12:19:00Z">
        <w:r w:rsidRPr="00233B56" w:rsidDel="0075112B">
          <w:rPr>
            <w:rFonts w:ascii="Arial" w:hAnsi="Arial" w:cs="Arial"/>
            <w:color w:val="000000"/>
            <w:sz w:val="20"/>
            <w:lang w:val="ru-RU"/>
          </w:rPr>
          <w:delText xml:space="preserve"> </w:delText>
        </w:r>
      </w:del>
      <w:r w:rsidRPr="00233B56">
        <w:rPr>
          <w:rFonts w:ascii="Arial" w:hAnsi="Arial" w:cs="Arial"/>
          <w:color w:val="000000"/>
          <w:sz w:val="20"/>
          <w:lang w:val="ru-RU"/>
        </w:rPr>
        <w:t xml:space="preserve">ему ключей от Депозитария. </w:t>
      </w:r>
    </w:p>
    <w:p w14:paraId="5C423C80" w14:textId="71107C8B" w:rsidR="000510B2" w:rsidRPr="008B7AFB" w:rsidRDefault="00233B56" w:rsidP="00E50C04">
      <w:pPr>
        <w:pStyle w:val="ReportText"/>
        <w:numPr>
          <w:ilvl w:val="4"/>
          <w:numId w:val="50"/>
        </w:numPr>
        <w:ind w:left="0" w:firstLine="0"/>
        <w:jc w:val="both"/>
        <w:rPr>
          <w:rFonts w:ascii="Arial" w:hAnsi="Arial" w:cs="Arial"/>
          <w:color w:val="000000"/>
          <w:sz w:val="20"/>
          <w:lang w:val="ru-RU"/>
        </w:rPr>
      </w:pPr>
      <w:r w:rsidRPr="00233B56">
        <w:rPr>
          <w:rFonts w:ascii="Arial" w:hAnsi="Arial" w:cs="Arial"/>
          <w:color w:val="000000"/>
          <w:sz w:val="20"/>
          <w:lang w:val="ru-RU"/>
        </w:rPr>
        <w:t>Дополнительно в проеме  c внутренней стороны депозитария устанавливается металлическая решетчатая дверь с одним врезным замком,  выполненная из  прутка  толщиной не менее 16 мм и  с размером ячеек  не более 150х150 мм.</w:t>
      </w:r>
      <w:r w:rsidR="000510B2" w:rsidRPr="008B7AFB">
        <w:rPr>
          <w:rFonts w:ascii="Arial" w:hAnsi="Arial" w:cs="Arial"/>
          <w:color w:val="000000"/>
          <w:sz w:val="20"/>
          <w:lang w:val="ru-RU"/>
        </w:rPr>
        <w:t>В целях сохранения конфиденциальности действий клиента при работе с ценностями, дверь в преддепозитарий должна быть глухой (непрозрачной) и конструкция должна позволять техническую возможность установки электромагнитного замка системы контроля и управления доступом.</w:t>
      </w:r>
    </w:p>
    <w:p w14:paraId="7417D396" w14:textId="77777777" w:rsidR="000510B2" w:rsidRPr="008B7AFB" w:rsidRDefault="000510B2" w:rsidP="000510B2">
      <w:pPr>
        <w:pStyle w:val="ReportText"/>
        <w:numPr>
          <w:ilvl w:val="4"/>
          <w:numId w:val="50"/>
        </w:numPr>
        <w:ind w:left="0" w:firstLine="0"/>
        <w:jc w:val="both"/>
        <w:rPr>
          <w:rFonts w:ascii="Arial" w:hAnsi="Arial" w:cs="Arial"/>
          <w:color w:val="000000"/>
          <w:sz w:val="20"/>
          <w:lang w:val="ru-RU"/>
        </w:rPr>
      </w:pPr>
      <w:r w:rsidRPr="008B7AFB">
        <w:rPr>
          <w:rFonts w:ascii="Arial" w:hAnsi="Arial" w:cs="Arial"/>
          <w:color w:val="000000"/>
          <w:sz w:val="20"/>
          <w:lang w:val="ru-RU"/>
        </w:rPr>
        <w:t>На этапе рабочей комиссии по приемке объекта в эксплуатацию информация о классе взломостойкости конструкций должна подтверждаться сертификатами соответствия, официальными документально (документы БТИ, проектная документация и т.п.) или результатами исследования конструкций специализированными компаниями.</w:t>
      </w:r>
    </w:p>
    <w:p w14:paraId="511D2092" w14:textId="77777777" w:rsidR="000510B2"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t>По всем скрытым работам по усилению конструкций в части взломостойкости Подрядчиком составляются "Акты скрытых работ", с приложением фотоматериалов промежуточных работ и предоставляются на этапе рабочей комиссии по приемке объекта в эксплуатацию.</w:t>
      </w:r>
    </w:p>
    <w:p w14:paraId="65775D46" w14:textId="77777777" w:rsidR="000510B2" w:rsidRPr="008B7AFB" w:rsidRDefault="000510B2" w:rsidP="000510B2">
      <w:pPr>
        <w:pStyle w:val="ReportText"/>
        <w:jc w:val="both"/>
        <w:rPr>
          <w:rFonts w:ascii="Arial" w:hAnsi="Arial" w:cs="Arial"/>
          <w:color w:val="000000"/>
          <w:sz w:val="20"/>
          <w:lang w:val="ru-RU"/>
        </w:rPr>
      </w:pPr>
    </w:p>
    <w:p w14:paraId="2F423746" w14:textId="77777777" w:rsidR="000510B2" w:rsidRPr="00097E32" w:rsidRDefault="000510B2" w:rsidP="000510B2">
      <w:pPr>
        <w:pStyle w:val="ReportText"/>
        <w:numPr>
          <w:ilvl w:val="2"/>
          <w:numId w:val="50"/>
        </w:numPr>
        <w:ind w:left="0" w:firstLine="0"/>
        <w:jc w:val="both"/>
        <w:rPr>
          <w:rFonts w:ascii="Arial" w:hAnsi="Arial" w:cs="Arial"/>
          <w:b/>
          <w:bCs/>
          <w:color w:val="000000"/>
          <w:sz w:val="20"/>
          <w:lang w:val="ru-RU"/>
        </w:rPr>
      </w:pPr>
      <w:r w:rsidRPr="00097E32">
        <w:rPr>
          <w:rFonts w:ascii="Arial" w:hAnsi="Arial" w:cs="Arial"/>
          <w:b/>
          <w:bCs/>
          <w:color w:val="000000"/>
          <w:sz w:val="20"/>
          <w:lang w:val="ru-RU"/>
        </w:rPr>
        <w:t>Требования к помещениям охраны объекта</w:t>
      </w:r>
    </w:p>
    <w:p w14:paraId="1A4F410A"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Постом охраны оборудуются входные группы следующих подразделений Банка: здания Центрального офиса, региональных операционных центров, филиалов, операционных офисов филиалов Банка, кассовых центров.</w:t>
      </w:r>
    </w:p>
    <w:p w14:paraId="6D7ED07B"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Помещение поста охраны на входах в здание должно иметь площадь не менее 3 м2 на одного работника охраны. Вход в помещение поста охраны следует предусматривать из зоны с ограниченным доступом. Пост охраны должен быть оборудован лотком для передачи документов работнику охраны и окном с размерами сторон не менее чем 90х90 см.</w:t>
      </w:r>
    </w:p>
    <w:p w14:paraId="3510F333"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 xml:space="preserve">Мониторная предназначена для размещения аппаратуры систем сигнализации, модулей аппаратуры сбора и обработки информации, контроля доступа и видеонаблюдения. </w:t>
      </w:r>
    </w:p>
    <w:p w14:paraId="664EB062"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При проектировании площадь мониторной, следует принимать не менее 15кв.м. При размещении приемного оборудования пожарной сигнализации и/ими системы оповещения и управления эвакуацией при пожаре мониторная должна иметь естественное освещение и располагаться на первом этаже. При невозможности размещения мониторной на первом этаже, допускается размещение на вышележащем этаже, при этом выход из него должен быть в вестибюль или коридор, примыкающий к лестничной клетке, имеющей непосредственный выход наружу здания.</w:t>
      </w:r>
    </w:p>
    <w:p w14:paraId="73D19D07" w14:textId="77777777" w:rsidR="000510B2" w:rsidRPr="008B7AFB" w:rsidRDefault="000510B2" w:rsidP="000510B2">
      <w:pPr>
        <w:pStyle w:val="ReportText"/>
        <w:jc w:val="both"/>
        <w:rPr>
          <w:rFonts w:ascii="Arial" w:hAnsi="Arial" w:cs="Arial"/>
          <w:color w:val="000000"/>
          <w:sz w:val="20"/>
          <w:lang w:val="ru-RU"/>
        </w:rPr>
      </w:pPr>
      <w:r w:rsidRPr="008B7AFB">
        <w:rPr>
          <w:rFonts w:ascii="Arial" w:hAnsi="Arial" w:cs="Arial"/>
          <w:color w:val="000000"/>
          <w:sz w:val="20"/>
          <w:lang w:val="ru-RU"/>
        </w:rPr>
        <w:lastRenderedPageBreak/>
        <w:t>К помещению мониторной должно примыкать техническое помещение для размещения технологического оборудования технических систем безопасности. Допускается делать вход в данное помещение из помещения мониторной.</w:t>
      </w:r>
    </w:p>
    <w:p w14:paraId="4B82184B" w14:textId="77777777" w:rsidR="000510B2" w:rsidRPr="008B7AFB" w:rsidRDefault="000510B2" w:rsidP="000510B2">
      <w:pPr>
        <w:pStyle w:val="ReportText"/>
        <w:numPr>
          <w:ilvl w:val="3"/>
          <w:numId w:val="50"/>
        </w:numPr>
        <w:ind w:left="0" w:firstLine="0"/>
        <w:jc w:val="both"/>
        <w:rPr>
          <w:rFonts w:ascii="Arial" w:hAnsi="Arial" w:cs="Arial"/>
          <w:color w:val="000000"/>
          <w:sz w:val="20"/>
          <w:lang w:val="ru-RU"/>
        </w:rPr>
      </w:pPr>
      <w:r w:rsidRPr="008B7AFB">
        <w:rPr>
          <w:rFonts w:ascii="Arial" w:hAnsi="Arial" w:cs="Arial"/>
          <w:color w:val="000000"/>
          <w:sz w:val="20"/>
          <w:lang w:val="ru-RU"/>
        </w:rPr>
        <w:t>Помещение мониторной и технического помещения должны быть оборудованы приточно-вытяжной системой вентиляции и дополнительно автономной сплит-системой, а также аварийным освещением.</w:t>
      </w:r>
    </w:p>
    <w:p w14:paraId="58EACDBC" w14:textId="3C8EFAFA" w:rsidR="000510B2" w:rsidRDefault="000510B2" w:rsidP="000510B2">
      <w:pPr>
        <w:pStyle w:val="ReportText"/>
        <w:numPr>
          <w:ilvl w:val="3"/>
          <w:numId w:val="50"/>
        </w:numPr>
        <w:ind w:left="0" w:firstLine="0"/>
        <w:jc w:val="both"/>
        <w:rPr>
          <w:ins w:id="176" w:author="Administrator" w:date="2024-10-02T13:05:00Z"/>
          <w:rFonts w:ascii="Arial" w:hAnsi="Arial" w:cs="Arial"/>
          <w:color w:val="000000"/>
          <w:sz w:val="20"/>
          <w:lang w:val="ru-RU"/>
        </w:rPr>
      </w:pPr>
      <w:r w:rsidRPr="008B7AFB">
        <w:rPr>
          <w:rFonts w:ascii="Arial" w:hAnsi="Arial" w:cs="Arial"/>
          <w:color w:val="000000"/>
          <w:sz w:val="20"/>
          <w:lang w:val="ru-RU"/>
        </w:rPr>
        <w:t xml:space="preserve">Дверь помещения мониторной должна быть металлической – 2 листа металла по 2 мм, оборудована одним врезным замком сувальдного типа и замком, открываемым изнутри без ключа. </w:t>
      </w:r>
    </w:p>
    <w:p w14:paraId="543F213C" w14:textId="77777777" w:rsidR="000C2852" w:rsidRDefault="000C2852">
      <w:pPr>
        <w:pStyle w:val="ReportText"/>
        <w:jc w:val="both"/>
        <w:rPr>
          <w:ins w:id="177" w:author="Administrator" w:date="2024-10-02T13:05:00Z"/>
          <w:rFonts w:ascii="Arial" w:hAnsi="Arial" w:cs="Arial"/>
          <w:color w:val="000000"/>
          <w:sz w:val="20"/>
          <w:lang w:val="ru-RU"/>
        </w:rPr>
        <w:pPrChange w:id="178" w:author="Administrator" w:date="2024-10-02T13:05:00Z">
          <w:pPr>
            <w:pStyle w:val="ReportText"/>
            <w:numPr>
              <w:ilvl w:val="3"/>
              <w:numId w:val="50"/>
            </w:numPr>
            <w:ind w:left="1728" w:hanging="648"/>
            <w:jc w:val="both"/>
          </w:pPr>
        </w:pPrChange>
      </w:pPr>
    </w:p>
    <w:p w14:paraId="22B5FCB6" w14:textId="0D1EE332" w:rsidR="000C2852" w:rsidRPr="00BA5F9E" w:rsidRDefault="000C2852">
      <w:pPr>
        <w:pStyle w:val="af5"/>
        <w:numPr>
          <w:ilvl w:val="2"/>
          <w:numId w:val="50"/>
        </w:numPr>
        <w:tabs>
          <w:tab w:val="left" w:pos="0"/>
        </w:tabs>
        <w:ind w:left="0" w:firstLine="0"/>
        <w:jc w:val="both"/>
        <w:rPr>
          <w:ins w:id="179" w:author="Administrator" w:date="2024-10-02T13:05:00Z"/>
          <w:rFonts w:ascii="Arial" w:hAnsi="Arial" w:cs="Arial"/>
          <w:b/>
          <w:bCs/>
          <w:highlight w:val="yellow"/>
          <w:lang w:val="ru-RU" w:eastAsia="ru-RU"/>
          <w:rPrChange w:id="180" w:author="Administrator" w:date="2024-10-02T15:05:00Z">
            <w:rPr>
              <w:ins w:id="181" w:author="Administrator" w:date="2024-10-02T13:05:00Z"/>
              <w:lang w:val="ru-RU" w:eastAsia="ru-RU"/>
            </w:rPr>
          </w:rPrChange>
        </w:rPr>
        <w:pPrChange w:id="182" w:author="Administrator" w:date="2024-10-02T13:05:00Z">
          <w:pPr>
            <w:numPr>
              <w:ilvl w:val="1"/>
              <w:numId w:val="54"/>
            </w:numPr>
            <w:tabs>
              <w:tab w:val="left" w:pos="0"/>
            </w:tabs>
            <w:ind w:left="540" w:hanging="540"/>
            <w:jc w:val="both"/>
          </w:pPr>
        </w:pPrChange>
      </w:pPr>
      <w:ins w:id="183" w:author="Administrator" w:date="2024-10-02T13:05:00Z">
        <w:r w:rsidRPr="00BA5F9E">
          <w:rPr>
            <w:rFonts w:ascii="Arial" w:hAnsi="Arial" w:cs="Arial"/>
            <w:b/>
            <w:bCs/>
            <w:highlight w:val="yellow"/>
            <w:lang w:val="ru-RU" w:eastAsia="ru-RU"/>
            <w:rPrChange w:id="184" w:author="Administrator" w:date="2024-10-02T15:05:00Z">
              <w:rPr>
                <w:lang w:val="ru-RU" w:eastAsia="ru-RU"/>
              </w:rPr>
            </w:rPrChange>
          </w:rPr>
          <w:t>Требования к оформлению сертификатов соответствия по технической укрепленности</w:t>
        </w:r>
      </w:ins>
    </w:p>
    <w:p w14:paraId="3AACA06B" w14:textId="730921A0" w:rsidR="000C2852" w:rsidRPr="00BA5F9E" w:rsidRDefault="000C2852">
      <w:pPr>
        <w:jc w:val="both"/>
        <w:rPr>
          <w:ins w:id="185" w:author="Administrator" w:date="2024-10-02T13:05:00Z"/>
          <w:rFonts w:ascii="Arial" w:hAnsi="Arial" w:cs="Arial"/>
          <w:highlight w:val="yellow"/>
          <w:lang w:val="ru-RU" w:eastAsia="ru-RU"/>
          <w:rPrChange w:id="186" w:author="Administrator" w:date="2024-10-02T15:05:00Z">
            <w:rPr>
              <w:ins w:id="187" w:author="Administrator" w:date="2024-10-02T13:05:00Z"/>
              <w:sz w:val="24"/>
              <w:lang w:val="ru-RU" w:eastAsia="ru-RU"/>
            </w:rPr>
          </w:rPrChange>
        </w:rPr>
        <w:pPrChange w:id="188" w:author="Administrator" w:date="2024-10-02T13:08:00Z">
          <w:pPr>
            <w:numPr>
              <w:numId w:val="51"/>
            </w:numPr>
            <w:tabs>
              <w:tab w:val="num" w:pos="0"/>
              <w:tab w:val="num" w:pos="1080"/>
            </w:tabs>
            <w:ind w:left="1080" w:hanging="360"/>
            <w:jc w:val="both"/>
          </w:pPr>
        </w:pPrChange>
      </w:pPr>
      <w:ins w:id="189" w:author="Administrator" w:date="2024-10-02T13:05:00Z">
        <w:r w:rsidRPr="00BA5F9E">
          <w:rPr>
            <w:rFonts w:ascii="Arial" w:hAnsi="Arial" w:cs="Arial"/>
            <w:highlight w:val="yellow"/>
            <w:lang w:val="ru-RU" w:eastAsia="ru-RU"/>
            <w:rPrChange w:id="190" w:author="Administrator" w:date="2024-10-02T15:05:00Z">
              <w:rPr>
                <w:sz w:val="24"/>
                <w:lang w:val="ru-RU" w:eastAsia="ru-RU"/>
              </w:rPr>
            </w:rPrChange>
          </w:rPr>
          <w:t>Все технические решения по обеспечению техничес</w:t>
        </w:r>
        <w:r w:rsidR="00E36E34" w:rsidRPr="00BA5F9E">
          <w:rPr>
            <w:rFonts w:ascii="Arial" w:hAnsi="Arial" w:cs="Arial"/>
            <w:highlight w:val="yellow"/>
            <w:lang w:val="ru-RU" w:eastAsia="ru-RU"/>
            <w:rPrChange w:id="191" w:author="Administrator" w:date="2024-10-02T15:05:00Z">
              <w:rPr>
                <w:rFonts w:ascii="Arial" w:hAnsi="Arial" w:cs="Arial"/>
                <w:lang w:val="ru-RU" w:eastAsia="ru-RU"/>
              </w:rPr>
            </w:rPrChange>
          </w:rPr>
          <w:t>кой укрепленности помещений для совершения операций с ценностями</w:t>
        </w:r>
        <w:r w:rsidRPr="00BA5F9E">
          <w:rPr>
            <w:rFonts w:ascii="Arial" w:hAnsi="Arial" w:cs="Arial"/>
            <w:highlight w:val="yellow"/>
            <w:lang w:val="ru-RU" w:eastAsia="ru-RU"/>
            <w:rPrChange w:id="192" w:author="Administrator" w:date="2024-10-02T15:05:00Z">
              <w:rPr>
                <w:sz w:val="24"/>
                <w:lang w:val="ru-RU" w:eastAsia="ru-RU"/>
              </w:rPr>
            </w:rPrChange>
          </w:rPr>
          <w:t xml:space="preserve"> и соответствующие строительно-монтажные работы проводить по согласованию с привлекаемой Генподрядчиком уполномоченной специализированной организацией, которая будет проводить адресную сертификацию и оформление требуемых (указанных ниже) сертификатов соответствия. При этом все скрытые работы по укрепленности должны быть подтверждены Подрядчиком соответствующими актами и фотографиями.</w:t>
        </w:r>
      </w:ins>
    </w:p>
    <w:p w14:paraId="0B92FB98" w14:textId="2B8C2A18" w:rsidR="000C2852" w:rsidRPr="00BA5F9E" w:rsidRDefault="000C2852">
      <w:pPr>
        <w:jc w:val="both"/>
        <w:rPr>
          <w:ins w:id="193" w:author="Administrator" w:date="2024-10-02T13:05:00Z"/>
          <w:rFonts w:ascii="Arial" w:hAnsi="Arial" w:cs="Arial"/>
          <w:highlight w:val="yellow"/>
          <w:lang w:val="ru-RU" w:eastAsia="ru-RU"/>
          <w:rPrChange w:id="194" w:author="Administrator" w:date="2024-10-02T15:05:00Z">
            <w:rPr>
              <w:ins w:id="195" w:author="Administrator" w:date="2024-10-02T13:05:00Z"/>
              <w:sz w:val="24"/>
              <w:lang w:val="ru-RU" w:eastAsia="ru-RU"/>
            </w:rPr>
          </w:rPrChange>
        </w:rPr>
        <w:pPrChange w:id="196" w:author="Administrator" w:date="2024-10-02T13:08:00Z">
          <w:pPr>
            <w:numPr>
              <w:numId w:val="51"/>
            </w:numPr>
            <w:tabs>
              <w:tab w:val="num" w:pos="0"/>
              <w:tab w:val="num" w:pos="1080"/>
            </w:tabs>
            <w:ind w:left="1080" w:hanging="360"/>
            <w:jc w:val="both"/>
          </w:pPr>
        </w:pPrChange>
      </w:pPr>
      <w:ins w:id="197" w:author="Administrator" w:date="2024-10-02T13:05:00Z">
        <w:r w:rsidRPr="00BA5F9E">
          <w:rPr>
            <w:rFonts w:ascii="Arial" w:hAnsi="Arial" w:cs="Arial"/>
            <w:highlight w:val="yellow"/>
            <w:lang w:val="ru-RU" w:eastAsia="ru-RU"/>
            <w:rPrChange w:id="198" w:author="Administrator" w:date="2024-10-02T15:05:00Z">
              <w:rPr>
                <w:sz w:val="24"/>
                <w:lang w:val="ru-RU" w:eastAsia="ru-RU"/>
              </w:rPr>
            </w:rPrChange>
          </w:rPr>
          <w:t>Уровень защиты (класс) всех банковских защитных конструкций должен подтверждаться сертификатом соответствия (оригинал, копия, заверенная сертификационным центром, выдавшим сертификат или нотариально заверенная копия), выданным органом сертификации Госстандарта России поставщику-изготовителю. Сертификаты заверяются подписью руководителя и печатью организации, производящей монтаж оборудования и подписью руководителя и печатью организации, изготовившей данное оборудование (с указанием даты монтажа и места установки оборудования).</w:t>
        </w:r>
      </w:ins>
    </w:p>
    <w:p w14:paraId="54F69A33" w14:textId="0A6C3510" w:rsidR="000C2852" w:rsidRPr="00BA5F9E" w:rsidRDefault="000C2852" w:rsidP="00E36E34">
      <w:pPr>
        <w:tabs>
          <w:tab w:val="num" w:pos="0"/>
          <w:tab w:val="left" w:pos="567"/>
        </w:tabs>
        <w:jc w:val="both"/>
        <w:rPr>
          <w:ins w:id="199" w:author="Administrator" w:date="2024-10-02T13:05:00Z"/>
          <w:rFonts w:ascii="Arial" w:hAnsi="Arial" w:cs="Arial"/>
          <w:highlight w:val="yellow"/>
          <w:lang w:val="ru-RU" w:eastAsia="ru-RU"/>
          <w:rPrChange w:id="200" w:author="Administrator" w:date="2024-10-02T15:05:00Z">
            <w:rPr>
              <w:ins w:id="201" w:author="Administrator" w:date="2024-10-02T13:05:00Z"/>
              <w:sz w:val="24"/>
              <w:szCs w:val="24"/>
              <w:lang w:val="ru-RU" w:eastAsia="ru-RU"/>
            </w:rPr>
          </w:rPrChange>
        </w:rPr>
      </w:pPr>
      <w:ins w:id="202" w:author="Administrator" w:date="2024-10-02T13:05:00Z">
        <w:r w:rsidRPr="00BA5F9E">
          <w:rPr>
            <w:rFonts w:ascii="Arial" w:hAnsi="Arial" w:cs="Arial"/>
            <w:highlight w:val="yellow"/>
            <w:lang w:val="ru-RU" w:eastAsia="ru-RU"/>
            <w:rPrChange w:id="203" w:author="Administrator" w:date="2024-10-02T15:05:00Z">
              <w:rPr>
                <w:sz w:val="24"/>
                <w:szCs w:val="24"/>
                <w:lang w:val="ru-RU" w:eastAsia="ru-RU"/>
              </w:rPr>
            </w:rPrChange>
          </w:rPr>
          <w:t xml:space="preserve">К Сертификатам соответствия на ограждающие конструкции </w:t>
        </w:r>
      </w:ins>
      <w:ins w:id="204" w:author="Administrator" w:date="2024-10-02T13:10:00Z">
        <w:r w:rsidR="00E36E34" w:rsidRPr="00BA5F9E">
          <w:rPr>
            <w:rFonts w:ascii="Arial" w:hAnsi="Arial" w:cs="Arial"/>
            <w:highlight w:val="yellow"/>
            <w:lang w:val="ru-RU" w:eastAsia="ru-RU"/>
            <w:rPrChange w:id="205" w:author="Administrator" w:date="2024-10-02T15:05:00Z">
              <w:rPr>
                <w:rFonts w:ascii="Arial" w:hAnsi="Arial" w:cs="Arial"/>
                <w:lang w:val="ru-RU" w:eastAsia="ru-RU"/>
              </w:rPr>
            </w:rPrChange>
          </w:rPr>
          <w:t>помещений для совершения операций с ценностями</w:t>
        </w:r>
      </w:ins>
      <w:ins w:id="206" w:author="Administrator" w:date="2024-10-02T13:05:00Z">
        <w:r w:rsidRPr="00BA5F9E">
          <w:rPr>
            <w:rFonts w:ascii="Arial" w:hAnsi="Arial" w:cs="Arial"/>
            <w:highlight w:val="yellow"/>
            <w:lang w:val="ru-RU" w:eastAsia="ru-RU"/>
            <w:rPrChange w:id="207" w:author="Administrator" w:date="2024-10-02T15:05:00Z">
              <w:rPr>
                <w:sz w:val="24"/>
                <w:szCs w:val="24"/>
                <w:lang w:val="ru-RU" w:eastAsia="ru-RU"/>
              </w:rPr>
            </w:rPrChange>
          </w:rPr>
          <w:t xml:space="preserve"> должны быть приложены Акты (Протоколы) органа по сертификации, на основании которых они выданы.</w:t>
        </w:r>
      </w:ins>
    </w:p>
    <w:p w14:paraId="44CF9EC9" w14:textId="1AEF1065" w:rsidR="000C2852" w:rsidRPr="00BA5F9E" w:rsidRDefault="000C2852">
      <w:pPr>
        <w:tabs>
          <w:tab w:val="num" w:pos="0"/>
          <w:tab w:val="left" w:pos="567"/>
        </w:tabs>
        <w:jc w:val="both"/>
        <w:rPr>
          <w:rFonts w:ascii="Arial" w:hAnsi="Arial" w:cs="Arial"/>
          <w:highlight w:val="yellow"/>
          <w:lang w:val="x-none" w:eastAsia="x-none"/>
          <w:rPrChange w:id="208" w:author="Administrator" w:date="2024-10-02T15:05:00Z">
            <w:rPr>
              <w:color w:val="000000"/>
              <w:lang w:val="ru-RU"/>
            </w:rPr>
          </w:rPrChange>
        </w:rPr>
        <w:pPrChange w:id="209" w:author="Administrator" w:date="2024-10-03T12:01:00Z">
          <w:pPr>
            <w:pStyle w:val="ReportText"/>
            <w:numPr>
              <w:ilvl w:val="3"/>
              <w:numId w:val="50"/>
            </w:numPr>
            <w:ind w:left="1728" w:hanging="648"/>
            <w:jc w:val="both"/>
          </w:pPr>
        </w:pPrChange>
      </w:pPr>
    </w:p>
    <w:sectPr w:rsidR="000C2852" w:rsidRPr="00BA5F9E" w:rsidSect="008B7AFB">
      <w:headerReference w:type="default" r:id="rId11"/>
      <w:footerReference w:type="even" r:id="rId12"/>
      <w:footerReference w:type="default" r:id="rId13"/>
      <w:headerReference w:type="first" r:id="rId14"/>
      <w:type w:val="continuous"/>
      <w:pgSz w:w="12240" w:h="15840" w:code="1"/>
      <w:pgMar w:top="1418" w:right="758" w:bottom="426" w:left="1418" w:header="720" w:footer="580" w:gutter="0"/>
      <w:cols w:space="720"/>
      <w:noEndnote/>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89" w:author="Claude" w:date="2026-08-20T06:09:00Z" w:initials="C">
    <w:p w14:paraId="22222222" w14:textId="63554914" w:rsidR="005A279C" w:rsidRDefault="00724F19">
      <w:pPr>
        <w:pStyle w:val="ad"/>
        <w:rPr>
          <w:lang w:val="ru-RU"/>
        </w:rPr>
      </w:pPr>
      <w:r>
        <w:rPr>
          <w:rStyle w:val="ac"/>
        </w:rPr>
        <w:annotationRef/>
      </w:r>
      <w:r>
        <w:rPr>
          <w:lang w:val="ru-RU"/>
        </w:rPr>
        <w:t>ГОСТ 16136 по факту регламентирует «Плиты перлитобитумные теплоизоляционные», а не сам вспученный перлит (для него — ГОСТ 10832-2009); ГОСТ 13450 (1968 г., асбестовермикулитовые плиты) — статус в открытых источниках не подтверждён однозначно.</w:t>
      </w:r>
    </w:p>
  </w:comment>
  <w:comment w:id="97" w:author="Administrator" w:date="2024-10-02T14:18:00Z" w:initials="A">
    <w:p w14:paraId="50CCE4FF" w14:textId="2A0DA926" w:rsidR="005A701E" w:rsidRPr="005A701E" w:rsidRDefault="005A701E">
      <w:pPr>
        <w:pStyle w:val="ad"/>
        <w:rPr>
          <w:lang w:val="ru-RU"/>
        </w:rPr>
      </w:pPr>
      <w:r>
        <w:rPr>
          <w:rStyle w:val="ac"/>
        </w:rPr>
        <w:annotationRef/>
      </w:r>
      <w:r>
        <w:rPr>
          <w:lang w:val="ru-RU"/>
        </w:rPr>
        <w:t>Введена новая классификация защитных пленок</w:t>
      </w:r>
    </w:p>
  </w:comment>
  <w:comment w:id="123" w:author="Claude" w:date="2026-08-20T06:09:00Z" w:initials="C">
    <w:p w14:paraId="11111111" w14:textId="2E56D035" w:rsidR="005A279C" w:rsidRDefault="00724F19">
      <w:pPr>
        <w:pStyle w:val="ad"/>
        <w:rPr>
          <w:lang w:val="ru-RU"/>
        </w:rPr>
      </w:pPr>
      <w:r>
        <w:rPr>
          <w:rStyle w:val="ac"/>
        </w:rPr>
        <w:annotationRef/>
      </w:r>
      <w:r>
        <w:rPr>
          <w:lang w:val="ru-RU"/>
        </w:rPr>
        <w:t>ГОСТ Р 51053-2012 отменён, но точный номер и дата документа</w:t>
      </w:r>
      <w:r w:rsidR="00444398">
        <w:rPr>
          <w:lang w:val="ru-RU"/>
        </w:rPr>
        <w:t>-</w:t>
      </w:r>
      <w:r>
        <w:rPr>
          <w:lang w:val="ru-RU"/>
        </w:rPr>
        <w:t>замены не найдены в открытых источниках</w:t>
      </w:r>
      <w:r w:rsidR="00444398">
        <w:rPr>
          <w:lang w:val="ru-RU"/>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2222222" w15:done="0"/>
  <w15:commentEx w15:paraId="50CCE4FF" w15:done="0"/>
  <w15:commentEx w15:paraId="111111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2222222" w16cid:durableId="2E316E62"/>
  <w16cid:commentId w16cid:paraId="50CCE4FF" w16cid:durableId="2E316E63"/>
  <w16cid:commentId w16cid:paraId="11111111" w16cid:durableId="2E316E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D279FD" w14:textId="77777777" w:rsidR="00BA684A" w:rsidRDefault="00BA684A">
      <w:r>
        <w:separator/>
      </w:r>
    </w:p>
  </w:endnote>
  <w:endnote w:type="continuationSeparator" w:id="0">
    <w:p w14:paraId="06908410" w14:textId="77777777" w:rsidR="00BA684A" w:rsidRDefault="00BA6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A29291" w14:textId="77777777" w:rsidR="00623D0A" w:rsidRDefault="00623D0A" w:rsidP="009F3A32">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18DD8F4F" w14:textId="77777777" w:rsidR="00623D0A" w:rsidRDefault="00623D0A" w:rsidP="000B3DD3">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837EB5" w14:textId="6F00C2A7" w:rsidR="00623D0A" w:rsidRDefault="00623D0A">
    <w:pPr>
      <w:pStyle w:val="a6"/>
      <w:jc w:val="right"/>
    </w:pPr>
    <w:r>
      <w:fldChar w:fldCharType="begin"/>
    </w:r>
    <w:r>
      <w:instrText xml:space="preserve"> PAGE   \* MERGEFORMAT </w:instrText>
    </w:r>
    <w:r>
      <w:fldChar w:fldCharType="separate"/>
    </w:r>
    <w:r w:rsidR="00E459DE">
      <w:rPr>
        <w:noProof/>
      </w:rPr>
      <w:t>10</w:t>
    </w:r>
    <w:r>
      <w:rPr>
        <w:noProof/>
      </w:rPr>
      <w:fldChar w:fldCharType="end"/>
    </w:r>
  </w:p>
  <w:p w14:paraId="2FA0DB05" w14:textId="77777777" w:rsidR="00623D0A" w:rsidRDefault="00623D0A" w:rsidP="000B3DD3">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4642F6" w14:textId="77777777" w:rsidR="00BA684A" w:rsidRDefault="00BA684A">
      <w:r>
        <w:separator/>
      </w:r>
    </w:p>
  </w:footnote>
  <w:footnote w:type="continuationSeparator" w:id="0">
    <w:p w14:paraId="5C8E8E51" w14:textId="77777777" w:rsidR="00BA684A" w:rsidRDefault="00BA6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4"/>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2694"/>
    </w:tblGrid>
    <w:tr w:rsidR="00623D0A" w14:paraId="6CB721BA" w14:textId="77777777" w:rsidTr="00600039">
      <w:tc>
        <w:tcPr>
          <w:tcW w:w="7479" w:type="dxa"/>
        </w:tcPr>
        <w:p w14:paraId="699008C3" w14:textId="03093AA4" w:rsidR="00623D0A" w:rsidRDefault="00623D0A" w:rsidP="00585884">
          <w:pPr>
            <w:pStyle w:val="a5"/>
          </w:pPr>
          <w:r w:rsidRPr="008B7AFB">
            <w:rPr>
              <w:rFonts w:ascii="Arial" w:hAnsi="Arial" w:cs="Arial"/>
              <w:b/>
              <w:color w:val="000080"/>
              <w:lang w:val="ru-RU"/>
            </w:rPr>
            <w:t>Приложение №</w:t>
          </w:r>
          <w:r>
            <w:rPr>
              <w:rFonts w:ascii="Arial" w:hAnsi="Arial" w:cs="Arial"/>
              <w:b/>
              <w:color w:val="000080"/>
              <w:lang w:val="en-US"/>
            </w:rPr>
            <w:t>2</w:t>
          </w:r>
          <w:r w:rsidRPr="008B7AFB">
            <w:rPr>
              <w:rFonts w:ascii="Arial" w:hAnsi="Arial" w:cs="Arial"/>
              <w:b/>
              <w:color w:val="000080"/>
              <w:lang w:val="ru-RU"/>
            </w:rPr>
            <w:t xml:space="preserve"> к Техническому Заданию</w:t>
          </w:r>
        </w:p>
      </w:tc>
      <w:tc>
        <w:tcPr>
          <w:tcW w:w="2694" w:type="dxa"/>
        </w:tcPr>
        <w:p w14:paraId="55AD1979" w14:textId="4B16E42F" w:rsidR="00623D0A" w:rsidRDefault="00623D0A" w:rsidP="00585884">
          <w:pPr>
            <w:pStyle w:val="a5"/>
            <w:jc w:val="right"/>
          </w:pPr>
          <w:r>
            <w:rPr>
              <w:noProof/>
              <w:lang w:val="en-US"/>
            </w:rPr>
            <w:drawing>
              <wp:inline distT="0" distB="0" distL="0" distR="0" wp14:anchorId="11AB094A" wp14:editId="2D30FAEB">
                <wp:extent cx="1380490" cy="284480"/>
                <wp:effectExtent l="0" t="0" r="0" b="0"/>
                <wp:docPr id="1" name="Рисунок 1" descr="alfa-additional-logo_ru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fa-additional-logo_ru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0490" cy="284480"/>
                        </a:xfrm>
                        <a:prstGeom prst="rect">
                          <a:avLst/>
                        </a:prstGeom>
                        <a:noFill/>
                        <a:ln>
                          <a:noFill/>
                        </a:ln>
                      </pic:spPr>
                    </pic:pic>
                  </a:graphicData>
                </a:graphic>
              </wp:inline>
            </w:drawing>
          </w:r>
        </w:p>
      </w:tc>
    </w:tr>
  </w:tbl>
  <w:p w14:paraId="79B13BC4" w14:textId="20CF3F80" w:rsidR="00623D0A" w:rsidRPr="001F65A4" w:rsidRDefault="00623D0A" w:rsidP="001F65A4">
    <w:pPr>
      <w:pStyle w:val="a5"/>
      <w:jc w:val="right"/>
      <w:rPr>
        <w:b/>
        <w:color w:val="000080"/>
        <w:sz w:val="32"/>
        <w:szCs w:val="32"/>
        <w:lang w:val="en-US"/>
      </w:rPr>
    </w:pPr>
    <w:r>
      <w:rPr>
        <w:b/>
        <w:noProof/>
        <w:color w:val="000080"/>
        <w:sz w:val="44"/>
        <w:lang w:val="en-US"/>
      </w:rPr>
      <mc:AlternateContent>
        <mc:Choice Requires="wps">
          <w:drawing>
            <wp:anchor distT="0" distB="0" distL="114300" distR="114300" simplePos="0" relativeHeight="251657216" behindDoc="0" locked="0" layoutInCell="0" allowOverlap="1" wp14:anchorId="1F4ED287" wp14:editId="76A13084">
              <wp:simplePos x="0" y="0"/>
              <wp:positionH relativeFrom="column">
                <wp:posOffset>-28575</wp:posOffset>
              </wp:positionH>
              <wp:positionV relativeFrom="paragraph">
                <wp:posOffset>123190</wp:posOffset>
              </wp:positionV>
              <wp:extent cx="704342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3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A67CF0"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7pt" to="552.3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" o:allowincell="f"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19732" w14:textId="024D5BC9" w:rsidR="00623D0A" w:rsidRDefault="00623D0A" w:rsidP="00214E51">
    <w:pPr>
      <w:pStyle w:val="a5"/>
      <w:jc w:val="right"/>
    </w:pPr>
    <w:r>
      <w:rPr>
        <w:noProof/>
        <w:lang w:val="en-US"/>
      </w:rPr>
      <mc:AlternateContent>
        <mc:Choice Requires="wps">
          <w:drawing>
            <wp:anchor distT="0" distB="0" distL="114300" distR="114300" simplePos="0" relativeHeight="251658240" behindDoc="0" locked="0" layoutInCell="0" allowOverlap="1" wp14:anchorId="1B6263C9" wp14:editId="0B597796">
              <wp:simplePos x="0" y="0"/>
              <wp:positionH relativeFrom="column">
                <wp:posOffset>-137795</wp:posOffset>
              </wp:positionH>
              <wp:positionV relativeFrom="paragraph">
                <wp:posOffset>581025</wp:posOffset>
              </wp:positionV>
              <wp:extent cx="704342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3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C48BD"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45.75pt" to="543.75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i+kEgIAACkEAAAOAAAAZHJzL2Uyb0RvYy54bWysU8GO2jAQvVfqP1i+QxLIsh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" o:allowincell="f" strokeweight="1.5pt"/>
          </w:pict>
        </mc:Fallback>
      </mc:AlternateContent>
    </w:r>
    <w:r>
      <w:rPr>
        <w:noProof/>
        <w:lang w:val="en-US"/>
      </w:rPr>
      <w:drawing>
        <wp:inline distT="0" distB="0" distL="0" distR="0" wp14:anchorId="7BF0FDB4" wp14:editId="6488D7AD">
          <wp:extent cx="1621790" cy="474345"/>
          <wp:effectExtent l="0" t="0" r="0" b="0"/>
          <wp:docPr id="2" name="Рисунок 2" descr="alfa-ban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fa-bank-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1790" cy="4743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918B8"/>
    <w:multiLevelType w:val="hybridMultilevel"/>
    <w:tmpl w:val="DDFEF5B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B36CE7"/>
    <w:multiLevelType w:val="hybridMultilevel"/>
    <w:tmpl w:val="477E2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2837BD"/>
    <w:multiLevelType w:val="hybridMultilevel"/>
    <w:tmpl w:val="280232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2C4086"/>
    <w:multiLevelType w:val="hybridMultilevel"/>
    <w:tmpl w:val="41305DB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081E6A"/>
    <w:multiLevelType w:val="hybridMultilevel"/>
    <w:tmpl w:val="F95CF23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7753F2"/>
    <w:multiLevelType w:val="hybridMultilevel"/>
    <w:tmpl w:val="4E98AD7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225B99"/>
    <w:multiLevelType w:val="hybridMultilevel"/>
    <w:tmpl w:val="7D0A46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DFB09B4"/>
    <w:multiLevelType w:val="hybridMultilevel"/>
    <w:tmpl w:val="0186DE2C"/>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6C953A4"/>
    <w:multiLevelType w:val="hybridMultilevel"/>
    <w:tmpl w:val="00204524"/>
    <w:lvl w:ilvl="0" w:tplc="35A2D448">
      <w:start w:val="1"/>
      <w:numFmt w:val="decimal"/>
      <w:lvlText w:val="2.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9F5D39"/>
    <w:multiLevelType w:val="multilevel"/>
    <w:tmpl w:val="3342E23E"/>
    <w:lvl w:ilvl="0">
      <w:start w:val="1"/>
      <w:numFmt w:val="decimal"/>
      <w:pStyle w:val="ReportLevel1"/>
      <w:lvlText w:val="%1."/>
      <w:lvlJc w:val="left"/>
      <w:pPr>
        <w:tabs>
          <w:tab w:val="num" w:pos="1222"/>
        </w:tabs>
        <w:ind w:left="1222" w:hanging="1080"/>
      </w:pPr>
      <w:rPr>
        <w:rFonts w:ascii="Arial" w:hAnsi="Arial" w:hint="default"/>
        <w:b/>
        <w:i w:val="0"/>
        <w:sz w:val="24"/>
      </w:rPr>
    </w:lvl>
    <w:lvl w:ilvl="1">
      <w:start w:val="1"/>
      <w:numFmt w:val="decimal"/>
      <w:pStyle w:val="ReportLevel2"/>
      <w:lvlText w:val="%1.%2"/>
      <w:lvlJc w:val="left"/>
      <w:pPr>
        <w:tabs>
          <w:tab w:val="num" w:pos="1364"/>
        </w:tabs>
        <w:ind w:left="1364" w:hanging="1080"/>
      </w:pPr>
      <w:rPr>
        <w:rFonts w:ascii="Arial" w:hAnsi="Arial" w:hint="default"/>
        <w:b/>
        <w:i w:val="0"/>
        <w:sz w:val="24"/>
        <w:lang w:val="x-none" w:eastAsia="en-US" w:bidi="ar-SA"/>
      </w:rPr>
    </w:lvl>
    <w:lvl w:ilvl="2">
      <w:start w:val="1"/>
      <w:numFmt w:val="decimal"/>
      <w:pStyle w:val="ReportLevel3"/>
      <w:lvlText w:val="%1.%2.%3"/>
      <w:lvlJc w:val="left"/>
      <w:pPr>
        <w:tabs>
          <w:tab w:val="num" w:pos="1997"/>
        </w:tabs>
        <w:ind w:left="197" w:firstLine="1080"/>
      </w:pPr>
      <w:rPr>
        <w:rFonts w:ascii="Arial" w:hAnsi="Arial" w:hint="default"/>
        <w:b/>
        <w:i w:val="0"/>
        <w:sz w:val="20"/>
      </w:rPr>
    </w:lvl>
    <w:lvl w:ilvl="3">
      <w:start w:val="1"/>
      <w:numFmt w:val="decimal"/>
      <w:pStyle w:val="ReportLevel4"/>
      <w:lvlText w:val="%1.%2.%3.%4"/>
      <w:lvlJc w:val="left"/>
      <w:pPr>
        <w:tabs>
          <w:tab w:val="num" w:pos="2139"/>
        </w:tabs>
        <w:ind w:left="1347" w:firstLine="72"/>
      </w:pPr>
      <w:rPr>
        <w:rFonts w:ascii="Arial" w:hAnsi="Arial" w:hint="default"/>
        <w:b/>
        <w:i w:val="0"/>
        <w:sz w:val="20"/>
      </w:rPr>
    </w:lvl>
    <w:lvl w:ilvl="4">
      <w:start w:val="1"/>
      <w:numFmt w:val="decimal"/>
      <w:lvlText w:val="%1.%2.%3.%4.%5."/>
      <w:lvlJc w:val="left"/>
      <w:pPr>
        <w:tabs>
          <w:tab w:val="num" w:pos="2374"/>
        </w:tabs>
        <w:ind w:left="2374" w:hanging="792"/>
      </w:pPr>
    </w:lvl>
    <w:lvl w:ilvl="5">
      <w:start w:val="1"/>
      <w:numFmt w:val="decimal"/>
      <w:lvlText w:val="%1.%2.%3.%4.%5.%6."/>
      <w:lvlJc w:val="left"/>
      <w:pPr>
        <w:tabs>
          <w:tab w:val="num" w:pos="3022"/>
        </w:tabs>
        <w:ind w:left="2878" w:hanging="936"/>
      </w:pPr>
    </w:lvl>
    <w:lvl w:ilvl="6">
      <w:start w:val="1"/>
      <w:numFmt w:val="decimal"/>
      <w:lvlText w:val="%1.%2.%3.%4.%5.%6.%7."/>
      <w:lvlJc w:val="left"/>
      <w:pPr>
        <w:tabs>
          <w:tab w:val="num" w:pos="3742"/>
        </w:tabs>
        <w:ind w:left="3382" w:hanging="1080"/>
      </w:pPr>
    </w:lvl>
    <w:lvl w:ilvl="7">
      <w:start w:val="1"/>
      <w:numFmt w:val="decimal"/>
      <w:lvlText w:val="%1.%2.%3.%4.%5.%6.%7.%8."/>
      <w:lvlJc w:val="left"/>
      <w:pPr>
        <w:tabs>
          <w:tab w:val="num" w:pos="4102"/>
        </w:tabs>
        <w:ind w:left="3886" w:hanging="1224"/>
      </w:pPr>
    </w:lvl>
    <w:lvl w:ilvl="8">
      <w:start w:val="1"/>
      <w:numFmt w:val="decimal"/>
      <w:lvlText w:val="%1.%2.%3.%4.%5.%6.%7.%8.%9."/>
      <w:lvlJc w:val="left"/>
      <w:pPr>
        <w:tabs>
          <w:tab w:val="num" w:pos="4822"/>
        </w:tabs>
        <w:ind w:left="4462" w:hanging="1440"/>
      </w:pPr>
    </w:lvl>
  </w:abstractNum>
  <w:abstractNum w:abstractNumId="10" w15:restartNumberingAfterBreak="0">
    <w:nsid w:val="1AC369E1"/>
    <w:multiLevelType w:val="hybridMultilevel"/>
    <w:tmpl w:val="14F69D56"/>
    <w:lvl w:ilvl="0" w:tplc="04190001">
      <w:start w:val="1"/>
      <w:numFmt w:val="bullet"/>
      <w:lvlText w:val=""/>
      <w:lvlJc w:val="left"/>
      <w:pPr>
        <w:tabs>
          <w:tab w:val="num" w:pos="720"/>
        </w:tabs>
        <w:ind w:left="720" w:hanging="360"/>
      </w:pPr>
      <w:rPr>
        <w:rFonts w:ascii="Symbol" w:hAnsi="Symbol" w:hint="default"/>
      </w:rPr>
    </w:lvl>
    <w:lvl w:ilvl="1" w:tplc="0419000F">
      <w:start w:val="1"/>
      <w:numFmt w:val="decimal"/>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6957CB"/>
    <w:multiLevelType w:val="hybridMultilevel"/>
    <w:tmpl w:val="89CE3864"/>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B127BE"/>
    <w:multiLevelType w:val="hybridMultilevel"/>
    <w:tmpl w:val="C29A19F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2E6809"/>
    <w:multiLevelType w:val="hybridMultilevel"/>
    <w:tmpl w:val="C61CC36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054D34"/>
    <w:multiLevelType w:val="hybridMultilevel"/>
    <w:tmpl w:val="F7EA5700"/>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41B6086"/>
    <w:multiLevelType w:val="hybridMultilevel"/>
    <w:tmpl w:val="676E6F4C"/>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4B6046F"/>
    <w:multiLevelType w:val="hybridMultilevel"/>
    <w:tmpl w:val="8E1E9D4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4B2D1D"/>
    <w:multiLevelType w:val="hybridMultilevel"/>
    <w:tmpl w:val="D924D18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240B4F"/>
    <w:multiLevelType w:val="hybridMultilevel"/>
    <w:tmpl w:val="04DCEA1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A2B6235"/>
    <w:multiLevelType w:val="multilevel"/>
    <w:tmpl w:val="4D7CF5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ABD615A"/>
    <w:multiLevelType w:val="hybridMultilevel"/>
    <w:tmpl w:val="F36629A2"/>
    <w:lvl w:ilvl="0" w:tplc="0419000D">
      <w:start w:val="1"/>
      <w:numFmt w:val="bullet"/>
      <w:lvlText w:val=""/>
      <w:lvlJc w:val="left"/>
      <w:pPr>
        <w:tabs>
          <w:tab w:val="num" w:pos="1080"/>
        </w:tabs>
        <w:ind w:left="1080" w:hanging="360"/>
      </w:pPr>
      <w:rPr>
        <w:rFonts w:ascii="Wingdings" w:hAnsi="Wingdings" w:hint="default"/>
      </w:rPr>
    </w:lvl>
    <w:lvl w:ilvl="1" w:tplc="04190003">
      <w:start w:val="1"/>
      <w:numFmt w:val="bullet"/>
      <w:lvlText w:val="o"/>
      <w:lvlJc w:val="left"/>
      <w:pPr>
        <w:tabs>
          <w:tab w:val="num" w:pos="1800"/>
        </w:tabs>
        <w:ind w:left="1800" w:hanging="360"/>
      </w:pPr>
      <w:rPr>
        <w:rFonts w:ascii="Courier New" w:hAnsi="Courier New" w:hint="default"/>
      </w:rPr>
    </w:lvl>
    <w:lvl w:ilvl="2" w:tplc="04190005">
      <w:start w:val="1"/>
      <w:numFmt w:val="bullet"/>
      <w:lvlText w:val=""/>
      <w:lvlJc w:val="left"/>
      <w:pPr>
        <w:tabs>
          <w:tab w:val="num" w:pos="2520"/>
        </w:tabs>
        <w:ind w:left="2520" w:hanging="360"/>
      </w:pPr>
      <w:rPr>
        <w:rFonts w:ascii="Wingdings" w:hAnsi="Wingdings" w:hint="default"/>
      </w:rPr>
    </w:lvl>
    <w:lvl w:ilvl="3" w:tplc="04190001">
      <w:start w:val="1"/>
      <w:numFmt w:val="bullet"/>
      <w:lvlText w:val=""/>
      <w:lvlJc w:val="left"/>
      <w:pPr>
        <w:tabs>
          <w:tab w:val="num" w:pos="3240"/>
        </w:tabs>
        <w:ind w:left="3240" w:hanging="360"/>
      </w:pPr>
      <w:rPr>
        <w:rFonts w:ascii="Symbol" w:hAnsi="Symbol" w:hint="default"/>
      </w:rPr>
    </w:lvl>
    <w:lvl w:ilvl="4" w:tplc="04190003">
      <w:start w:val="1"/>
      <w:numFmt w:val="bullet"/>
      <w:lvlText w:val="o"/>
      <w:lvlJc w:val="left"/>
      <w:pPr>
        <w:tabs>
          <w:tab w:val="num" w:pos="3960"/>
        </w:tabs>
        <w:ind w:left="3960" w:hanging="360"/>
      </w:pPr>
      <w:rPr>
        <w:rFonts w:ascii="Courier New" w:hAnsi="Courier New" w:hint="default"/>
      </w:rPr>
    </w:lvl>
    <w:lvl w:ilvl="5" w:tplc="04190005">
      <w:start w:val="1"/>
      <w:numFmt w:val="bullet"/>
      <w:lvlText w:val=""/>
      <w:lvlJc w:val="left"/>
      <w:pPr>
        <w:tabs>
          <w:tab w:val="num" w:pos="4680"/>
        </w:tabs>
        <w:ind w:left="4680" w:hanging="360"/>
      </w:pPr>
      <w:rPr>
        <w:rFonts w:ascii="Wingdings" w:hAnsi="Wingdings" w:hint="default"/>
      </w:rPr>
    </w:lvl>
    <w:lvl w:ilvl="6" w:tplc="04190001">
      <w:start w:val="1"/>
      <w:numFmt w:val="bullet"/>
      <w:lvlText w:val=""/>
      <w:lvlJc w:val="left"/>
      <w:pPr>
        <w:tabs>
          <w:tab w:val="num" w:pos="5400"/>
        </w:tabs>
        <w:ind w:left="5400" w:hanging="360"/>
      </w:pPr>
      <w:rPr>
        <w:rFonts w:ascii="Symbol" w:hAnsi="Symbol" w:hint="default"/>
      </w:rPr>
    </w:lvl>
    <w:lvl w:ilvl="7" w:tplc="04190003">
      <w:start w:val="1"/>
      <w:numFmt w:val="bullet"/>
      <w:lvlText w:val="o"/>
      <w:lvlJc w:val="left"/>
      <w:pPr>
        <w:tabs>
          <w:tab w:val="num" w:pos="6120"/>
        </w:tabs>
        <w:ind w:left="6120" w:hanging="360"/>
      </w:pPr>
      <w:rPr>
        <w:rFonts w:ascii="Courier New" w:hAnsi="Courier New" w:hint="default"/>
      </w:rPr>
    </w:lvl>
    <w:lvl w:ilvl="8" w:tplc="04190005">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2B0E6175"/>
    <w:multiLevelType w:val="hybridMultilevel"/>
    <w:tmpl w:val="346A414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C7820FF"/>
    <w:multiLevelType w:val="hybridMultilevel"/>
    <w:tmpl w:val="3EF83292"/>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F3411A"/>
    <w:multiLevelType w:val="hybridMultilevel"/>
    <w:tmpl w:val="75DA99E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24A79F1"/>
    <w:multiLevelType w:val="hybridMultilevel"/>
    <w:tmpl w:val="DEB8D34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C026E5"/>
    <w:multiLevelType w:val="hybridMultilevel"/>
    <w:tmpl w:val="C3366694"/>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2F4F40"/>
    <w:multiLevelType w:val="hybridMultilevel"/>
    <w:tmpl w:val="4342A8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3E5275C"/>
    <w:multiLevelType w:val="hybridMultilevel"/>
    <w:tmpl w:val="7C4A951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7DC3C00"/>
    <w:multiLevelType w:val="hybridMultilevel"/>
    <w:tmpl w:val="0E4CD7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8862577"/>
    <w:multiLevelType w:val="hybridMultilevel"/>
    <w:tmpl w:val="FED84C2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A31290F"/>
    <w:multiLevelType w:val="multilevel"/>
    <w:tmpl w:val="BD2237DC"/>
    <w:lvl w:ilvl="0">
      <w:start w:val="1"/>
      <w:numFmt w:val="bullet"/>
      <w:lvlText w:val="-"/>
      <w:lvlJc w:val="left"/>
      <w:pPr>
        <w:ind w:left="720" w:hanging="360"/>
      </w:pPr>
      <w:rPr>
        <w:rFonts w:ascii="Times New Roman" w:hAnsi="Times New Roman" w:cs="Times New Roman" w:hint="default"/>
        <w:color w:val="000000"/>
        <w:sz w:val="22"/>
        <w:szCs w:val="22"/>
        <w:lang w:val="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13A0252"/>
    <w:multiLevelType w:val="hybridMultilevel"/>
    <w:tmpl w:val="83F0FEB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56A3F0D"/>
    <w:multiLevelType w:val="hybridMultilevel"/>
    <w:tmpl w:val="415825BE"/>
    <w:lvl w:ilvl="0" w:tplc="04190003">
      <w:start w:val="1"/>
      <w:numFmt w:val="bullet"/>
      <w:lvlText w:val="o"/>
      <w:lvlJc w:val="left"/>
      <w:pPr>
        <w:tabs>
          <w:tab w:val="num" w:pos="720"/>
        </w:tabs>
        <w:ind w:left="720" w:hanging="360"/>
      </w:pPr>
      <w:rPr>
        <w:rFonts w:ascii="Courier New" w:hAnsi="Courier New" w:cs="Courier New"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6DF2A4E"/>
    <w:multiLevelType w:val="hybridMultilevel"/>
    <w:tmpl w:val="556ED5F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A63046E"/>
    <w:multiLevelType w:val="hybridMultilevel"/>
    <w:tmpl w:val="38D0D59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B954EA7"/>
    <w:multiLevelType w:val="hybridMultilevel"/>
    <w:tmpl w:val="A522AF8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C13344B"/>
    <w:multiLevelType w:val="hybridMultilevel"/>
    <w:tmpl w:val="DF8A595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CF507D0"/>
    <w:multiLevelType w:val="hybridMultilevel"/>
    <w:tmpl w:val="47726032"/>
    <w:lvl w:ilvl="0" w:tplc="04190001">
      <w:start w:val="1"/>
      <w:numFmt w:val="bullet"/>
      <w:pStyle w:val="BodyBullet"/>
      <w:lvlText w:val=""/>
      <w:lvlJc w:val="left"/>
      <w:pPr>
        <w:tabs>
          <w:tab w:val="num" w:pos="873"/>
        </w:tabs>
        <w:ind w:left="873" w:hanging="306"/>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1A1606E"/>
    <w:multiLevelType w:val="hybridMultilevel"/>
    <w:tmpl w:val="6A2ED89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22F2B2A"/>
    <w:multiLevelType w:val="hybridMultilevel"/>
    <w:tmpl w:val="35820BA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5096FFD"/>
    <w:multiLevelType w:val="multilevel"/>
    <w:tmpl w:val="3864B474"/>
    <w:lvl w:ilvl="0">
      <w:start w:val="3"/>
      <w:numFmt w:val="decimal"/>
      <w:lvlText w:val="%1."/>
      <w:lvlJc w:val="left"/>
      <w:pPr>
        <w:ind w:left="540" w:hanging="540"/>
      </w:pPr>
      <w:rPr>
        <w:rFonts w:cs="Times New Roman" w:hint="default"/>
        <w:b/>
      </w:rPr>
    </w:lvl>
    <w:lvl w:ilvl="1">
      <w:start w:val="3"/>
      <w:numFmt w:val="decimal"/>
      <w:lvlText w:val="%1.%2."/>
      <w:lvlJc w:val="left"/>
      <w:pPr>
        <w:ind w:left="540" w:hanging="54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41" w15:restartNumberingAfterBreak="0">
    <w:nsid w:val="56D9048B"/>
    <w:multiLevelType w:val="hybridMultilevel"/>
    <w:tmpl w:val="DC94990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15:restartNumberingAfterBreak="0">
    <w:nsid w:val="5F017E4A"/>
    <w:multiLevelType w:val="hybridMultilevel"/>
    <w:tmpl w:val="60088B98"/>
    <w:lvl w:ilvl="0" w:tplc="0234D062">
      <w:start w:val="1"/>
      <w:numFmt w:val="bullet"/>
      <w:pStyle w:val="SKbullet"/>
      <w:lvlText w:val=""/>
      <w:lvlJc w:val="left"/>
      <w:pPr>
        <w:tabs>
          <w:tab w:val="num" w:pos="312"/>
        </w:tabs>
        <w:ind w:left="312" w:hanging="170"/>
      </w:pPr>
      <w:rPr>
        <w:rFonts w:ascii="Symbol" w:hAnsi="Symbol"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43" w15:restartNumberingAfterBreak="0">
    <w:nsid w:val="66354CF9"/>
    <w:multiLevelType w:val="hybridMultilevel"/>
    <w:tmpl w:val="4AA0397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6EC4094"/>
    <w:multiLevelType w:val="singleLevel"/>
    <w:tmpl w:val="1A42A242"/>
    <w:lvl w:ilvl="0">
      <w:start w:val="1"/>
      <w:numFmt w:val="decimal"/>
      <w:pStyle w:val="a"/>
      <w:lvlText w:val="%1)"/>
      <w:lvlJc w:val="left"/>
      <w:pPr>
        <w:tabs>
          <w:tab w:val="num" w:pos="360"/>
        </w:tabs>
        <w:ind w:left="360" w:hanging="360"/>
      </w:pPr>
    </w:lvl>
  </w:abstractNum>
  <w:abstractNum w:abstractNumId="45" w15:restartNumberingAfterBreak="0">
    <w:nsid w:val="67DB1719"/>
    <w:multiLevelType w:val="hybridMultilevel"/>
    <w:tmpl w:val="9AB4682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D2E4E4C"/>
    <w:multiLevelType w:val="hybridMultilevel"/>
    <w:tmpl w:val="F6165C6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E1A1CD8"/>
    <w:multiLevelType w:val="hybridMultilevel"/>
    <w:tmpl w:val="A532045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FEA4257"/>
    <w:multiLevelType w:val="hybridMultilevel"/>
    <w:tmpl w:val="858E27A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5DA0EA5"/>
    <w:multiLevelType w:val="multilevel"/>
    <w:tmpl w:val="07B898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73749C4"/>
    <w:multiLevelType w:val="hybridMultilevel"/>
    <w:tmpl w:val="6636BABE"/>
    <w:lvl w:ilvl="0" w:tplc="85689062">
      <w:start w:val="1"/>
      <w:numFmt w:val="bullet"/>
      <w:lvlText w:val=""/>
      <w:lvlJc w:val="left"/>
      <w:pPr>
        <w:tabs>
          <w:tab w:val="num" w:pos="720"/>
        </w:tabs>
        <w:ind w:left="720" w:hanging="360"/>
      </w:pPr>
      <w:rPr>
        <w:rFonts w:ascii="Symbol" w:hAnsi="Symbol" w:hint="default"/>
      </w:rPr>
    </w:lvl>
    <w:lvl w:ilvl="1" w:tplc="A2366F3A" w:tentative="1">
      <w:start w:val="1"/>
      <w:numFmt w:val="bullet"/>
      <w:lvlText w:val="o"/>
      <w:lvlJc w:val="left"/>
      <w:pPr>
        <w:tabs>
          <w:tab w:val="num" w:pos="1440"/>
        </w:tabs>
        <w:ind w:left="1440" w:hanging="360"/>
      </w:pPr>
      <w:rPr>
        <w:rFonts w:ascii="Courier New" w:hAnsi="Courier New" w:cs="Courier New" w:hint="default"/>
      </w:rPr>
    </w:lvl>
    <w:lvl w:ilvl="2" w:tplc="6C708D04" w:tentative="1">
      <w:start w:val="1"/>
      <w:numFmt w:val="bullet"/>
      <w:lvlText w:val=""/>
      <w:lvlJc w:val="left"/>
      <w:pPr>
        <w:tabs>
          <w:tab w:val="num" w:pos="2160"/>
        </w:tabs>
        <w:ind w:left="2160" w:hanging="360"/>
      </w:pPr>
      <w:rPr>
        <w:rFonts w:ascii="Wingdings" w:hAnsi="Wingdings" w:hint="default"/>
      </w:rPr>
    </w:lvl>
    <w:lvl w:ilvl="3" w:tplc="787E18E6" w:tentative="1">
      <w:start w:val="1"/>
      <w:numFmt w:val="bullet"/>
      <w:lvlText w:val=""/>
      <w:lvlJc w:val="left"/>
      <w:pPr>
        <w:tabs>
          <w:tab w:val="num" w:pos="2880"/>
        </w:tabs>
        <w:ind w:left="2880" w:hanging="360"/>
      </w:pPr>
      <w:rPr>
        <w:rFonts w:ascii="Symbol" w:hAnsi="Symbol" w:hint="default"/>
      </w:rPr>
    </w:lvl>
    <w:lvl w:ilvl="4" w:tplc="9A8A226C" w:tentative="1">
      <w:start w:val="1"/>
      <w:numFmt w:val="bullet"/>
      <w:lvlText w:val="o"/>
      <w:lvlJc w:val="left"/>
      <w:pPr>
        <w:tabs>
          <w:tab w:val="num" w:pos="3600"/>
        </w:tabs>
        <w:ind w:left="3600" w:hanging="360"/>
      </w:pPr>
      <w:rPr>
        <w:rFonts w:ascii="Courier New" w:hAnsi="Courier New" w:cs="Courier New" w:hint="default"/>
      </w:rPr>
    </w:lvl>
    <w:lvl w:ilvl="5" w:tplc="035C1A76" w:tentative="1">
      <w:start w:val="1"/>
      <w:numFmt w:val="bullet"/>
      <w:lvlText w:val=""/>
      <w:lvlJc w:val="left"/>
      <w:pPr>
        <w:tabs>
          <w:tab w:val="num" w:pos="4320"/>
        </w:tabs>
        <w:ind w:left="4320" w:hanging="360"/>
      </w:pPr>
      <w:rPr>
        <w:rFonts w:ascii="Wingdings" w:hAnsi="Wingdings" w:hint="default"/>
      </w:rPr>
    </w:lvl>
    <w:lvl w:ilvl="6" w:tplc="6CAEC658" w:tentative="1">
      <w:start w:val="1"/>
      <w:numFmt w:val="bullet"/>
      <w:lvlText w:val=""/>
      <w:lvlJc w:val="left"/>
      <w:pPr>
        <w:tabs>
          <w:tab w:val="num" w:pos="5040"/>
        </w:tabs>
        <w:ind w:left="5040" w:hanging="360"/>
      </w:pPr>
      <w:rPr>
        <w:rFonts w:ascii="Symbol" w:hAnsi="Symbol" w:hint="default"/>
      </w:rPr>
    </w:lvl>
    <w:lvl w:ilvl="7" w:tplc="C334504E" w:tentative="1">
      <w:start w:val="1"/>
      <w:numFmt w:val="bullet"/>
      <w:lvlText w:val="o"/>
      <w:lvlJc w:val="left"/>
      <w:pPr>
        <w:tabs>
          <w:tab w:val="num" w:pos="5760"/>
        </w:tabs>
        <w:ind w:left="5760" w:hanging="360"/>
      </w:pPr>
      <w:rPr>
        <w:rFonts w:ascii="Courier New" w:hAnsi="Courier New" w:cs="Courier New" w:hint="default"/>
      </w:rPr>
    </w:lvl>
    <w:lvl w:ilvl="8" w:tplc="2FD2D41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75B3B36"/>
    <w:multiLevelType w:val="multilevel"/>
    <w:tmpl w:val="57886D12"/>
    <w:lvl w:ilvl="0">
      <w:start w:val="1"/>
      <w:numFmt w:val="decimal"/>
      <w:lvlText w:val="%1"/>
      <w:lvlJc w:val="left"/>
      <w:pPr>
        <w:tabs>
          <w:tab w:val="num" w:pos="390"/>
        </w:tabs>
        <w:ind w:left="390" w:hanging="390"/>
      </w:pPr>
      <w:rPr>
        <w:rFonts w:hint="default"/>
        <w:b/>
      </w:rPr>
    </w:lvl>
    <w:lvl w:ilvl="1">
      <w:start w:val="1"/>
      <w:numFmt w:val="decimal"/>
      <w:lvlText w:val="%1.%2"/>
      <w:lvlJc w:val="left"/>
      <w:pPr>
        <w:tabs>
          <w:tab w:val="num" w:pos="390"/>
        </w:tabs>
        <w:ind w:left="390" w:hanging="39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2" w15:restartNumberingAfterBreak="0">
    <w:nsid w:val="7A7A7D36"/>
    <w:multiLevelType w:val="hybridMultilevel"/>
    <w:tmpl w:val="B6F2DBB4"/>
    <w:lvl w:ilvl="0" w:tplc="49EA147C">
      <w:start w:val="1"/>
      <w:numFmt w:val="bullet"/>
      <w:lvlText w:val=""/>
      <w:lvlJc w:val="left"/>
      <w:pPr>
        <w:tabs>
          <w:tab w:val="num" w:pos="720"/>
        </w:tabs>
        <w:ind w:left="720" w:hanging="360"/>
      </w:pPr>
      <w:rPr>
        <w:rFonts w:ascii="Symbol" w:hAnsi="Symbol" w:hint="default"/>
      </w:rPr>
    </w:lvl>
    <w:lvl w:ilvl="1" w:tplc="15E2D8EC" w:tentative="1">
      <w:start w:val="1"/>
      <w:numFmt w:val="bullet"/>
      <w:lvlText w:val="o"/>
      <w:lvlJc w:val="left"/>
      <w:pPr>
        <w:tabs>
          <w:tab w:val="num" w:pos="1440"/>
        </w:tabs>
        <w:ind w:left="1440" w:hanging="360"/>
      </w:pPr>
      <w:rPr>
        <w:rFonts w:ascii="Courier New" w:hAnsi="Courier New" w:cs="Courier New" w:hint="default"/>
      </w:rPr>
    </w:lvl>
    <w:lvl w:ilvl="2" w:tplc="9230A862" w:tentative="1">
      <w:start w:val="1"/>
      <w:numFmt w:val="bullet"/>
      <w:lvlText w:val=""/>
      <w:lvlJc w:val="left"/>
      <w:pPr>
        <w:tabs>
          <w:tab w:val="num" w:pos="2160"/>
        </w:tabs>
        <w:ind w:left="2160" w:hanging="360"/>
      </w:pPr>
      <w:rPr>
        <w:rFonts w:ascii="Wingdings" w:hAnsi="Wingdings" w:hint="default"/>
      </w:rPr>
    </w:lvl>
    <w:lvl w:ilvl="3" w:tplc="35A8CB08" w:tentative="1">
      <w:start w:val="1"/>
      <w:numFmt w:val="bullet"/>
      <w:lvlText w:val=""/>
      <w:lvlJc w:val="left"/>
      <w:pPr>
        <w:tabs>
          <w:tab w:val="num" w:pos="2880"/>
        </w:tabs>
        <w:ind w:left="2880" w:hanging="360"/>
      </w:pPr>
      <w:rPr>
        <w:rFonts w:ascii="Symbol" w:hAnsi="Symbol" w:hint="default"/>
      </w:rPr>
    </w:lvl>
    <w:lvl w:ilvl="4" w:tplc="709213D8" w:tentative="1">
      <w:start w:val="1"/>
      <w:numFmt w:val="bullet"/>
      <w:lvlText w:val="o"/>
      <w:lvlJc w:val="left"/>
      <w:pPr>
        <w:tabs>
          <w:tab w:val="num" w:pos="3600"/>
        </w:tabs>
        <w:ind w:left="3600" w:hanging="360"/>
      </w:pPr>
      <w:rPr>
        <w:rFonts w:ascii="Courier New" w:hAnsi="Courier New" w:cs="Courier New" w:hint="default"/>
      </w:rPr>
    </w:lvl>
    <w:lvl w:ilvl="5" w:tplc="8C482272" w:tentative="1">
      <w:start w:val="1"/>
      <w:numFmt w:val="bullet"/>
      <w:lvlText w:val=""/>
      <w:lvlJc w:val="left"/>
      <w:pPr>
        <w:tabs>
          <w:tab w:val="num" w:pos="4320"/>
        </w:tabs>
        <w:ind w:left="4320" w:hanging="360"/>
      </w:pPr>
      <w:rPr>
        <w:rFonts w:ascii="Wingdings" w:hAnsi="Wingdings" w:hint="default"/>
      </w:rPr>
    </w:lvl>
    <w:lvl w:ilvl="6" w:tplc="B9127092" w:tentative="1">
      <w:start w:val="1"/>
      <w:numFmt w:val="bullet"/>
      <w:lvlText w:val=""/>
      <w:lvlJc w:val="left"/>
      <w:pPr>
        <w:tabs>
          <w:tab w:val="num" w:pos="5040"/>
        </w:tabs>
        <w:ind w:left="5040" w:hanging="360"/>
      </w:pPr>
      <w:rPr>
        <w:rFonts w:ascii="Symbol" w:hAnsi="Symbol" w:hint="default"/>
      </w:rPr>
    </w:lvl>
    <w:lvl w:ilvl="7" w:tplc="EA1E214E" w:tentative="1">
      <w:start w:val="1"/>
      <w:numFmt w:val="bullet"/>
      <w:lvlText w:val="o"/>
      <w:lvlJc w:val="left"/>
      <w:pPr>
        <w:tabs>
          <w:tab w:val="num" w:pos="5760"/>
        </w:tabs>
        <w:ind w:left="5760" w:hanging="360"/>
      </w:pPr>
      <w:rPr>
        <w:rFonts w:ascii="Courier New" w:hAnsi="Courier New" w:cs="Courier New" w:hint="default"/>
      </w:rPr>
    </w:lvl>
    <w:lvl w:ilvl="8" w:tplc="0ED0B2AA"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A9452CA"/>
    <w:multiLevelType w:val="hybridMultilevel"/>
    <w:tmpl w:val="BF7EC20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37"/>
  </w:num>
  <w:num w:numId="2">
    <w:abstractNumId w:val="51"/>
  </w:num>
  <w:num w:numId="3">
    <w:abstractNumId w:val="9"/>
  </w:num>
  <w:num w:numId="4">
    <w:abstractNumId w:val="42"/>
  </w:num>
  <w:num w:numId="5">
    <w:abstractNumId w:val="10"/>
  </w:num>
  <w:num w:numId="6">
    <w:abstractNumId w:val="41"/>
  </w:num>
  <w:num w:numId="7">
    <w:abstractNumId w:val="50"/>
  </w:num>
  <w:num w:numId="8">
    <w:abstractNumId w:val="34"/>
  </w:num>
  <w:num w:numId="9">
    <w:abstractNumId w:val="43"/>
  </w:num>
  <w:num w:numId="10">
    <w:abstractNumId w:val="39"/>
  </w:num>
  <w:num w:numId="11">
    <w:abstractNumId w:val="17"/>
  </w:num>
  <w:num w:numId="12">
    <w:abstractNumId w:val="31"/>
  </w:num>
  <w:num w:numId="13">
    <w:abstractNumId w:val="35"/>
  </w:num>
  <w:num w:numId="14">
    <w:abstractNumId w:val="46"/>
  </w:num>
  <w:num w:numId="15">
    <w:abstractNumId w:val="27"/>
  </w:num>
  <w:num w:numId="16">
    <w:abstractNumId w:val="5"/>
  </w:num>
  <w:num w:numId="17">
    <w:abstractNumId w:val="44"/>
  </w:num>
  <w:num w:numId="18">
    <w:abstractNumId w:val="24"/>
  </w:num>
  <w:num w:numId="19">
    <w:abstractNumId w:val="47"/>
  </w:num>
  <w:num w:numId="20">
    <w:abstractNumId w:val="48"/>
  </w:num>
  <w:num w:numId="21">
    <w:abstractNumId w:val="36"/>
  </w:num>
  <w:num w:numId="22">
    <w:abstractNumId w:val="16"/>
  </w:num>
  <w:num w:numId="23">
    <w:abstractNumId w:val="52"/>
  </w:num>
  <w:num w:numId="24">
    <w:abstractNumId w:val="38"/>
  </w:num>
  <w:num w:numId="25">
    <w:abstractNumId w:val="32"/>
  </w:num>
  <w:num w:numId="26">
    <w:abstractNumId w:val="25"/>
  </w:num>
  <w:num w:numId="27">
    <w:abstractNumId w:val="14"/>
  </w:num>
  <w:num w:numId="28">
    <w:abstractNumId w:val="15"/>
  </w:num>
  <w:num w:numId="29">
    <w:abstractNumId w:val="22"/>
  </w:num>
  <w:num w:numId="30">
    <w:abstractNumId w:val="3"/>
  </w:num>
  <w:num w:numId="31">
    <w:abstractNumId w:val="4"/>
  </w:num>
  <w:num w:numId="32">
    <w:abstractNumId w:val="18"/>
  </w:num>
  <w:num w:numId="33">
    <w:abstractNumId w:val="33"/>
  </w:num>
  <w:num w:numId="34">
    <w:abstractNumId w:val="53"/>
  </w:num>
  <w:num w:numId="35">
    <w:abstractNumId w:val="23"/>
  </w:num>
  <w:num w:numId="36">
    <w:abstractNumId w:val="2"/>
  </w:num>
  <w:num w:numId="37">
    <w:abstractNumId w:val="12"/>
  </w:num>
  <w:num w:numId="38">
    <w:abstractNumId w:val="13"/>
  </w:num>
  <w:num w:numId="39">
    <w:abstractNumId w:val="29"/>
  </w:num>
  <w:num w:numId="40">
    <w:abstractNumId w:val="21"/>
  </w:num>
  <w:num w:numId="41">
    <w:abstractNumId w:val="0"/>
  </w:num>
  <w:num w:numId="42">
    <w:abstractNumId w:val="45"/>
  </w:num>
  <w:num w:numId="43">
    <w:abstractNumId w:val="30"/>
  </w:num>
  <w:num w:numId="44">
    <w:abstractNumId w:val="1"/>
  </w:num>
  <w:num w:numId="45">
    <w:abstractNumId w:val="26"/>
  </w:num>
  <w:num w:numId="46">
    <w:abstractNumId w:val="28"/>
  </w:num>
  <w:num w:numId="47">
    <w:abstractNumId w:val="6"/>
  </w:num>
  <w:num w:numId="48">
    <w:abstractNumId w:val="8"/>
  </w:num>
  <w:num w:numId="49">
    <w:abstractNumId w:val="19"/>
  </w:num>
  <w:num w:numId="50">
    <w:abstractNumId w:val="49"/>
  </w:num>
  <w:num w:numId="51">
    <w:abstractNumId w:val="20"/>
  </w:num>
  <w:num w:numId="52">
    <w:abstractNumId w:val="11"/>
  </w:num>
  <w:num w:numId="53">
    <w:abstractNumId w:val="7"/>
  </w:num>
  <w:num w:numId="54">
    <w:abstractNumId w:val="4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laude">
    <w15:presenceInfo w15:providerId="None" w15:userId="Claude"/>
  </w15:person>
  <w15:person w15:author="ALI">
    <w15:presenceInfo w15:providerId="None" w15:userId="ALI"/>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bordersDoNotSurroundHeader/>
  <w:bordersDoNotSurroundFooter/>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9CB"/>
    <w:rsid w:val="00003CE7"/>
    <w:rsid w:val="00004EF7"/>
    <w:rsid w:val="00006D93"/>
    <w:rsid w:val="0001006C"/>
    <w:rsid w:val="000126BF"/>
    <w:rsid w:val="00016A0E"/>
    <w:rsid w:val="00021862"/>
    <w:rsid w:val="000218B9"/>
    <w:rsid w:val="0002305A"/>
    <w:rsid w:val="00024375"/>
    <w:rsid w:val="00025BB6"/>
    <w:rsid w:val="000307C8"/>
    <w:rsid w:val="00030D24"/>
    <w:rsid w:val="000322AF"/>
    <w:rsid w:val="000327B9"/>
    <w:rsid w:val="00032BA6"/>
    <w:rsid w:val="0003601B"/>
    <w:rsid w:val="00040588"/>
    <w:rsid w:val="00040CC5"/>
    <w:rsid w:val="00041CB1"/>
    <w:rsid w:val="00042DFB"/>
    <w:rsid w:val="0004318C"/>
    <w:rsid w:val="00046007"/>
    <w:rsid w:val="000468E8"/>
    <w:rsid w:val="000510B2"/>
    <w:rsid w:val="00052E89"/>
    <w:rsid w:val="00053AB8"/>
    <w:rsid w:val="0005638F"/>
    <w:rsid w:val="00056679"/>
    <w:rsid w:val="00056D9A"/>
    <w:rsid w:val="00056E64"/>
    <w:rsid w:val="00060A77"/>
    <w:rsid w:val="00061A9E"/>
    <w:rsid w:val="0006233E"/>
    <w:rsid w:val="00064AD3"/>
    <w:rsid w:val="000667C1"/>
    <w:rsid w:val="000671E7"/>
    <w:rsid w:val="00071F20"/>
    <w:rsid w:val="00072CE8"/>
    <w:rsid w:val="00073640"/>
    <w:rsid w:val="000741BD"/>
    <w:rsid w:val="000743EE"/>
    <w:rsid w:val="00075FE9"/>
    <w:rsid w:val="000775F1"/>
    <w:rsid w:val="00077A54"/>
    <w:rsid w:val="00081B40"/>
    <w:rsid w:val="00081B9B"/>
    <w:rsid w:val="00081CA7"/>
    <w:rsid w:val="00082D49"/>
    <w:rsid w:val="0008509C"/>
    <w:rsid w:val="000858C8"/>
    <w:rsid w:val="00085DF8"/>
    <w:rsid w:val="00087CC7"/>
    <w:rsid w:val="0009001A"/>
    <w:rsid w:val="000907A4"/>
    <w:rsid w:val="0009289C"/>
    <w:rsid w:val="000948CC"/>
    <w:rsid w:val="0009524A"/>
    <w:rsid w:val="00096AE6"/>
    <w:rsid w:val="00097153"/>
    <w:rsid w:val="00097AD1"/>
    <w:rsid w:val="00097B41"/>
    <w:rsid w:val="00097E32"/>
    <w:rsid w:val="000A0020"/>
    <w:rsid w:val="000A2746"/>
    <w:rsid w:val="000A2867"/>
    <w:rsid w:val="000A3EA5"/>
    <w:rsid w:val="000A466C"/>
    <w:rsid w:val="000A58A7"/>
    <w:rsid w:val="000A7FB3"/>
    <w:rsid w:val="000B0A6B"/>
    <w:rsid w:val="000B1DE1"/>
    <w:rsid w:val="000B24E9"/>
    <w:rsid w:val="000B2599"/>
    <w:rsid w:val="000B33BB"/>
    <w:rsid w:val="000B3750"/>
    <w:rsid w:val="000B3DD3"/>
    <w:rsid w:val="000B6A16"/>
    <w:rsid w:val="000B774F"/>
    <w:rsid w:val="000B7E06"/>
    <w:rsid w:val="000C0AC0"/>
    <w:rsid w:val="000C1AD2"/>
    <w:rsid w:val="000C26BB"/>
    <w:rsid w:val="000C2852"/>
    <w:rsid w:val="000C2BD8"/>
    <w:rsid w:val="000C70EE"/>
    <w:rsid w:val="000C7ACF"/>
    <w:rsid w:val="000C7B5D"/>
    <w:rsid w:val="000D0F0F"/>
    <w:rsid w:val="000D2572"/>
    <w:rsid w:val="000D2782"/>
    <w:rsid w:val="000D43DC"/>
    <w:rsid w:val="000D4B91"/>
    <w:rsid w:val="000D654A"/>
    <w:rsid w:val="000E2CBC"/>
    <w:rsid w:val="000E3187"/>
    <w:rsid w:val="000E6AF0"/>
    <w:rsid w:val="000E6CE9"/>
    <w:rsid w:val="000E79BE"/>
    <w:rsid w:val="000F19B6"/>
    <w:rsid w:val="000F287A"/>
    <w:rsid w:val="000F2DF4"/>
    <w:rsid w:val="000F59BF"/>
    <w:rsid w:val="000F5B18"/>
    <w:rsid w:val="000F5DB3"/>
    <w:rsid w:val="000F61B5"/>
    <w:rsid w:val="000F62EC"/>
    <w:rsid w:val="000F685E"/>
    <w:rsid w:val="00100815"/>
    <w:rsid w:val="00100F28"/>
    <w:rsid w:val="001024B8"/>
    <w:rsid w:val="001038A9"/>
    <w:rsid w:val="00105153"/>
    <w:rsid w:val="00106004"/>
    <w:rsid w:val="00106800"/>
    <w:rsid w:val="001132F3"/>
    <w:rsid w:val="00114738"/>
    <w:rsid w:val="0011523E"/>
    <w:rsid w:val="00115CB0"/>
    <w:rsid w:val="001210D5"/>
    <w:rsid w:val="0012175F"/>
    <w:rsid w:val="00122E69"/>
    <w:rsid w:val="001230DF"/>
    <w:rsid w:val="00125221"/>
    <w:rsid w:val="001256D2"/>
    <w:rsid w:val="0012685A"/>
    <w:rsid w:val="00130415"/>
    <w:rsid w:val="00133693"/>
    <w:rsid w:val="00133D61"/>
    <w:rsid w:val="00133E6B"/>
    <w:rsid w:val="00134C02"/>
    <w:rsid w:val="001359E8"/>
    <w:rsid w:val="001364D0"/>
    <w:rsid w:val="001365AB"/>
    <w:rsid w:val="00137D4B"/>
    <w:rsid w:val="00140FEA"/>
    <w:rsid w:val="0014152B"/>
    <w:rsid w:val="00145BEB"/>
    <w:rsid w:val="0015179E"/>
    <w:rsid w:val="001536CB"/>
    <w:rsid w:val="001557E8"/>
    <w:rsid w:val="00156468"/>
    <w:rsid w:val="00156AC7"/>
    <w:rsid w:val="0015702B"/>
    <w:rsid w:val="001631A0"/>
    <w:rsid w:val="001639DB"/>
    <w:rsid w:val="00163E86"/>
    <w:rsid w:val="00164153"/>
    <w:rsid w:val="001645AF"/>
    <w:rsid w:val="00165519"/>
    <w:rsid w:val="0016591D"/>
    <w:rsid w:val="00165B1D"/>
    <w:rsid w:val="001662BC"/>
    <w:rsid w:val="0016797E"/>
    <w:rsid w:val="001709A8"/>
    <w:rsid w:val="00171D56"/>
    <w:rsid w:val="0017223E"/>
    <w:rsid w:val="001724A1"/>
    <w:rsid w:val="00172B37"/>
    <w:rsid w:val="00173023"/>
    <w:rsid w:val="001733AC"/>
    <w:rsid w:val="001741CD"/>
    <w:rsid w:val="00175609"/>
    <w:rsid w:val="001809D4"/>
    <w:rsid w:val="001816EC"/>
    <w:rsid w:val="00181F8A"/>
    <w:rsid w:val="00182EEE"/>
    <w:rsid w:val="00183329"/>
    <w:rsid w:val="001848CB"/>
    <w:rsid w:val="001910AF"/>
    <w:rsid w:val="001916EF"/>
    <w:rsid w:val="00191C2C"/>
    <w:rsid w:val="00192130"/>
    <w:rsid w:val="00192349"/>
    <w:rsid w:val="0019356F"/>
    <w:rsid w:val="001955D0"/>
    <w:rsid w:val="00195D5A"/>
    <w:rsid w:val="0019759B"/>
    <w:rsid w:val="001A0454"/>
    <w:rsid w:val="001A2BB1"/>
    <w:rsid w:val="001A5D07"/>
    <w:rsid w:val="001B1E4B"/>
    <w:rsid w:val="001B3E37"/>
    <w:rsid w:val="001B4C00"/>
    <w:rsid w:val="001B57AD"/>
    <w:rsid w:val="001B5FB0"/>
    <w:rsid w:val="001B7549"/>
    <w:rsid w:val="001C0231"/>
    <w:rsid w:val="001C0AFE"/>
    <w:rsid w:val="001C2811"/>
    <w:rsid w:val="001C5E79"/>
    <w:rsid w:val="001C72B0"/>
    <w:rsid w:val="001D00C5"/>
    <w:rsid w:val="001D136C"/>
    <w:rsid w:val="001D354C"/>
    <w:rsid w:val="001D48F6"/>
    <w:rsid w:val="001D57B8"/>
    <w:rsid w:val="001D7E14"/>
    <w:rsid w:val="001E2A6B"/>
    <w:rsid w:val="001E3138"/>
    <w:rsid w:val="001E3743"/>
    <w:rsid w:val="001E7102"/>
    <w:rsid w:val="001E763C"/>
    <w:rsid w:val="001F1A89"/>
    <w:rsid w:val="001F1CCD"/>
    <w:rsid w:val="001F37F0"/>
    <w:rsid w:val="001F38C6"/>
    <w:rsid w:val="001F3D08"/>
    <w:rsid w:val="001F53C8"/>
    <w:rsid w:val="001F5883"/>
    <w:rsid w:val="001F65A4"/>
    <w:rsid w:val="001F6A1C"/>
    <w:rsid w:val="002001C4"/>
    <w:rsid w:val="002005A0"/>
    <w:rsid w:val="00201C37"/>
    <w:rsid w:val="00203F35"/>
    <w:rsid w:val="002046BF"/>
    <w:rsid w:val="0020788F"/>
    <w:rsid w:val="00210930"/>
    <w:rsid w:val="00210A6D"/>
    <w:rsid w:val="00210D72"/>
    <w:rsid w:val="00211964"/>
    <w:rsid w:val="002121CE"/>
    <w:rsid w:val="002128A9"/>
    <w:rsid w:val="00212D73"/>
    <w:rsid w:val="00214E51"/>
    <w:rsid w:val="00214E9A"/>
    <w:rsid w:val="002161D6"/>
    <w:rsid w:val="00217E1C"/>
    <w:rsid w:val="002251E4"/>
    <w:rsid w:val="00225514"/>
    <w:rsid w:val="00225516"/>
    <w:rsid w:val="00225568"/>
    <w:rsid w:val="002337B2"/>
    <w:rsid w:val="00233B56"/>
    <w:rsid w:val="00234113"/>
    <w:rsid w:val="00234204"/>
    <w:rsid w:val="00234992"/>
    <w:rsid w:val="00234B2E"/>
    <w:rsid w:val="00234F5B"/>
    <w:rsid w:val="00235AB0"/>
    <w:rsid w:val="00236955"/>
    <w:rsid w:val="002371ED"/>
    <w:rsid w:val="00240015"/>
    <w:rsid w:val="00240930"/>
    <w:rsid w:val="002409B1"/>
    <w:rsid w:val="002412B0"/>
    <w:rsid w:val="002414FB"/>
    <w:rsid w:val="002417DE"/>
    <w:rsid w:val="00241F00"/>
    <w:rsid w:val="002439EE"/>
    <w:rsid w:val="00243C88"/>
    <w:rsid w:val="00246B1A"/>
    <w:rsid w:val="002470CB"/>
    <w:rsid w:val="00247B60"/>
    <w:rsid w:val="00247BD2"/>
    <w:rsid w:val="00250202"/>
    <w:rsid w:val="00250CF5"/>
    <w:rsid w:val="00251B7E"/>
    <w:rsid w:val="00251DAB"/>
    <w:rsid w:val="00252FD0"/>
    <w:rsid w:val="00253838"/>
    <w:rsid w:val="00254B7F"/>
    <w:rsid w:val="00255AAB"/>
    <w:rsid w:val="00255EBF"/>
    <w:rsid w:val="00256806"/>
    <w:rsid w:val="00256ECD"/>
    <w:rsid w:val="00257751"/>
    <w:rsid w:val="00257A90"/>
    <w:rsid w:val="002604CA"/>
    <w:rsid w:val="002604E1"/>
    <w:rsid w:val="002639C9"/>
    <w:rsid w:val="00263A95"/>
    <w:rsid w:val="002661BA"/>
    <w:rsid w:val="0026654B"/>
    <w:rsid w:val="0026745B"/>
    <w:rsid w:val="00267CDA"/>
    <w:rsid w:val="0027010A"/>
    <w:rsid w:val="00270170"/>
    <w:rsid w:val="00270199"/>
    <w:rsid w:val="00274B80"/>
    <w:rsid w:val="00275B70"/>
    <w:rsid w:val="0027699D"/>
    <w:rsid w:val="00277106"/>
    <w:rsid w:val="00277F85"/>
    <w:rsid w:val="00280997"/>
    <w:rsid w:val="00280B4B"/>
    <w:rsid w:val="00285A49"/>
    <w:rsid w:val="00286733"/>
    <w:rsid w:val="0028748D"/>
    <w:rsid w:val="0029083B"/>
    <w:rsid w:val="00290C22"/>
    <w:rsid w:val="00293112"/>
    <w:rsid w:val="00293383"/>
    <w:rsid w:val="00293796"/>
    <w:rsid w:val="002941F9"/>
    <w:rsid w:val="002959F3"/>
    <w:rsid w:val="002978A8"/>
    <w:rsid w:val="00297D97"/>
    <w:rsid w:val="002A30E2"/>
    <w:rsid w:val="002A31E8"/>
    <w:rsid w:val="002A3F69"/>
    <w:rsid w:val="002A5B50"/>
    <w:rsid w:val="002A6117"/>
    <w:rsid w:val="002A6383"/>
    <w:rsid w:val="002A7413"/>
    <w:rsid w:val="002A75B5"/>
    <w:rsid w:val="002A7A2A"/>
    <w:rsid w:val="002B02CE"/>
    <w:rsid w:val="002B12DC"/>
    <w:rsid w:val="002B52C7"/>
    <w:rsid w:val="002B5437"/>
    <w:rsid w:val="002B55E5"/>
    <w:rsid w:val="002B5FF9"/>
    <w:rsid w:val="002B6211"/>
    <w:rsid w:val="002C0029"/>
    <w:rsid w:val="002C0218"/>
    <w:rsid w:val="002C241D"/>
    <w:rsid w:val="002C3077"/>
    <w:rsid w:val="002C31BD"/>
    <w:rsid w:val="002C5ED1"/>
    <w:rsid w:val="002C7916"/>
    <w:rsid w:val="002C79F3"/>
    <w:rsid w:val="002D10A1"/>
    <w:rsid w:val="002D1CE5"/>
    <w:rsid w:val="002D21D6"/>
    <w:rsid w:val="002D2DBD"/>
    <w:rsid w:val="002D5B50"/>
    <w:rsid w:val="002D5E7A"/>
    <w:rsid w:val="002D6861"/>
    <w:rsid w:val="002E06B2"/>
    <w:rsid w:val="002E1204"/>
    <w:rsid w:val="002E1E66"/>
    <w:rsid w:val="002E2E3F"/>
    <w:rsid w:val="002E49C3"/>
    <w:rsid w:val="002E534B"/>
    <w:rsid w:val="002E6AE7"/>
    <w:rsid w:val="002F10A5"/>
    <w:rsid w:val="002F1C4A"/>
    <w:rsid w:val="002F1E7A"/>
    <w:rsid w:val="002F1F2E"/>
    <w:rsid w:val="002F2407"/>
    <w:rsid w:val="002F2783"/>
    <w:rsid w:val="002F3415"/>
    <w:rsid w:val="002F4969"/>
    <w:rsid w:val="002F6A9E"/>
    <w:rsid w:val="002F7645"/>
    <w:rsid w:val="00300325"/>
    <w:rsid w:val="003003F2"/>
    <w:rsid w:val="003014A9"/>
    <w:rsid w:val="00302FC1"/>
    <w:rsid w:val="0030309B"/>
    <w:rsid w:val="00305CF6"/>
    <w:rsid w:val="00305F96"/>
    <w:rsid w:val="00306A1B"/>
    <w:rsid w:val="00307419"/>
    <w:rsid w:val="00307EB3"/>
    <w:rsid w:val="00310568"/>
    <w:rsid w:val="00314A29"/>
    <w:rsid w:val="003175AC"/>
    <w:rsid w:val="00317EAE"/>
    <w:rsid w:val="00320145"/>
    <w:rsid w:val="00321809"/>
    <w:rsid w:val="00321989"/>
    <w:rsid w:val="00321FD9"/>
    <w:rsid w:val="00322331"/>
    <w:rsid w:val="00323A06"/>
    <w:rsid w:val="003258D0"/>
    <w:rsid w:val="00326424"/>
    <w:rsid w:val="00326A17"/>
    <w:rsid w:val="00327130"/>
    <w:rsid w:val="00330752"/>
    <w:rsid w:val="00330C44"/>
    <w:rsid w:val="00333386"/>
    <w:rsid w:val="00334971"/>
    <w:rsid w:val="00336F9A"/>
    <w:rsid w:val="00341996"/>
    <w:rsid w:val="00342871"/>
    <w:rsid w:val="00343325"/>
    <w:rsid w:val="00344D86"/>
    <w:rsid w:val="00346BCA"/>
    <w:rsid w:val="00350439"/>
    <w:rsid w:val="00350720"/>
    <w:rsid w:val="00350F2F"/>
    <w:rsid w:val="0035292A"/>
    <w:rsid w:val="00353EE9"/>
    <w:rsid w:val="003540EF"/>
    <w:rsid w:val="00355367"/>
    <w:rsid w:val="00356BE5"/>
    <w:rsid w:val="003575B1"/>
    <w:rsid w:val="00363EE1"/>
    <w:rsid w:val="00364BDC"/>
    <w:rsid w:val="003669A0"/>
    <w:rsid w:val="00367662"/>
    <w:rsid w:val="00370CCA"/>
    <w:rsid w:val="00372794"/>
    <w:rsid w:val="00373BDE"/>
    <w:rsid w:val="00374FD0"/>
    <w:rsid w:val="0037501C"/>
    <w:rsid w:val="003750A2"/>
    <w:rsid w:val="0037590A"/>
    <w:rsid w:val="003776FC"/>
    <w:rsid w:val="003807DB"/>
    <w:rsid w:val="00380D36"/>
    <w:rsid w:val="00382E29"/>
    <w:rsid w:val="00382F98"/>
    <w:rsid w:val="0038641B"/>
    <w:rsid w:val="00387317"/>
    <w:rsid w:val="00387894"/>
    <w:rsid w:val="00395007"/>
    <w:rsid w:val="003951C4"/>
    <w:rsid w:val="003953B3"/>
    <w:rsid w:val="003954CE"/>
    <w:rsid w:val="00395985"/>
    <w:rsid w:val="00396009"/>
    <w:rsid w:val="0039625C"/>
    <w:rsid w:val="00396891"/>
    <w:rsid w:val="003A1B94"/>
    <w:rsid w:val="003A325C"/>
    <w:rsid w:val="003A5CCC"/>
    <w:rsid w:val="003B0173"/>
    <w:rsid w:val="003B0AD7"/>
    <w:rsid w:val="003B2838"/>
    <w:rsid w:val="003B3DD4"/>
    <w:rsid w:val="003B7BE6"/>
    <w:rsid w:val="003C0C73"/>
    <w:rsid w:val="003C1BAF"/>
    <w:rsid w:val="003C1D41"/>
    <w:rsid w:val="003C2DE1"/>
    <w:rsid w:val="003C2E8E"/>
    <w:rsid w:val="003C4358"/>
    <w:rsid w:val="003C54F7"/>
    <w:rsid w:val="003C56DE"/>
    <w:rsid w:val="003D29C4"/>
    <w:rsid w:val="003D3E1E"/>
    <w:rsid w:val="003D4904"/>
    <w:rsid w:val="003D4D6F"/>
    <w:rsid w:val="003D590E"/>
    <w:rsid w:val="003D6C07"/>
    <w:rsid w:val="003E00CE"/>
    <w:rsid w:val="003E029E"/>
    <w:rsid w:val="003E0CE1"/>
    <w:rsid w:val="003E0E86"/>
    <w:rsid w:val="003E2455"/>
    <w:rsid w:val="003E282A"/>
    <w:rsid w:val="003E2C32"/>
    <w:rsid w:val="003E4C88"/>
    <w:rsid w:val="003E58F8"/>
    <w:rsid w:val="003E5C41"/>
    <w:rsid w:val="003E724E"/>
    <w:rsid w:val="003E7E2D"/>
    <w:rsid w:val="003F0A59"/>
    <w:rsid w:val="003F14CE"/>
    <w:rsid w:val="003F3FA1"/>
    <w:rsid w:val="003F4865"/>
    <w:rsid w:val="003F60ED"/>
    <w:rsid w:val="00400C8E"/>
    <w:rsid w:val="00400E0A"/>
    <w:rsid w:val="00400FF1"/>
    <w:rsid w:val="004021A8"/>
    <w:rsid w:val="0040505C"/>
    <w:rsid w:val="0040517D"/>
    <w:rsid w:val="004069FA"/>
    <w:rsid w:val="004077C8"/>
    <w:rsid w:val="004106CC"/>
    <w:rsid w:val="00410760"/>
    <w:rsid w:val="004112D7"/>
    <w:rsid w:val="004154DD"/>
    <w:rsid w:val="004162C2"/>
    <w:rsid w:val="00420482"/>
    <w:rsid w:val="004222D6"/>
    <w:rsid w:val="004224E6"/>
    <w:rsid w:val="00422E73"/>
    <w:rsid w:val="004237B3"/>
    <w:rsid w:val="004243A7"/>
    <w:rsid w:val="004260C4"/>
    <w:rsid w:val="004264D8"/>
    <w:rsid w:val="00426B10"/>
    <w:rsid w:val="004274FB"/>
    <w:rsid w:val="00434447"/>
    <w:rsid w:val="004348D1"/>
    <w:rsid w:val="00434D46"/>
    <w:rsid w:val="00436DD9"/>
    <w:rsid w:val="00437066"/>
    <w:rsid w:val="00437355"/>
    <w:rsid w:val="004379EC"/>
    <w:rsid w:val="004413AF"/>
    <w:rsid w:val="00443471"/>
    <w:rsid w:val="00443871"/>
    <w:rsid w:val="00444398"/>
    <w:rsid w:val="00444663"/>
    <w:rsid w:val="00444A32"/>
    <w:rsid w:val="0044615F"/>
    <w:rsid w:val="00446262"/>
    <w:rsid w:val="00451FC3"/>
    <w:rsid w:val="00453566"/>
    <w:rsid w:val="00453A78"/>
    <w:rsid w:val="00454338"/>
    <w:rsid w:val="004572C2"/>
    <w:rsid w:val="00461C6F"/>
    <w:rsid w:val="004669DA"/>
    <w:rsid w:val="0046728B"/>
    <w:rsid w:val="00467853"/>
    <w:rsid w:val="00470455"/>
    <w:rsid w:val="00470CC6"/>
    <w:rsid w:val="004719CC"/>
    <w:rsid w:val="00472741"/>
    <w:rsid w:val="00473E63"/>
    <w:rsid w:val="0047491A"/>
    <w:rsid w:val="00474B33"/>
    <w:rsid w:val="00475215"/>
    <w:rsid w:val="00475676"/>
    <w:rsid w:val="00477800"/>
    <w:rsid w:val="00480BB1"/>
    <w:rsid w:val="004814B6"/>
    <w:rsid w:val="004818B9"/>
    <w:rsid w:val="00481E83"/>
    <w:rsid w:val="00482EB3"/>
    <w:rsid w:val="0048339F"/>
    <w:rsid w:val="004838C6"/>
    <w:rsid w:val="00484449"/>
    <w:rsid w:val="004848E6"/>
    <w:rsid w:val="00485667"/>
    <w:rsid w:val="00486A0A"/>
    <w:rsid w:val="00486A8F"/>
    <w:rsid w:val="004907F5"/>
    <w:rsid w:val="00490FB5"/>
    <w:rsid w:val="00490FCC"/>
    <w:rsid w:val="00491181"/>
    <w:rsid w:val="00492226"/>
    <w:rsid w:val="0049742F"/>
    <w:rsid w:val="004A06F0"/>
    <w:rsid w:val="004A10E9"/>
    <w:rsid w:val="004A1574"/>
    <w:rsid w:val="004A1F32"/>
    <w:rsid w:val="004A2A8D"/>
    <w:rsid w:val="004A387D"/>
    <w:rsid w:val="004B0E22"/>
    <w:rsid w:val="004B39B7"/>
    <w:rsid w:val="004B57D1"/>
    <w:rsid w:val="004B5BB5"/>
    <w:rsid w:val="004C452F"/>
    <w:rsid w:val="004C50D0"/>
    <w:rsid w:val="004C59EA"/>
    <w:rsid w:val="004C6954"/>
    <w:rsid w:val="004C74AA"/>
    <w:rsid w:val="004D042D"/>
    <w:rsid w:val="004D0EC6"/>
    <w:rsid w:val="004D0FDA"/>
    <w:rsid w:val="004D2576"/>
    <w:rsid w:val="004D3880"/>
    <w:rsid w:val="004D4F56"/>
    <w:rsid w:val="004D4FB1"/>
    <w:rsid w:val="004E0904"/>
    <w:rsid w:val="004E0B36"/>
    <w:rsid w:val="004E0B44"/>
    <w:rsid w:val="004E1551"/>
    <w:rsid w:val="004E1B55"/>
    <w:rsid w:val="004E1F08"/>
    <w:rsid w:val="004E2E1A"/>
    <w:rsid w:val="004E33B0"/>
    <w:rsid w:val="004E3C04"/>
    <w:rsid w:val="004E3F22"/>
    <w:rsid w:val="004E4D21"/>
    <w:rsid w:val="004E566D"/>
    <w:rsid w:val="004E7D97"/>
    <w:rsid w:val="004F13F9"/>
    <w:rsid w:val="004F4078"/>
    <w:rsid w:val="004F4108"/>
    <w:rsid w:val="004F5773"/>
    <w:rsid w:val="004F597A"/>
    <w:rsid w:val="0050046A"/>
    <w:rsid w:val="005005E5"/>
    <w:rsid w:val="00500651"/>
    <w:rsid w:val="005027ED"/>
    <w:rsid w:val="00503106"/>
    <w:rsid w:val="00503BFD"/>
    <w:rsid w:val="00505789"/>
    <w:rsid w:val="005110AD"/>
    <w:rsid w:val="00511122"/>
    <w:rsid w:val="0051141C"/>
    <w:rsid w:val="00511779"/>
    <w:rsid w:val="005118E5"/>
    <w:rsid w:val="00514A93"/>
    <w:rsid w:val="00514C05"/>
    <w:rsid w:val="00515B07"/>
    <w:rsid w:val="005163D3"/>
    <w:rsid w:val="00516D0D"/>
    <w:rsid w:val="005173FA"/>
    <w:rsid w:val="005200F2"/>
    <w:rsid w:val="00524ED8"/>
    <w:rsid w:val="00527473"/>
    <w:rsid w:val="00530049"/>
    <w:rsid w:val="005304D1"/>
    <w:rsid w:val="00531A61"/>
    <w:rsid w:val="00531D81"/>
    <w:rsid w:val="00532BA7"/>
    <w:rsid w:val="00533346"/>
    <w:rsid w:val="005335AC"/>
    <w:rsid w:val="00533D65"/>
    <w:rsid w:val="005346EF"/>
    <w:rsid w:val="00535391"/>
    <w:rsid w:val="005366BE"/>
    <w:rsid w:val="00537B5E"/>
    <w:rsid w:val="005405BD"/>
    <w:rsid w:val="00540735"/>
    <w:rsid w:val="0054084E"/>
    <w:rsid w:val="00542ACE"/>
    <w:rsid w:val="00543A6D"/>
    <w:rsid w:val="005443C1"/>
    <w:rsid w:val="005449F2"/>
    <w:rsid w:val="005457CD"/>
    <w:rsid w:val="00546EBF"/>
    <w:rsid w:val="00550916"/>
    <w:rsid w:val="00550EF5"/>
    <w:rsid w:val="00551585"/>
    <w:rsid w:val="00553227"/>
    <w:rsid w:val="00555729"/>
    <w:rsid w:val="00557303"/>
    <w:rsid w:val="00557680"/>
    <w:rsid w:val="00562922"/>
    <w:rsid w:val="00562BAC"/>
    <w:rsid w:val="00562E45"/>
    <w:rsid w:val="00563305"/>
    <w:rsid w:val="005641E4"/>
    <w:rsid w:val="005662D4"/>
    <w:rsid w:val="00567098"/>
    <w:rsid w:val="00567E59"/>
    <w:rsid w:val="00571104"/>
    <w:rsid w:val="00571353"/>
    <w:rsid w:val="00573336"/>
    <w:rsid w:val="00575355"/>
    <w:rsid w:val="00577B85"/>
    <w:rsid w:val="00577E35"/>
    <w:rsid w:val="00581D0E"/>
    <w:rsid w:val="005822C6"/>
    <w:rsid w:val="00582D13"/>
    <w:rsid w:val="00583E14"/>
    <w:rsid w:val="00584865"/>
    <w:rsid w:val="00584A4D"/>
    <w:rsid w:val="00585884"/>
    <w:rsid w:val="00585D95"/>
    <w:rsid w:val="005874A7"/>
    <w:rsid w:val="0058799F"/>
    <w:rsid w:val="005903FF"/>
    <w:rsid w:val="00592CCB"/>
    <w:rsid w:val="00593213"/>
    <w:rsid w:val="00593873"/>
    <w:rsid w:val="00593AB9"/>
    <w:rsid w:val="00594AA8"/>
    <w:rsid w:val="005959E7"/>
    <w:rsid w:val="00596582"/>
    <w:rsid w:val="00596681"/>
    <w:rsid w:val="005972D2"/>
    <w:rsid w:val="00597EE3"/>
    <w:rsid w:val="005A0574"/>
    <w:rsid w:val="005A0F16"/>
    <w:rsid w:val="005A1514"/>
    <w:rsid w:val="005A1D8B"/>
    <w:rsid w:val="005A268B"/>
    <w:rsid w:val="005A279C"/>
    <w:rsid w:val="005A3933"/>
    <w:rsid w:val="005A41EA"/>
    <w:rsid w:val="005A4247"/>
    <w:rsid w:val="005A4407"/>
    <w:rsid w:val="005A484D"/>
    <w:rsid w:val="005A4B31"/>
    <w:rsid w:val="005A514D"/>
    <w:rsid w:val="005A701E"/>
    <w:rsid w:val="005A7464"/>
    <w:rsid w:val="005B0032"/>
    <w:rsid w:val="005B0EFC"/>
    <w:rsid w:val="005B2784"/>
    <w:rsid w:val="005B2C42"/>
    <w:rsid w:val="005B2F05"/>
    <w:rsid w:val="005B2F40"/>
    <w:rsid w:val="005B4B93"/>
    <w:rsid w:val="005B54B3"/>
    <w:rsid w:val="005B5BCF"/>
    <w:rsid w:val="005B6088"/>
    <w:rsid w:val="005B6A88"/>
    <w:rsid w:val="005B6C95"/>
    <w:rsid w:val="005B73FC"/>
    <w:rsid w:val="005B767C"/>
    <w:rsid w:val="005C0391"/>
    <w:rsid w:val="005C2F3B"/>
    <w:rsid w:val="005C31BD"/>
    <w:rsid w:val="005C3708"/>
    <w:rsid w:val="005C3749"/>
    <w:rsid w:val="005C5518"/>
    <w:rsid w:val="005C7D19"/>
    <w:rsid w:val="005D0522"/>
    <w:rsid w:val="005D072E"/>
    <w:rsid w:val="005D1324"/>
    <w:rsid w:val="005D1CCC"/>
    <w:rsid w:val="005D226A"/>
    <w:rsid w:val="005D357B"/>
    <w:rsid w:val="005D35EA"/>
    <w:rsid w:val="005D3C40"/>
    <w:rsid w:val="005D4211"/>
    <w:rsid w:val="005D5F7B"/>
    <w:rsid w:val="005E0AB7"/>
    <w:rsid w:val="005E26B8"/>
    <w:rsid w:val="005E2DDE"/>
    <w:rsid w:val="005E4CFF"/>
    <w:rsid w:val="005E5AA4"/>
    <w:rsid w:val="005F045B"/>
    <w:rsid w:val="005F047F"/>
    <w:rsid w:val="005F0ED1"/>
    <w:rsid w:val="005F1152"/>
    <w:rsid w:val="005F134D"/>
    <w:rsid w:val="005F1C24"/>
    <w:rsid w:val="005F631E"/>
    <w:rsid w:val="005F6FC8"/>
    <w:rsid w:val="005F730F"/>
    <w:rsid w:val="00600039"/>
    <w:rsid w:val="006002EB"/>
    <w:rsid w:val="00602983"/>
    <w:rsid w:val="00603C74"/>
    <w:rsid w:val="006061BF"/>
    <w:rsid w:val="006068D5"/>
    <w:rsid w:val="0060718A"/>
    <w:rsid w:val="006074E4"/>
    <w:rsid w:val="006101AF"/>
    <w:rsid w:val="00610463"/>
    <w:rsid w:val="00611B14"/>
    <w:rsid w:val="00611C27"/>
    <w:rsid w:val="00613FE0"/>
    <w:rsid w:val="00615371"/>
    <w:rsid w:val="00615802"/>
    <w:rsid w:val="0061712E"/>
    <w:rsid w:val="00617403"/>
    <w:rsid w:val="00617F21"/>
    <w:rsid w:val="0062032F"/>
    <w:rsid w:val="0062276A"/>
    <w:rsid w:val="00623D0A"/>
    <w:rsid w:val="006254A5"/>
    <w:rsid w:val="00630907"/>
    <w:rsid w:val="00630B5C"/>
    <w:rsid w:val="00632A87"/>
    <w:rsid w:val="00635D67"/>
    <w:rsid w:val="00636698"/>
    <w:rsid w:val="00637B5E"/>
    <w:rsid w:val="00640CEF"/>
    <w:rsid w:val="0064108D"/>
    <w:rsid w:val="00641814"/>
    <w:rsid w:val="00642141"/>
    <w:rsid w:val="00644BB7"/>
    <w:rsid w:val="0064580C"/>
    <w:rsid w:val="006467D6"/>
    <w:rsid w:val="00646F79"/>
    <w:rsid w:val="0064703F"/>
    <w:rsid w:val="00647087"/>
    <w:rsid w:val="00650950"/>
    <w:rsid w:val="00650A7C"/>
    <w:rsid w:val="006513C5"/>
    <w:rsid w:val="00651877"/>
    <w:rsid w:val="0065189D"/>
    <w:rsid w:val="0065412E"/>
    <w:rsid w:val="00654467"/>
    <w:rsid w:val="00655100"/>
    <w:rsid w:val="006551D7"/>
    <w:rsid w:val="00655ABE"/>
    <w:rsid w:val="00656C87"/>
    <w:rsid w:val="0065792A"/>
    <w:rsid w:val="006615BB"/>
    <w:rsid w:val="006648C5"/>
    <w:rsid w:val="00670A53"/>
    <w:rsid w:val="0067209B"/>
    <w:rsid w:val="006728BB"/>
    <w:rsid w:val="00674C33"/>
    <w:rsid w:val="00676BB8"/>
    <w:rsid w:val="00676FF0"/>
    <w:rsid w:val="00680026"/>
    <w:rsid w:val="00680F80"/>
    <w:rsid w:val="006810D9"/>
    <w:rsid w:val="0068404A"/>
    <w:rsid w:val="00684F13"/>
    <w:rsid w:val="00685761"/>
    <w:rsid w:val="00687DEA"/>
    <w:rsid w:val="00691F4C"/>
    <w:rsid w:val="00694E24"/>
    <w:rsid w:val="00695BB9"/>
    <w:rsid w:val="0069674A"/>
    <w:rsid w:val="00697A54"/>
    <w:rsid w:val="006A317B"/>
    <w:rsid w:val="006A3A8C"/>
    <w:rsid w:val="006A600B"/>
    <w:rsid w:val="006A6DEA"/>
    <w:rsid w:val="006A7837"/>
    <w:rsid w:val="006A7DE8"/>
    <w:rsid w:val="006B03BD"/>
    <w:rsid w:val="006B03E8"/>
    <w:rsid w:val="006B19DF"/>
    <w:rsid w:val="006B24FB"/>
    <w:rsid w:val="006B2E5C"/>
    <w:rsid w:val="006B30E9"/>
    <w:rsid w:val="006B3E7D"/>
    <w:rsid w:val="006B6FC2"/>
    <w:rsid w:val="006C0320"/>
    <w:rsid w:val="006C44E4"/>
    <w:rsid w:val="006C4B01"/>
    <w:rsid w:val="006C4F70"/>
    <w:rsid w:val="006C5723"/>
    <w:rsid w:val="006C5E79"/>
    <w:rsid w:val="006C61EA"/>
    <w:rsid w:val="006C665F"/>
    <w:rsid w:val="006C6785"/>
    <w:rsid w:val="006D0074"/>
    <w:rsid w:val="006D08B1"/>
    <w:rsid w:val="006D10DE"/>
    <w:rsid w:val="006D3604"/>
    <w:rsid w:val="006D5BDE"/>
    <w:rsid w:val="006D73DE"/>
    <w:rsid w:val="006D7A56"/>
    <w:rsid w:val="006E02CA"/>
    <w:rsid w:val="006E0ABB"/>
    <w:rsid w:val="006E22F1"/>
    <w:rsid w:val="006E2330"/>
    <w:rsid w:val="006E24AA"/>
    <w:rsid w:val="006E2AFF"/>
    <w:rsid w:val="006E3763"/>
    <w:rsid w:val="006E6ABF"/>
    <w:rsid w:val="006F08A0"/>
    <w:rsid w:val="006F0BD5"/>
    <w:rsid w:val="006F0BEE"/>
    <w:rsid w:val="006F18C7"/>
    <w:rsid w:val="006F3E5B"/>
    <w:rsid w:val="006F41A0"/>
    <w:rsid w:val="006F42F0"/>
    <w:rsid w:val="006F4D5A"/>
    <w:rsid w:val="006F6DFA"/>
    <w:rsid w:val="006F6F57"/>
    <w:rsid w:val="006F703C"/>
    <w:rsid w:val="006F7653"/>
    <w:rsid w:val="006F7C57"/>
    <w:rsid w:val="0070077F"/>
    <w:rsid w:val="00702206"/>
    <w:rsid w:val="00702A79"/>
    <w:rsid w:val="00703CBB"/>
    <w:rsid w:val="00704DF6"/>
    <w:rsid w:val="007052C1"/>
    <w:rsid w:val="007076A6"/>
    <w:rsid w:val="007110AA"/>
    <w:rsid w:val="007124B6"/>
    <w:rsid w:val="00712B41"/>
    <w:rsid w:val="007135F9"/>
    <w:rsid w:val="00713EC1"/>
    <w:rsid w:val="00713FEA"/>
    <w:rsid w:val="007141AD"/>
    <w:rsid w:val="00716E76"/>
    <w:rsid w:val="0071711D"/>
    <w:rsid w:val="007173A3"/>
    <w:rsid w:val="007206FF"/>
    <w:rsid w:val="00720AAC"/>
    <w:rsid w:val="007239CB"/>
    <w:rsid w:val="00724F19"/>
    <w:rsid w:val="00726BE4"/>
    <w:rsid w:val="00727323"/>
    <w:rsid w:val="0072744A"/>
    <w:rsid w:val="007277E9"/>
    <w:rsid w:val="00735485"/>
    <w:rsid w:val="00735AE6"/>
    <w:rsid w:val="00736E2B"/>
    <w:rsid w:val="00737C3A"/>
    <w:rsid w:val="00740534"/>
    <w:rsid w:val="00740A87"/>
    <w:rsid w:val="00742254"/>
    <w:rsid w:val="007427E5"/>
    <w:rsid w:val="007430E3"/>
    <w:rsid w:val="007431A9"/>
    <w:rsid w:val="0074374D"/>
    <w:rsid w:val="00744C78"/>
    <w:rsid w:val="00745760"/>
    <w:rsid w:val="00747596"/>
    <w:rsid w:val="00747BC9"/>
    <w:rsid w:val="00747D9C"/>
    <w:rsid w:val="00750CCF"/>
    <w:rsid w:val="0075112B"/>
    <w:rsid w:val="00753292"/>
    <w:rsid w:val="00753AE6"/>
    <w:rsid w:val="00754217"/>
    <w:rsid w:val="00755DFD"/>
    <w:rsid w:val="00757959"/>
    <w:rsid w:val="007601C9"/>
    <w:rsid w:val="00761D57"/>
    <w:rsid w:val="007628AB"/>
    <w:rsid w:val="00764C28"/>
    <w:rsid w:val="00765298"/>
    <w:rsid w:val="00765C82"/>
    <w:rsid w:val="007660C7"/>
    <w:rsid w:val="00776537"/>
    <w:rsid w:val="00776F1E"/>
    <w:rsid w:val="00782550"/>
    <w:rsid w:val="00782F62"/>
    <w:rsid w:val="00784972"/>
    <w:rsid w:val="00785973"/>
    <w:rsid w:val="007864CB"/>
    <w:rsid w:val="00786AD9"/>
    <w:rsid w:val="00790B99"/>
    <w:rsid w:val="00790D51"/>
    <w:rsid w:val="00791F6E"/>
    <w:rsid w:val="00792B47"/>
    <w:rsid w:val="007956BF"/>
    <w:rsid w:val="007957D7"/>
    <w:rsid w:val="00796217"/>
    <w:rsid w:val="00797E12"/>
    <w:rsid w:val="007A25FD"/>
    <w:rsid w:val="007A27D5"/>
    <w:rsid w:val="007A296D"/>
    <w:rsid w:val="007A2AFA"/>
    <w:rsid w:val="007A3842"/>
    <w:rsid w:val="007A3E5D"/>
    <w:rsid w:val="007A42FD"/>
    <w:rsid w:val="007A4DDA"/>
    <w:rsid w:val="007A585A"/>
    <w:rsid w:val="007A6356"/>
    <w:rsid w:val="007A640A"/>
    <w:rsid w:val="007A6726"/>
    <w:rsid w:val="007A6795"/>
    <w:rsid w:val="007B15CC"/>
    <w:rsid w:val="007B1777"/>
    <w:rsid w:val="007B2C8D"/>
    <w:rsid w:val="007B52E5"/>
    <w:rsid w:val="007B66E9"/>
    <w:rsid w:val="007B6790"/>
    <w:rsid w:val="007B68F0"/>
    <w:rsid w:val="007B698A"/>
    <w:rsid w:val="007B725A"/>
    <w:rsid w:val="007B7A53"/>
    <w:rsid w:val="007C080C"/>
    <w:rsid w:val="007C209F"/>
    <w:rsid w:val="007C2E59"/>
    <w:rsid w:val="007C368C"/>
    <w:rsid w:val="007C46AE"/>
    <w:rsid w:val="007C5A27"/>
    <w:rsid w:val="007D01F7"/>
    <w:rsid w:val="007D09EE"/>
    <w:rsid w:val="007D0EDD"/>
    <w:rsid w:val="007D0EF0"/>
    <w:rsid w:val="007D101A"/>
    <w:rsid w:val="007D26F4"/>
    <w:rsid w:val="007D2FC3"/>
    <w:rsid w:val="007D5578"/>
    <w:rsid w:val="007D6CB5"/>
    <w:rsid w:val="007D6F8A"/>
    <w:rsid w:val="007E2162"/>
    <w:rsid w:val="007E451A"/>
    <w:rsid w:val="007E574D"/>
    <w:rsid w:val="007E5846"/>
    <w:rsid w:val="007E663F"/>
    <w:rsid w:val="007E68CC"/>
    <w:rsid w:val="007F002F"/>
    <w:rsid w:val="007F1497"/>
    <w:rsid w:val="007F157C"/>
    <w:rsid w:val="007F1C90"/>
    <w:rsid w:val="007F2271"/>
    <w:rsid w:val="007F35AF"/>
    <w:rsid w:val="007F440B"/>
    <w:rsid w:val="007F5CF6"/>
    <w:rsid w:val="007F5E35"/>
    <w:rsid w:val="007F61C9"/>
    <w:rsid w:val="00801965"/>
    <w:rsid w:val="008019FF"/>
    <w:rsid w:val="00802CAF"/>
    <w:rsid w:val="00803957"/>
    <w:rsid w:val="00804C68"/>
    <w:rsid w:val="00804FF1"/>
    <w:rsid w:val="008061AF"/>
    <w:rsid w:val="0080674A"/>
    <w:rsid w:val="00810014"/>
    <w:rsid w:val="00810035"/>
    <w:rsid w:val="00811EE1"/>
    <w:rsid w:val="008138C1"/>
    <w:rsid w:val="00814571"/>
    <w:rsid w:val="00814E6F"/>
    <w:rsid w:val="008157E3"/>
    <w:rsid w:val="00817DAD"/>
    <w:rsid w:val="0082066D"/>
    <w:rsid w:val="008219FA"/>
    <w:rsid w:val="00825B58"/>
    <w:rsid w:val="00826BFF"/>
    <w:rsid w:val="00826F27"/>
    <w:rsid w:val="00830D6D"/>
    <w:rsid w:val="00831D82"/>
    <w:rsid w:val="00831E0F"/>
    <w:rsid w:val="00833202"/>
    <w:rsid w:val="00834E3B"/>
    <w:rsid w:val="00835EB6"/>
    <w:rsid w:val="00835ECE"/>
    <w:rsid w:val="00846B13"/>
    <w:rsid w:val="00847D87"/>
    <w:rsid w:val="00851148"/>
    <w:rsid w:val="008519F6"/>
    <w:rsid w:val="008527F5"/>
    <w:rsid w:val="00853039"/>
    <w:rsid w:val="008532B5"/>
    <w:rsid w:val="00853B1B"/>
    <w:rsid w:val="00854A97"/>
    <w:rsid w:val="00854C62"/>
    <w:rsid w:val="008555D6"/>
    <w:rsid w:val="00855711"/>
    <w:rsid w:val="00855BF1"/>
    <w:rsid w:val="00856168"/>
    <w:rsid w:val="00856174"/>
    <w:rsid w:val="008600DC"/>
    <w:rsid w:val="00860E95"/>
    <w:rsid w:val="00861E1E"/>
    <w:rsid w:val="00863084"/>
    <w:rsid w:val="00865CFA"/>
    <w:rsid w:val="0087046D"/>
    <w:rsid w:val="008712A9"/>
    <w:rsid w:val="00871B7B"/>
    <w:rsid w:val="00871E75"/>
    <w:rsid w:val="00872219"/>
    <w:rsid w:val="00872468"/>
    <w:rsid w:val="00872946"/>
    <w:rsid w:val="00875C58"/>
    <w:rsid w:val="00876950"/>
    <w:rsid w:val="008824DA"/>
    <w:rsid w:val="008832FD"/>
    <w:rsid w:val="00883DA5"/>
    <w:rsid w:val="008841F8"/>
    <w:rsid w:val="008849D1"/>
    <w:rsid w:val="00885464"/>
    <w:rsid w:val="00885BE0"/>
    <w:rsid w:val="00886202"/>
    <w:rsid w:val="00886BEE"/>
    <w:rsid w:val="00887593"/>
    <w:rsid w:val="0089023A"/>
    <w:rsid w:val="008910BA"/>
    <w:rsid w:val="00892A12"/>
    <w:rsid w:val="00892ECA"/>
    <w:rsid w:val="00895E6E"/>
    <w:rsid w:val="00895FEB"/>
    <w:rsid w:val="0089683C"/>
    <w:rsid w:val="008A0502"/>
    <w:rsid w:val="008A1E3F"/>
    <w:rsid w:val="008A1EA9"/>
    <w:rsid w:val="008A1F9E"/>
    <w:rsid w:val="008A32FA"/>
    <w:rsid w:val="008A6C1B"/>
    <w:rsid w:val="008A7E6B"/>
    <w:rsid w:val="008B1C48"/>
    <w:rsid w:val="008B2B12"/>
    <w:rsid w:val="008B64AD"/>
    <w:rsid w:val="008B73BB"/>
    <w:rsid w:val="008B7AFB"/>
    <w:rsid w:val="008C0177"/>
    <w:rsid w:val="008C0AAD"/>
    <w:rsid w:val="008C1EE9"/>
    <w:rsid w:val="008C327B"/>
    <w:rsid w:val="008C3862"/>
    <w:rsid w:val="008C4405"/>
    <w:rsid w:val="008C44BF"/>
    <w:rsid w:val="008C49CE"/>
    <w:rsid w:val="008C53CA"/>
    <w:rsid w:val="008C5447"/>
    <w:rsid w:val="008C641B"/>
    <w:rsid w:val="008C7E72"/>
    <w:rsid w:val="008D0EB1"/>
    <w:rsid w:val="008D1D56"/>
    <w:rsid w:val="008D2585"/>
    <w:rsid w:val="008D372C"/>
    <w:rsid w:val="008D463C"/>
    <w:rsid w:val="008D4862"/>
    <w:rsid w:val="008D56C0"/>
    <w:rsid w:val="008E0D96"/>
    <w:rsid w:val="008E0E85"/>
    <w:rsid w:val="008E13E9"/>
    <w:rsid w:val="008E417F"/>
    <w:rsid w:val="008E46E5"/>
    <w:rsid w:val="008E502D"/>
    <w:rsid w:val="008E609C"/>
    <w:rsid w:val="008E683F"/>
    <w:rsid w:val="008E77AB"/>
    <w:rsid w:val="008F09C2"/>
    <w:rsid w:val="008F205B"/>
    <w:rsid w:val="008F2CE1"/>
    <w:rsid w:val="008F635A"/>
    <w:rsid w:val="008F6492"/>
    <w:rsid w:val="008F6872"/>
    <w:rsid w:val="008F6D87"/>
    <w:rsid w:val="00903F18"/>
    <w:rsid w:val="00905246"/>
    <w:rsid w:val="009052F0"/>
    <w:rsid w:val="009055C6"/>
    <w:rsid w:val="009059ED"/>
    <w:rsid w:val="00912E1C"/>
    <w:rsid w:val="0091325D"/>
    <w:rsid w:val="0091542A"/>
    <w:rsid w:val="009163E1"/>
    <w:rsid w:val="00916D6C"/>
    <w:rsid w:val="00916FC4"/>
    <w:rsid w:val="00917E47"/>
    <w:rsid w:val="00922129"/>
    <w:rsid w:val="009224DB"/>
    <w:rsid w:val="009250CD"/>
    <w:rsid w:val="00926F76"/>
    <w:rsid w:val="009305CE"/>
    <w:rsid w:val="00932127"/>
    <w:rsid w:val="00932262"/>
    <w:rsid w:val="009339EF"/>
    <w:rsid w:val="009343A5"/>
    <w:rsid w:val="00934C17"/>
    <w:rsid w:val="00934ECA"/>
    <w:rsid w:val="00937279"/>
    <w:rsid w:val="009405A6"/>
    <w:rsid w:val="009414B5"/>
    <w:rsid w:val="00941BD1"/>
    <w:rsid w:val="0094357C"/>
    <w:rsid w:val="00943EE9"/>
    <w:rsid w:val="009442CB"/>
    <w:rsid w:val="00944410"/>
    <w:rsid w:val="00945798"/>
    <w:rsid w:val="0094613C"/>
    <w:rsid w:val="0094743D"/>
    <w:rsid w:val="00947E34"/>
    <w:rsid w:val="009504E5"/>
    <w:rsid w:val="00950D8B"/>
    <w:rsid w:val="009511FC"/>
    <w:rsid w:val="00951DC4"/>
    <w:rsid w:val="009540DF"/>
    <w:rsid w:val="00955667"/>
    <w:rsid w:val="009558D2"/>
    <w:rsid w:val="00955F5C"/>
    <w:rsid w:val="00956073"/>
    <w:rsid w:val="00963BED"/>
    <w:rsid w:val="00964947"/>
    <w:rsid w:val="0096577F"/>
    <w:rsid w:val="00966371"/>
    <w:rsid w:val="00966A4B"/>
    <w:rsid w:val="00970D81"/>
    <w:rsid w:val="00973B77"/>
    <w:rsid w:val="00974075"/>
    <w:rsid w:val="0097516F"/>
    <w:rsid w:val="009758E1"/>
    <w:rsid w:val="00976327"/>
    <w:rsid w:val="009808EF"/>
    <w:rsid w:val="0098197A"/>
    <w:rsid w:val="00981A9B"/>
    <w:rsid w:val="00982C04"/>
    <w:rsid w:val="00982C2B"/>
    <w:rsid w:val="0098569A"/>
    <w:rsid w:val="009859D9"/>
    <w:rsid w:val="009865CF"/>
    <w:rsid w:val="0098688F"/>
    <w:rsid w:val="009875C6"/>
    <w:rsid w:val="00990729"/>
    <w:rsid w:val="00990B5C"/>
    <w:rsid w:val="00991845"/>
    <w:rsid w:val="00991BD7"/>
    <w:rsid w:val="0099542E"/>
    <w:rsid w:val="0099560A"/>
    <w:rsid w:val="00995A79"/>
    <w:rsid w:val="00997190"/>
    <w:rsid w:val="009A119D"/>
    <w:rsid w:val="009A1C16"/>
    <w:rsid w:val="009A207D"/>
    <w:rsid w:val="009B248D"/>
    <w:rsid w:val="009B46B8"/>
    <w:rsid w:val="009B5947"/>
    <w:rsid w:val="009B6EB7"/>
    <w:rsid w:val="009C0DAA"/>
    <w:rsid w:val="009C2C5E"/>
    <w:rsid w:val="009C5486"/>
    <w:rsid w:val="009C5F37"/>
    <w:rsid w:val="009C7C98"/>
    <w:rsid w:val="009D04A5"/>
    <w:rsid w:val="009D0606"/>
    <w:rsid w:val="009D1DAE"/>
    <w:rsid w:val="009D236B"/>
    <w:rsid w:val="009D2497"/>
    <w:rsid w:val="009D281C"/>
    <w:rsid w:val="009D50CC"/>
    <w:rsid w:val="009D5BB9"/>
    <w:rsid w:val="009D5C1B"/>
    <w:rsid w:val="009D719A"/>
    <w:rsid w:val="009E457E"/>
    <w:rsid w:val="009E4613"/>
    <w:rsid w:val="009E56FA"/>
    <w:rsid w:val="009E7132"/>
    <w:rsid w:val="009E7610"/>
    <w:rsid w:val="009F0BC2"/>
    <w:rsid w:val="009F2A80"/>
    <w:rsid w:val="009F2B3B"/>
    <w:rsid w:val="009F3A32"/>
    <w:rsid w:val="009F4357"/>
    <w:rsid w:val="009F4AC1"/>
    <w:rsid w:val="009F4EAC"/>
    <w:rsid w:val="009F6566"/>
    <w:rsid w:val="009F6FFA"/>
    <w:rsid w:val="009F7C1F"/>
    <w:rsid w:val="00A0044C"/>
    <w:rsid w:val="00A00756"/>
    <w:rsid w:val="00A00C5D"/>
    <w:rsid w:val="00A02CE7"/>
    <w:rsid w:val="00A03319"/>
    <w:rsid w:val="00A036D2"/>
    <w:rsid w:val="00A0466E"/>
    <w:rsid w:val="00A057AD"/>
    <w:rsid w:val="00A12140"/>
    <w:rsid w:val="00A12DDC"/>
    <w:rsid w:val="00A15293"/>
    <w:rsid w:val="00A15985"/>
    <w:rsid w:val="00A1608D"/>
    <w:rsid w:val="00A16C5A"/>
    <w:rsid w:val="00A20542"/>
    <w:rsid w:val="00A2095E"/>
    <w:rsid w:val="00A2236E"/>
    <w:rsid w:val="00A235D3"/>
    <w:rsid w:val="00A242BE"/>
    <w:rsid w:val="00A250D8"/>
    <w:rsid w:val="00A302FF"/>
    <w:rsid w:val="00A30F8A"/>
    <w:rsid w:val="00A31D78"/>
    <w:rsid w:val="00A32FBB"/>
    <w:rsid w:val="00A349ED"/>
    <w:rsid w:val="00A35261"/>
    <w:rsid w:val="00A352DA"/>
    <w:rsid w:val="00A35A3C"/>
    <w:rsid w:val="00A35BB8"/>
    <w:rsid w:val="00A36ED1"/>
    <w:rsid w:val="00A377A4"/>
    <w:rsid w:val="00A406E9"/>
    <w:rsid w:val="00A41CF0"/>
    <w:rsid w:val="00A4386E"/>
    <w:rsid w:val="00A43E2C"/>
    <w:rsid w:val="00A43EC3"/>
    <w:rsid w:val="00A4453D"/>
    <w:rsid w:val="00A4490F"/>
    <w:rsid w:val="00A449DC"/>
    <w:rsid w:val="00A44B9E"/>
    <w:rsid w:val="00A50317"/>
    <w:rsid w:val="00A52A05"/>
    <w:rsid w:val="00A548A9"/>
    <w:rsid w:val="00A5578E"/>
    <w:rsid w:val="00A55BDD"/>
    <w:rsid w:val="00A60841"/>
    <w:rsid w:val="00A61974"/>
    <w:rsid w:val="00A6438C"/>
    <w:rsid w:val="00A6538B"/>
    <w:rsid w:val="00A676AB"/>
    <w:rsid w:val="00A70A30"/>
    <w:rsid w:val="00A71E9B"/>
    <w:rsid w:val="00A72F25"/>
    <w:rsid w:val="00A732D1"/>
    <w:rsid w:val="00A734B9"/>
    <w:rsid w:val="00A74315"/>
    <w:rsid w:val="00A762DE"/>
    <w:rsid w:val="00A76CC9"/>
    <w:rsid w:val="00A81402"/>
    <w:rsid w:val="00A833DA"/>
    <w:rsid w:val="00A83568"/>
    <w:rsid w:val="00A8450D"/>
    <w:rsid w:val="00A861AC"/>
    <w:rsid w:val="00A863D2"/>
    <w:rsid w:val="00A86630"/>
    <w:rsid w:val="00A87019"/>
    <w:rsid w:val="00A91439"/>
    <w:rsid w:val="00A91B2A"/>
    <w:rsid w:val="00A949B1"/>
    <w:rsid w:val="00A95CB2"/>
    <w:rsid w:val="00A95F84"/>
    <w:rsid w:val="00A97013"/>
    <w:rsid w:val="00AA1F56"/>
    <w:rsid w:val="00AA1FD8"/>
    <w:rsid w:val="00AA23A0"/>
    <w:rsid w:val="00AA290B"/>
    <w:rsid w:val="00AA4522"/>
    <w:rsid w:val="00AA4D68"/>
    <w:rsid w:val="00AA6AA3"/>
    <w:rsid w:val="00AA7E2C"/>
    <w:rsid w:val="00AB08EC"/>
    <w:rsid w:val="00AB1411"/>
    <w:rsid w:val="00AB16F0"/>
    <w:rsid w:val="00AB1C5B"/>
    <w:rsid w:val="00AB2917"/>
    <w:rsid w:val="00AB2C56"/>
    <w:rsid w:val="00AB3FCF"/>
    <w:rsid w:val="00AB411E"/>
    <w:rsid w:val="00AB51B9"/>
    <w:rsid w:val="00AB6745"/>
    <w:rsid w:val="00AB697D"/>
    <w:rsid w:val="00AB7307"/>
    <w:rsid w:val="00AC0A75"/>
    <w:rsid w:val="00AC0B0C"/>
    <w:rsid w:val="00AC2A0F"/>
    <w:rsid w:val="00AC376F"/>
    <w:rsid w:val="00AC57FC"/>
    <w:rsid w:val="00AC6047"/>
    <w:rsid w:val="00AD092E"/>
    <w:rsid w:val="00AD0970"/>
    <w:rsid w:val="00AD1227"/>
    <w:rsid w:val="00AD251B"/>
    <w:rsid w:val="00AD386F"/>
    <w:rsid w:val="00AD3C23"/>
    <w:rsid w:val="00AD56A3"/>
    <w:rsid w:val="00AD6647"/>
    <w:rsid w:val="00AD6CC3"/>
    <w:rsid w:val="00AD6FFF"/>
    <w:rsid w:val="00AE0393"/>
    <w:rsid w:val="00AE06C2"/>
    <w:rsid w:val="00AE1250"/>
    <w:rsid w:val="00AE17BE"/>
    <w:rsid w:val="00AE50A0"/>
    <w:rsid w:val="00AE69D9"/>
    <w:rsid w:val="00AE6BC9"/>
    <w:rsid w:val="00AF0E8F"/>
    <w:rsid w:val="00AF3ACB"/>
    <w:rsid w:val="00AF4EAA"/>
    <w:rsid w:val="00AF4F6D"/>
    <w:rsid w:val="00AF6BDA"/>
    <w:rsid w:val="00B012F0"/>
    <w:rsid w:val="00B01D39"/>
    <w:rsid w:val="00B0391C"/>
    <w:rsid w:val="00B0403A"/>
    <w:rsid w:val="00B0531A"/>
    <w:rsid w:val="00B0534F"/>
    <w:rsid w:val="00B07D69"/>
    <w:rsid w:val="00B12FD4"/>
    <w:rsid w:val="00B13157"/>
    <w:rsid w:val="00B138C3"/>
    <w:rsid w:val="00B1442D"/>
    <w:rsid w:val="00B24A36"/>
    <w:rsid w:val="00B2552E"/>
    <w:rsid w:val="00B259D4"/>
    <w:rsid w:val="00B26EEE"/>
    <w:rsid w:val="00B31A9C"/>
    <w:rsid w:val="00B31C64"/>
    <w:rsid w:val="00B32C72"/>
    <w:rsid w:val="00B36617"/>
    <w:rsid w:val="00B36ADC"/>
    <w:rsid w:val="00B428B2"/>
    <w:rsid w:val="00B43137"/>
    <w:rsid w:val="00B43E9E"/>
    <w:rsid w:val="00B44169"/>
    <w:rsid w:val="00B44348"/>
    <w:rsid w:val="00B46058"/>
    <w:rsid w:val="00B46612"/>
    <w:rsid w:val="00B473EA"/>
    <w:rsid w:val="00B4784D"/>
    <w:rsid w:val="00B47AF9"/>
    <w:rsid w:val="00B47D1A"/>
    <w:rsid w:val="00B47E52"/>
    <w:rsid w:val="00B5148C"/>
    <w:rsid w:val="00B51988"/>
    <w:rsid w:val="00B51A4A"/>
    <w:rsid w:val="00B530E4"/>
    <w:rsid w:val="00B532C9"/>
    <w:rsid w:val="00B53489"/>
    <w:rsid w:val="00B53AE6"/>
    <w:rsid w:val="00B53DBA"/>
    <w:rsid w:val="00B53F0A"/>
    <w:rsid w:val="00B542D0"/>
    <w:rsid w:val="00B5499F"/>
    <w:rsid w:val="00B55922"/>
    <w:rsid w:val="00B5685E"/>
    <w:rsid w:val="00B5793D"/>
    <w:rsid w:val="00B57EEF"/>
    <w:rsid w:val="00B613B2"/>
    <w:rsid w:val="00B61FE2"/>
    <w:rsid w:val="00B67F13"/>
    <w:rsid w:val="00B70E98"/>
    <w:rsid w:val="00B71C3C"/>
    <w:rsid w:val="00B72219"/>
    <w:rsid w:val="00B73520"/>
    <w:rsid w:val="00B739FC"/>
    <w:rsid w:val="00B7532C"/>
    <w:rsid w:val="00B75EFA"/>
    <w:rsid w:val="00B762C2"/>
    <w:rsid w:val="00B8107E"/>
    <w:rsid w:val="00B82AAD"/>
    <w:rsid w:val="00B902A9"/>
    <w:rsid w:val="00B9080E"/>
    <w:rsid w:val="00B922EB"/>
    <w:rsid w:val="00B92D9A"/>
    <w:rsid w:val="00B95364"/>
    <w:rsid w:val="00B95466"/>
    <w:rsid w:val="00B97718"/>
    <w:rsid w:val="00BA033B"/>
    <w:rsid w:val="00BA1FEA"/>
    <w:rsid w:val="00BA3960"/>
    <w:rsid w:val="00BA43D4"/>
    <w:rsid w:val="00BA5F9E"/>
    <w:rsid w:val="00BA6318"/>
    <w:rsid w:val="00BA649C"/>
    <w:rsid w:val="00BA684A"/>
    <w:rsid w:val="00BA7045"/>
    <w:rsid w:val="00BB048C"/>
    <w:rsid w:val="00BB0DD1"/>
    <w:rsid w:val="00BB4482"/>
    <w:rsid w:val="00BB518E"/>
    <w:rsid w:val="00BB5543"/>
    <w:rsid w:val="00BC1964"/>
    <w:rsid w:val="00BC3508"/>
    <w:rsid w:val="00BC75FF"/>
    <w:rsid w:val="00BD09D3"/>
    <w:rsid w:val="00BD3BB9"/>
    <w:rsid w:val="00BD3CAE"/>
    <w:rsid w:val="00BD4905"/>
    <w:rsid w:val="00BD4FB1"/>
    <w:rsid w:val="00BD5E62"/>
    <w:rsid w:val="00BD7B75"/>
    <w:rsid w:val="00BE3D4D"/>
    <w:rsid w:val="00BE55FA"/>
    <w:rsid w:val="00BE5D2A"/>
    <w:rsid w:val="00BE675A"/>
    <w:rsid w:val="00BE71D3"/>
    <w:rsid w:val="00BE7CF4"/>
    <w:rsid w:val="00BF17D2"/>
    <w:rsid w:val="00BF2F03"/>
    <w:rsid w:val="00BF483D"/>
    <w:rsid w:val="00BF4DB1"/>
    <w:rsid w:val="00BF6AF2"/>
    <w:rsid w:val="00BF7468"/>
    <w:rsid w:val="00BF7653"/>
    <w:rsid w:val="00C005E9"/>
    <w:rsid w:val="00C01B09"/>
    <w:rsid w:val="00C0203B"/>
    <w:rsid w:val="00C02AD7"/>
    <w:rsid w:val="00C02B90"/>
    <w:rsid w:val="00C03B0F"/>
    <w:rsid w:val="00C065F6"/>
    <w:rsid w:val="00C06CEA"/>
    <w:rsid w:val="00C07715"/>
    <w:rsid w:val="00C124A0"/>
    <w:rsid w:val="00C13AB0"/>
    <w:rsid w:val="00C13C5D"/>
    <w:rsid w:val="00C15981"/>
    <w:rsid w:val="00C15C13"/>
    <w:rsid w:val="00C16B9F"/>
    <w:rsid w:val="00C17F11"/>
    <w:rsid w:val="00C200CC"/>
    <w:rsid w:val="00C20C36"/>
    <w:rsid w:val="00C20CC8"/>
    <w:rsid w:val="00C21B8C"/>
    <w:rsid w:val="00C23163"/>
    <w:rsid w:val="00C234F9"/>
    <w:rsid w:val="00C24EE3"/>
    <w:rsid w:val="00C26705"/>
    <w:rsid w:val="00C277F8"/>
    <w:rsid w:val="00C40E4F"/>
    <w:rsid w:val="00C4120B"/>
    <w:rsid w:val="00C41DC8"/>
    <w:rsid w:val="00C42140"/>
    <w:rsid w:val="00C4386C"/>
    <w:rsid w:val="00C4387E"/>
    <w:rsid w:val="00C4602E"/>
    <w:rsid w:val="00C4769C"/>
    <w:rsid w:val="00C5062C"/>
    <w:rsid w:val="00C515E4"/>
    <w:rsid w:val="00C518AF"/>
    <w:rsid w:val="00C529CF"/>
    <w:rsid w:val="00C52AF2"/>
    <w:rsid w:val="00C5349D"/>
    <w:rsid w:val="00C54C53"/>
    <w:rsid w:val="00C55D05"/>
    <w:rsid w:val="00C563CC"/>
    <w:rsid w:val="00C63A1C"/>
    <w:rsid w:val="00C641AB"/>
    <w:rsid w:val="00C64C09"/>
    <w:rsid w:val="00C663C2"/>
    <w:rsid w:val="00C66F75"/>
    <w:rsid w:val="00C70B7F"/>
    <w:rsid w:val="00C72177"/>
    <w:rsid w:val="00C735C2"/>
    <w:rsid w:val="00C73E5A"/>
    <w:rsid w:val="00C74AC2"/>
    <w:rsid w:val="00C75CBF"/>
    <w:rsid w:val="00C75E60"/>
    <w:rsid w:val="00C76CE0"/>
    <w:rsid w:val="00C807E4"/>
    <w:rsid w:val="00C80C07"/>
    <w:rsid w:val="00C812D1"/>
    <w:rsid w:val="00C83018"/>
    <w:rsid w:val="00C831CA"/>
    <w:rsid w:val="00C83B0E"/>
    <w:rsid w:val="00C8435B"/>
    <w:rsid w:val="00C852FB"/>
    <w:rsid w:val="00C85D59"/>
    <w:rsid w:val="00C90D3F"/>
    <w:rsid w:val="00C91BBC"/>
    <w:rsid w:val="00C92194"/>
    <w:rsid w:val="00C9281D"/>
    <w:rsid w:val="00C92E42"/>
    <w:rsid w:val="00C92E86"/>
    <w:rsid w:val="00C94135"/>
    <w:rsid w:val="00C95253"/>
    <w:rsid w:val="00C9690A"/>
    <w:rsid w:val="00C969F2"/>
    <w:rsid w:val="00C9797A"/>
    <w:rsid w:val="00CA1CD3"/>
    <w:rsid w:val="00CA340F"/>
    <w:rsid w:val="00CA3DA8"/>
    <w:rsid w:val="00CA4A8A"/>
    <w:rsid w:val="00CA4E85"/>
    <w:rsid w:val="00CA54B8"/>
    <w:rsid w:val="00CB0C31"/>
    <w:rsid w:val="00CB16C9"/>
    <w:rsid w:val="00CB2302"/>
    <w:rsid w:val="00CB308B"/>
    <w:rsid w:val="00CB422A"/>
    <w:rsid w:val="00CB52BE"/>
    <w:rsid w:val="00CB5A59"/>
    <w:rsid w:val="00CB5D89"/>
    <w:rsid w:val="00CB7E53"/>
    <w:rsid w:val="00CC0383"/>
    <w:rsid w:val="00CC03B8"/>
    <w:rsid w:val="00CC0606"/>
    <w:rsid w:val="00CC06F9"/>
    <w:rsid w:val="00CC0FAE"/>
    <w:rsid w:val="00CC1517"/>
    <w:rsid w:val="00CC1B34"/>
    <w:rsid w:val="00CC1F99"/>
    <w:rsid w:val="00CC2E2C"/>
    <w:rsid w:val="00CC2EF8"/>
    <w:rsid w:val="00CC450D"/>
    <w:rsid w:val="00CC6AB9"/>
    <w:rsid w:val="00CC76F0"/>
    <w:rsid w:val="00CD076D"/>
    <w:rsid w:val="00CD115C"/>
    <w:rsid w:val="00CD13CB"/>
    <w:rsid w:val="00CD3711"/>
    <w:rsid w:val="00CD3C3F"/>
    <w:rsid w:val="00CD3DC2"/>
    <w:rsid w:val="00CD53DF"/>
    <w:rsid w:val="00CD5BB3"/>
    <w:rsid w:val="00CD60F4"/>
    <w:rsid w:val="00CD66D0"/>
    <w:rsid w:val="00CD7BA3"/>
    <w:rsid w:val="00CE028A"/>
    <w:rsid w:val="00CE1478"/>
    <w:rsid w:val="00CE1C8B"/>
    <w:rsid w:val="00CE4A58"/>
    <w:rsid w:val="00CE5426"/>
    <w:rsid w:val="00CF15FC"/>
    <w:rsid w:val="00CF2552"/>
    <w:rsid w:val="00CF32E8"/>
    <w:rsid w:val="00CF3C26"/>
    <w:rsid w:val="00CF51C6"/>
    <w:rsid w:val="00CF5DAE"/>
    <w:rsid w:val="00CF70EB"/>
    <w:rsid w:val="00CF7207"/>
    <w:rsid w:val="00CF74D2"/>
    <w:rsid w:val="00D02961"/>
    <w:rsid w:val="00D06267"/>
    <w:rsid w:val="00D1288A"/>
    <w:rsid w:val="00D15304"/>
    <w:rsid w:val="00D15DAB"/>
    <w:rsid w:val="00D161C9"/>
    <w:rsid w:val="00D16A6D"/>
    <w:rsid w:val="00D17405"/>
    <w:rsid w:val="00D20330"/>
    <w:rsid w:val="00D2054A"/>
    <w:rsid w:val="00D20C17"/>
    <w:rsid w:val="00D21614"/>
    <w:rsid w:val="00D21C14"/>
    <w:rsid w:val="00D2460E"/>
    <w:rsid w:val="00D24A98"/>
    <w:rsid w:val="00D25704"/>
    <w:rsid w:val="00D26403"/>
    <w:rsid w:val="00D27054"/>
    <w:rsid w:val="00D275D9"/>
    <w:rsid w:val="00D30C5F"/>
    <w:rsid w:val="00D32B88"/>
    <w:rsid w:val="00D33997"/>
    <w:rsid w:val="00D33F93"/>
    <w:rsid w:val="00D34D9C"/>
    <w:rsid w:val="00D375D5"/>
    <w:rsid w:val="00D425D3"/>
    <w:rsid w:val="00D42BA0"/>
    <w:rsid w:val="00D43752"/>
    <w:rsid w:val="00D43F4E"/>
    <w:rsid w:val="00D44921"/>
    <w:rsid w:val="00D44931"/>
    <w:rsid w:val="00D450F9"/>
    <w:rsid w:val="00D458AA"/>
    <w:rsid w:val="00D46752"/>
    <w:rsid w:val="00D46D88"/>
    <w:rsid w:val="00D47EA9"/>
    <w:rsid w:val="00D50C7D"/>
    <w:rsid w:val="00D50CCB"/>
    <w:rsid w:val="00D525B3"/>
    <w:rsid w:val="00D52D43"/>
    <w:rsid w:val="00D53A14"/>
    <w:rsid w:val="00D56AF5"/>
    <w:rsid w:val="00D60D1E"/>
    <w:rsid w:val="00D6316C"/>
    <w:rsid w:val="00D63E65"/>
    <w:rsid w:val="00D657A6"/>
    <w:rsid w:val="00D67D32"/>
    <w:rsid w:val="00D7005C"/>
    <w:rsid w:val="00D7561C"/>
    <w:rsid w:val="00D8035F"/>
    <w:rsid w:val="00D812E2"/>
    <w:rsid w:val="00D818E6"/>
    <w:rsid w:val="00D81CC8"/>
    <w:rsid w:val="00D849C0"/>
    <w:rsid w:val="00D8508B"/>
    <w:rsid w:val="00D90622"/>
    <w:rsid w:val="00D90804"/>
    <w:rsid w:val="00D91C01"/>
    <w:rsid w:val="00D96F22"/>
    <w:rsid w:val="00D97A40"/>
    <w:rsid w:val="00DA069D"/>
    <w:rsid w:val="00DA3480"/>
    <w:rsid w:val="00DA362F"/>
    <w:rsid w:val="00DA5184"/>
    <w:rsid w:val="00DA7159"/>
    <w:rsid w:val="00DB0A1B"/>
    <w:rsid w:val="00DB0A64"/>
    <w:rsid w:val="00DB2573"/>
    <w:rsid w:val="00DB275A"/>
    <w:rsid w:val="00DB36CE"/>
    <w:rsid w:val="00DB43BD"/>
    <w:rsid w:val="00DB4500"/>
    <w:rsid w:val="00DB516B"/>
    <w:rsid w:val="00DB6909"/>
    <w:rsid w:val="00DB7C45"/>
    <w:rsid w:val="00DB7C5C"/>
    <w:rsid w:val="00DC0379"/>
    <w:rsid w:val="00DC124D"/>
    <w:rsid w:val="00DC2217"/>
    <w:rsid w:val="00DC26B0"/>
    <w:rsid w:val="00DC28A5"/>
    <w:rsid w:val="00DC3935"/>
    <w:rsid w:val="00DC41F8"/>
    <w:rsid w:val="00DC56B0"/>
    <w:rsid w:val="00DC7D7E"/>
    <w:rsid w:val="00DD0131"/>
    <w:rsid w:val="00DD0E58"/>
    <w:rsid w:val="00DD1F1D"/>
    <w:rsid w:val="00DD259B"/>
    <w:rsid w:val="00DD35C7"/>
    <w:rsid w:val="00DD4A6C"/>
    <w:rsid w:val="00DD5AAF"/>
    <w:rsid w:val="00DD73FD"/>
    <w:rsid w:val="00DE0AE8"/>
    <w:rsid w:val="00DE1B0E"/>
    <w:rsid w:val="00DE25C3"/>
    <w:rsid w:val="00DE3184"/>
    <w:rsid w:val="00DE3768"/>
    <w:rsid w:val="00DE377A"/>
    <w:rsid w:val="00DE3D28"/>
    <w:rsid w:val="00DE42DE"/>
    <w:rsid w:val="00DE4728"/>
    <w:rsid w:val="00DE5CCB"/>
    <w:rsid w:val="00DE60A1"/>
    <w:rsid w:val="00DE62E8"/>
    <w:rsid w:val="00DE6303"/>
    <w:rsid w:val="00DE6555"/>
    <w:rsid w:val="00DE6AE8"/>
    <w:rsid w:val="00DE737F"/>
    <w:rsid w:val="00DE7ED5"/>
    <w:rsid w:val="00DF05A3"/>
    <w:rsid w:val="00DF46D3"/>
    <w:rsid w:val="00DF6624"/>
    <w:rsid w:val="00DF6B8A"/>
    <w:rsid w:val="00DF76A9"/>
    <w:rsid w:val="00E00340"/>
    <w:rsid w:val="00E00941"/>
    <w:rsid w:val="00E016E5"/>
    <w:rsid w:val="00E018DD"/>
    <w:rsid w:val="00E026C3"/>
    <w:rsid w:val="00E038CC"/>
    <w:rsid w:val="00E05427"/>
    <w:rsid w:val="00E05719"/>
    <w:rsid w:val="00E06A3D"/>
    <w:rsid w:val="00E102C2"/>
    <w:rsid w:val="00E12061"/>
    <w:rsid w:val="00E13E87"/>
    <w:rsid w:val="00E148FB"/>
    <w:rsid w:val="00E16375"/>
    <w:rsid w:val="00E1691C"/>
    <w:rsid w:val="00E20060"/>
    <w:rsid w:val="00E20617"/>
    <w:rsid w:val="00E20A40"/>
    <w:rsid w:val="00E22AB6"/>
    <w:rsid w:val="00E23EF5"/>
    <w:rsid w:val="00E24D32"/>
    <w:rsid w:val="00E26734"/>
    <w:rsid w:val="00E26C6C"/>
    <w:rsid w:val="00E27421"/>
    <w:rsid w:val="00E27AAF"/>
    <w:rsid w:val="00E31786"/>
    <w:rsid w:val="00E31A7B"/>
    <w:rsid w:val="00E32CA9"/>
    <w:rsid w:val="00E334AF"/>
    <w:rsid w:val="00E33AEA"/>
    <w:rsid w:val="00E35243"/>
    <w:rsid w:val="00E36E34"/>
    <w:rsid w:val="00E3773E"/>
    <w:rsid w:val="00E417AB"/>
    <w:rsid w:val="00E430BB"/>
    <w:rsid w:val="00E43210"/>
    <w:rsid w:val="00E448B0"/>
    <w:rsid w:val="00E44BF1"/>
    <w:rsid w:val="00E44ED0"/>
    <w:rsid w:val="00E459DE"/>
    <w:rsid w:val="00E4762E"/>
    <w:rsid w:val="00E47F48"/>
    <w:rsid w:val="00E502E2"/>
    <w:rsid w:val="00E50C04"/>
    <w:rsid w:val="00E51471"/>
    <w:rsid w:val="00E52B1B"/>
    <w:rsid w:val="00E52D13"/>
    <w:rsid w:val="00E52E00"/>
    <w:rsid w:val="00E53123"/>
    <w:rsid w:val="00E53200"/>
    <w:rsid w:val="00E542F2"/>
    <w:rsid w:val="00E54944"/>
    <w:rsid w:val="00E54EBA"/>
    <w:rsid w:val="00E54EC5"/>
    <w:rsid w:val="00E56F92"/>
    <w:rsid w:val="00E61E0E"/>
    <w:rsid w:val="00E61FD7"/>
    <w:rsid w:val="00E66073"/>
    <w:rsid w:val="00E66532"/>
    <w:rsid w:val="00E70E4D"/>
    <w:rsid w:val="00E7190B"/>
    <w:rsid w:val="00E720B0"/>
    <w:rsid w:val="00E7299E"/>
    <w:rsid w:val="00E739DA"/>
    <w:rsid w:val="00E74060"/>
    <w:rsid w:val="00E75D65"/>
    <w:rsid w:val="00E76CE3"/>
    <w:rsid w:val="00E772D6"/>
    <w:rsid w:val="00E777FB"/>
    <w:rsid w:val="00E77D3F"/>
    <w:rsid w:val="00E82297"/>
    <w:rsid w:val="00E83A20"/>
    <w:rsid w:val="00E83A72"/>
    <w:rsid w:val="00E84E81"/>
    <w:rsid w:val="00E86162"/>
    <w:rsid w:val="00E86FE6"/>
    <w:rsid w:val="00E90700"/>
    <w:rsid w:val="00E933A9"/>
    <w:rsid w:val="00EA07A5"/>
    <w:rsid w:val="00EA3284"/>
    <w:rsid w:val="00EA3421"/>
    <w:rsid w:val="00EA350F"/>
    <w:rsid w:val="00EA5EF3"/>
    <w:rsid w:val="00EB0847"/>
    <w:rsid w:val="00EB2C8B"/>
    <w:rsid w:val="00EB5582"/>
    <w:rsid w:val="00EB5ECC"/>
    <w:rsid w:val="00EC05A4"/>
    <w:rsid w:val="00EC106C"/>
    <w:rsid w:val="00EC10C7"/>
    <w:rsid w:val="00EC3688"/>
    <w:rsid w:val="00EC3DB6"/>
    <w:rsid w:val="00EC62C4"/>
    <w:rsid w:val="00EC68F7"/>
    <w:rsid w:val="00EC6E4A"/>
    <w:rsid w:val="00ED18D2"/>
    <w:rsid w:val="00ED2A87"/>
    <w:rsid w:val="00ED2D03"/>
    <w:rsid w:val="00ED4EE8"/>
    <w:rsid w:val="00ED6B46"/>
    <w:rsid w:val="00EE1789"/>
    <w:rsid w:val="00EE1790"/>
    <w:rsid w:val="00EE1976"/>
    <w:rsid w:val="00EE25A5"/>
    <w:rsid w:val="00EE33E8"/>
    <w:rsid w:val="00EE4AC7"/>
    <w:rsid w:val="00EE4E45"/>
    <w:rsid w:val="00EE506D"/>
    <w:rsid w:val="00EE518E"/>
    <w:rsid w:val="00EE5741"/>
    <w:rsid w:val="00EE5DCC"/>
    <w:rsid w:val="00EE71A2"/>
    <w:rsid w:val="00EF0792"/>
    <w:rsid w:val="00EF1B73"/>
    <w:rsid w:val="00EF4691"/>
    <w:rsid w:val="00EF7D83"/>
    <w:rsid w:val="00F006F0"/>
    <w:rsid w:val="00F01AA0"/>
    <w:rsid w:val="00F02C0A"/>
    <w:rsid w:val="00F03C0F"/>
    <w:rsid w:val="00F055FF"/>
    <w:rsid w:val="00F05BD1"/>
    <w:rsid w:val="00F066B4"/>
    <w:rsid w:val="00F10686"/>
    <w:rsid w:val="00F1107A"/>
    <w:rsid w:val="00F11945"/>
    <w:rsid w:val="00F131BD"/>
    <w:rsid w:val="00F13B4F"/>
    <w:rsid w:val="00F14CD1"/>
    <w:rsid w:val="00F14DEE"/>
    <w:rsid w:val="00F15248"/>
    <w:rsid w:val="00F17C84"/>
    <w:rsid w:val="00F2134B"/>
    <w:rsid w:val="00F2307C"/>
    <w:rsid w:val="00F23CE3"/>
    <w:rsid w:val="00F25399"/>
    <w:rsid w:val="00F263CE"/>
    <w:rsid w:val="00F26B47"/>
    <w:rsid w:val="00F30552"/>
    <w:rsid w:val="00F307AD"/>
    <w:rsid w:val="00F319A2"/>
    <w:rsid w:val="00F336D9"/>
    <w:rsid w:val="00F33F14"/>
    <w:rsid w:val="00F356DA"/>
    <w:rsid w:val="00F36CAD"/>
    <w:rsid w:val="00F37769"/>
    <w:rsid w:val="00F40C7B"/>
    <w:rsid w:val="00F41677"/>
    <w:rsid w:val="00F41F85"/>
    <w:rsid w:val="00F430B9"/>
    <w:rsid w:val="00F460D8"/>
    <w:rsid w:val="00F47598"/>
    <w:rsid w:val="00F47A73"/>
    <w:rsid w:val="00F47C13"/>
    <w:rsid w:val="00F52A95"/>
    <w:rsid w:val="00F53461"/>
    <w:rsid w:val="00F53BB6"/>
    <w:rsid w:val="00F53EE3"/>
    <w:rsid w:val="00F56050"/>
    <w:rsid w:val="00F56171"/>
    <w:rsid w:val="00F56B54"/>
    <w:rsid w:val="00F6048A"/>
    <w:rsid w:val="00F61263"/>
    <w:rsid w:val="00F62014"/>
    <w:rsid w:val="00F6339D"/>
    <w:rsid w:val="00F658B0"/>
    <w:rsid w:val="00F65AD0"/>
    <w:rsid w:val="00F675EB"/>
    <w:rsid w:val="00F72730"/>
    <w:rsid w:val="00F72878"/>
    <w:rsid w:val="00F728D2"/>
    <w:rsid w:val="00F7409B"/>
    <w:rsid w:val="00F74974"/>
    <w:rsid w:val="00F7574A"/>
    <w:rsid w:val="00F75813"/>
    <w:rsid w:val="00F76CEF"/>
    <w:rsid w:val="00F773A8"/>
    <w:rsid w:val="00F8048F"/>
    <w:rsid w:val="00F80763"/>
    <w:rsid w:val="00F81F5E"/>
    <w:rsid w:val="00F853C9"/>
    <w:rsid w:val="00F85AEE"/>
    <w:rsid w:val="00F85B1C"/>
    <w:rsid w:val="00F85E72"/>
    <w:rsid w:val="00F8698D"/>
    <w:rsid w:val="00F87835"/>
    <w:rsid w:val="00F90618"/>
    <w:rsid w:val="00F9151D"/>
    <w:rsid w:val="00F915BE"/>
    <w:rsid w:val="00F91B1D"/>
    <w:rsid w:val="00F96CD5"/>
    <w:rsid w:val="00FA05CA"/>
    <w:rsid w:val="00FA41B9"/>
    <w:rsid w:val="00FA4E9D"/>
    <w:rsid w:val="00FA62EE"/>
    <w:rsid w:val="00FB386B"/>
    <w:rsid w:val="00FB3D95"/>
    <w:rsid w:val="00FC0C7E"/>
    <w:rsid w:val="00FC27C1"/>
    <w:rsid w:val="00FC345A"/>
    <w:rsid w:val="00FC54A2"/>
    <w:rsid w:val="00FD0048"/>
    <w:rsid w:val="00FD0617"/>
    <w:rsid w:val="00FD1A20"/>
    <w:rsid w:val="00FD2D49"/>
    <w:rsid w:val="00FD4C61"/>
    <w:rsid w:val="00FD5084"/>
    <w:rsid w:val="00FD509F"/>
    <w:rsid w:val="00FD630C"/>
    <w:rsid w:val="00FD6F3A"/>
    <w:rsid w:val="00FE0180"/>
    <w:rsid w:val="00FE081B"/>
    <w:rsid w:val="00FE2889"/>
    <w:rsid w:val="00FE2CF3"/>
    <w:rsid w:val="00FE2E47"/>
    <w:rsid w:val="00FE5900"/>
    <w:rsid w:val="00FE5C1A"/>
    <w:rsid w:val="00FE5F79"/>
    <w:rsid w:val="00FE6FD1"/>
    <w:rsid w:val="00FE7D89"/>
    <w:rsid w:val="00FF0625"/>
    <w:rsid w:val="00FF2020"/>
    <w:rsid w:val="00FF3D4F"/>
    <w:rsid w:val="00FF5AD7"/>
    <w:rsid w:val="00FF5F78"/>
    <w:rsid w:val="00FF6017"/>
    <w:rsid w:val="00FF681E"/>
    <w:rsid w:val="00FF762E"/>
    <w:rsid w:val="00FF7E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FD02F9A"/>
  <w15:chartTrackingRefBased/>
  <w15:docId w15:val="{3336F461-64FD-4B05-B14E-8587F599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55BDD"/>
    <w:rPr>
      <w:lang w:val="en-US" w:eastAsia="en-US"/>
    </w:rPr>
  </w:style>
  <w:style w:type="paragraph" w:styleId="1">
    <w:name w:val="heading 1"/>
    <w:basedOn w:val="a0"/>
    <w:next w:val="a0"/>
    <w:qFormat/>
    <w:rsid w:val="004572C2"/>
    <w:pPr>
      <w:keepNext/>
      <w:spacing w:before="240" w:after="60"/>
      <w:outlineLvl w:val="0"/>
    </w:pPr>
    <w:rPr>
      <w:rFonts w:ascii="Arial" w:hAnsi="Arial" w:cs="Arial"/>
      <w:b/>
      <w:bCs/>
      <w:kern w:val="32"/>
      <w:sz w:val="32"/>
      <w:szCs w:val="32"/>
      <w:lang w:val="ru-RU" w:eastAsia="ru-RU"/>
    </w:rPr>
  </w:style>
  <w:style w:type="paragraph" w:styleId="2">
    <w:name w:val="heading 2"/>
    <w:basedOn w:val="a0"/>
    <w:next w:val="a0"/>
    <w:qFormat/>
    <w:rsid w:val="00695BB9"/>
    <w:pPr>
      <w:keepNext/>
      <w:spacing w:before="240" w:after="60"/>
      <w:outlineLvl w:val="1"/>
    </w:pPr>
    <w:rPr>
      <w:rFonts w:cs="Arial"/>
      <w:b/>
      <w:bCs/>
      <w:i/>
      <w:iCs/>
      <w:sz w:val="28"/>
      <w:szCs w:val="28"/>
      <w:lang w:val="ru-RU" w:eastAsia="ru-RU"/>
    </w:rPr>
  </w:style>
  <w:style w:type="paragraph" w:styleId="3">
    <w:name w:val="heading 3"/>
    <w:basedOn w:val="a0"/>
    <w:next w:val="a0"/>
    <w:qFormat/>
    <w:rsid w:val="004572C2"/>
    <w:pPr>
      <w:keepNext/>
      <w:spacing w:before="240" w:after="60"/>
      <w:outlineLvl w:val="2"/>
    </w:pPr>
    <w:rPr>
      <w:rFonts w:ascii="Arial" w:hAnsi="Arial" w:cs="Arial"/>
      <w:b/>
      <w:bCs/>
      <w:sz w:val="26"/>
      <w:szCs w:val="26"/>
      <w:lang w:val="ru-RU" w:eastAsia="ru-RU"/>
    </w:rPr>
  </w:style>
  <w:style w:type="paragraph" w:styleId="4">
    <w:name w:val="heading 4"/>
    <w:basedOn w:val="a0"/>
    <w:next w:val="a0"/>
    <w:qFormat/>
    <w:rsid w:val="0039625C"/>
    <w:pPr>
      <w:keepNext/>
      <w:spacing w:before="240" w:after="60"/>
      <w:outlineLvl w:val="3"/>
    </w:pPr>
    <w:rPr>
      <w:b/>
      <w:bCs/>
      <w:sz w:val="28"/>
      <w:szCs w:val="28"/>
    </w:rPr>
  </w:style>
  <w:style w:type="paragraph" w:styleId="5">
    <w:name w:val="heading 5"/>
    <w:basedOn w:val="a0"/>
    <w:next w:val="a0"/>
    <w:qFormat/>
    <w:rsid w:val="00B43E9E"/>
    <w:pPr>
      <w:keepNext/>
      <w:spacing w:line="360" w:lineRule="auto"/>
      <w:ind w:left="1008" w:hanging="1008"/>
      <w:jc w:val="right"/>
      <w:outlineLvl w:val="4"/>
    </w:pPr>
    <w:rPr>
      <w:sz w:val="28"/>
      <w:szCs w:val="24"/>
      <w:lang w:val="ru-RU" w:eastAsia="ru-RU"/>
    </w:rPr>
  </w:style>
  <w:style w:type="paragraph" w:styleId="6">
    <w:name w:val="heading 6"/>
    <w:basedOn w:val="a0"/>
    <w:next w:val="a0"/>
    <w:qFormat/>
    <w:rsid w:val="00B43E9E"/>
    <w:pPr>
      <w:spacing w:before="240" w:after="60"/>
      <w:ind w:left="1152" w:hanging="1152"/>
      <w:outlineLvl w:val="5"/>
    </w:pPr>
    <w:rPr>
      <w:rFonts w:ascii="Calibri" w:hAnsi="Calibri"/>
      <w:b/>
      <w:bCs/>
      <w:sz w:val="22"/>
      <w:szCs w:val="22"/>
      <w:lang w:val="ru-RU" w:eastAsia="ru-RU"/>
    </w:rPr>
  </w:style>
  <w:style w:type="paragraph" w:styleId="7">
    <w:name w:val="heading 7"/>
    <w:basedOn w:val="a0"/>
    <w:next w:val="a0"/>
    <w:qFormat/>
    <w:rsid w:val="00B43E9E"/>
    <w:pPr>
      <w:spacing w:before="240" w:after="60"/>
      <w:ind w:left="1296" w:hanging="1296"/>
      <w:outlineLvl w:val="6"/>
    </w:pPr>
    <w:rPr>
      <w:sz w:val="24"/>
      <w:szCs w:val="24"/>
      <w:lang w:val="ru-RU" w:eastAsia="ru-RU"/>
    </w:rPr>
  </w:style>
  <w:style w:type="paragraph" w:styleId="8">
    <w:name w:val="heading 8"/>
    <w:basedOn w:val="a0"/>
    <w:next w:val="a0"/>
    <w:qFormat/>
    <w:rsid w:val="00B43E9E"/>
    <w:pPr>
      <w:spacing w:before="240" w:after="60"/>
      <w:ind w:left="1440" w:hanging="1440"/>
      <w:outlineLvl w:val="7"/>
    </w:pPr>
    <w:rPr>
      <w:rFonts w:ascii="Calibri" w:hAnsi="Calibri"/>
      <w:i/>
      <w:iCs/>
      <w:sz w:val="24"/>
      <w:szCs w:val="24"/>
      <w:lang w:val="ru-RU" w:eastAsia="ru-RU"/>
    </w:rPr>
  </w:style>
  <w:style w:type="paragraph" w:styleId="9">
    <w:name w:val="heading 9"/>
    <w:basedOn w:val="a0"/>
    <w:next w:val="a0"/>
    <w:qFormat/>
    <w:rsid w:val="00B43E9E"/>
    <w:pPr>
      <w:spacing w:before="240" w:after="60"/>
      <w:ind w:left="1584" w:hanging="1584"/>
      <w:outlineLvl w:val="8"/>
    </w:pPr>
    <w:rPr>
      <w:rFonts w:ascii="Arial" w:hAnsi="Arial" w:cs="Arial"/>
      <w:sz w:val="22"/>
      <w:szCs w:val="22"/>
      <w:lang w:val="ru-RU"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CM1">
    <w:name w:val="CM1"/>
    <w:basedOn w:val="Default"/>
    <w:next w:val="Default"/>
    <w:rPr>
      <w:color w:val="auto"/>
    </w:rPr>
  </w:style>
  <w:style w:type="paragraph" w:customStyle="1" w:styleId="CM36">
    <w:name w:val="CM36"/>
    <w:basedOn w:val="Default"/>
    <w:next w:val="Default"/>
    <w:pPr>
      <w:spacing w:after="123"/>
    </w:pPr>
    <w:rPr>
      <w:color w:val="auto"/>
    </w:rPr>
  </w:style>
  <w:style w:type="paragraph" w:customStyle="1" w:styleId="CM2">
    <w:name w:val="CM2"/>
    <w:basedOn w:val="Default"/>
    <w:next w:val="Default"/>
    <w:rPr>
      <w:color w:val="auto"/>
    </w:rPr>
  </w:style>
  <w:style w:type="paragraph" w:customStyle="1" w:styleId="CM3">
    <w:name w:val="CM3"/>
    <w:basedOn w:val="Default"/>
    <w:next w:val="Default"/>
    <w:pPr>
      <w:spacing w:line="371" w:lineRule="atLeast"/>
    </w:pPr>
    <w:rPr>
      <w:color w:val="auto"/>
    </w:rPr>
  </w:style>
  <w:style w:type="paragraph" w:customStyle="1" w:styleId="CM37">
    <w:name w:val="CM37"/>
    <w:basedOn w:val="Default"/>
    <w:next w:val="Default"/>
    <w:pPr>
      <w:spacing w:after="362"/>
    </w:pPr>
    <w:rPr>
      <w:color w:val="auto"/>
    </w:rPr>
  </w:style>
  <w:style w:type="paragraph" w:customStyle="1" w:styleId="CM38">
    <w:name w:val="CM38"/>
    <w:basedOn w:val="Default"/>
    <w:next w:val="Default"/>
    <w:pPr>
      <w:spacing w:after="368"/>
    </w:pPr>
    <w:rPr>
      <w:color w:val="auto"/>
    </w:rPr>
  </w:style>
  <w:style w:type="paragraph" w:customStyle="1" w:styleId="CM39">
    <w:name w:val="CM39"/>
    <w:basedOn w:val="Default"/>
    <w:next w:val="Default"/>
    <w:pPr>
      <w:spacing w:after="675"/>
    </w:pPr>
    <w:rPr>
      <w:color w:val="auto"/>
    </w:rPr>
  </w:style>
  <w:style w:type="paragraph" w:customStyle="1" w:styleId="CM42">
    <w:name w:val="CM42"/>
    <w:basedOn w:val="Default"/>
    <w:next w:val="Default"/>
    <w:pPr>
      <w:spacing w:after="610"/>
    </w:pPr>
    <w:rPr>
      <w:color w:val="auto"/>
    </w:rPr>
  </w:style>
  <w:style w:type="paragraph" w:customStyle="1" w:styleId="CM43">
    <w:name w:val="CM43"/>
    <w:basedOn w:val="Default"/>
    <w:next w:val="Default"/>
    <w:pPr>
      <w:spacing w:after="475"/>
    </w:pPr>
    <w:rPr>
      <w:color w:val="auto"/>
    </w:rPr>
  </w:style>
  <w:style w:type="paragraph" w:customStyle="1" w:styleId="CM4">
    <w:name w:val="CM4"/>
    <w:basedOn w:val="Default"/>
    <w:next w:val="Default"/>
    <w:pPr>
      <w:spacing w:line="651" w:lineRule="atLeast"/>
    </w:pPr>
    <w:rPr>
      <w:color w:val="auto"/>
    </w:rPr>
  </w:style>
  <w:style w:type="paragraph" w:customStyle="1" w:styleId="CM41">
    <w:name w:val="CM41"/>
    <w:basedOn w:val="Default"/>
    <w:next w:val="Default"/>
    <w:pPr>
      <w:spacing w:after="548"/>
    </w:pPr>
    <w:rPr>
      <w:color w:val="auto"/>
    </w:rPr>
  </w:style>
  <w:style w:type="paragraph" w:customStyle="1" w:styleId="CM46">
    <w:name w:val="CM46"/>
    <w:basedOn w:val="Default"/>
    <w:next w:val="Default"/>
    <w:pPr>
      <w:spacing w:after="268"/>
    </w:pPr>
    <w:rPr>
      <w:color w:val="auto"/>
    </w:rPr>
  </w:style>
  <w:style w:type="paragraph" w:customStyle="1" w:styleId="CM5">
    <w:name w:val="CM5"/>
    <w:basedOn w:val="Default"/>
    <w:next w:val="Default"/>
    <w:pPr>
      <w:spacing w:line="331" w:lineRule="atLeast"/>
    </w:pPr>
    <w:rPr>
      <w:color w:val="auto"/>
    </w:rPr>
  </w:style>
  <w:style w:type="paragraph" w:customStyle="1" w:styleId="CM44">
    <w:name w:val="CM44"/>
    <w:basedOn w:val="Default"/>
    <w:next w:val="Default"/>
    <w:pPr>
      <w:spacing w:after="210"/>
    </w:pPr>
    <w:rPr>
      <w:color w:val="auto"/>
    </w:rPr>
  </w:style>
  <w:style w:type="paragraph" w:customStyle="1" w:styleId="CM6">
    <w:name w:val="CM6"/>
    <w:basedOn w:val="Default"/>
    <w:next w:val="Default"/>
    <w:pPr>
      <w:spacing w:line="368" w:lineRule="atLeast"/>
    </w:pPr>
    <w:rPr>
      <w:color w:val="auto"/>
    </w:rPr>
  </w:style>
  <w:style w:type="paragraph" w:customStyle="1" w:styleId="CM7">
    <w:name w:val="CM7"/>
    <w:basedOn w:val="Default"/>
    <w:next w:val="Default"/>
    <w:pPr>
      <w:spacing w:line="368" w:lineRule="atLeast"/>
    </w:pPr>
    <w:rPr>
      <w:color w:val="auto"/>
    </w:rPr>
  </w:style>
  <w:style w:type="paragraph" w:customStyle="1" w:styleId="CM10">
    <w:name w:val="CM10"/>
    <w:basedOn w:val="Default"/>
    <w:next w:val="Default"/>
    <w:pPr>
      <w:spacing w:line="368" w:lineRule="atLeast"/>
    </w:pPr>
    <w:rPr>
      <w:color w:val="auto"/>
    </w:rPr>
  </w:style>
  <w:style w:type="paragraph" w:customStyle="1" w:styleId="CM11">
    <w:name w:val="CM11"/>
    <w:basedOn w:val="Default"/>
    <w:next w:val="Default"/>
    <w:pPr>
      <w:spacing w:line="368" w:lineRule="atLeast"/>
    </w:pPr>
    <w:rPr>
      <w:color w:val="auto"/>
    </w:rPr>
  </w:style>
  <w:style w:type="paragraph" w:customStyle="1" w:styleId="CM48">
    <w:name w:val="CM48"/>
    <w:basedOn w:val="Default"/>
    <w:next w:val="Default"/>
    <w:pPr>
      <w:spacing w:after="58"/>
    </w:pPr>
    <w:rPr>
      <w:color w:val="auto"/>
    </w:rPr>
  </w:style>
  <w:style w:type="paragraph" w:customStyle="1" w:styleId="CM12">
    <w:name w:val="CM12"/>
    <w:basedOn w:val="Default"/>
    <w:next w:val="Default"/>
    <w:pPr>
      <w:spacing w:line="368" w:lineRule="atLeast"/>
    </w:pPr>
    <w:rPr>
      <w:color w:val="auto"/>
    </w:rPr>
  </w:style>
  <w:style w:type="paragraph" w:customStyle="1" w:styleId="CM49">
    <w:name w:val="CM49"/>
    <w:basedOn w:val="Default"/>
    <w:next w:val="Default"/>
    <w:pPr>
      <w:spacing w:after="603"/>
    </w:pPr>
    <w:rPr>
      <w:color w:val="auto"/>
    </w:rPr>
  </w:style>
  <w:style w:type="paragraph" w:customStyle="1" w:styleId="CM17">
    <w:name w:val="CM17"/>
    <w:basedOn w:val="Default"/>
    <w:next w:val="Default"/>
    <w:pPr>
      <w:spacing w:line="368" w:lineRule="atLeast"/>
    </w:pPr>
    <w:rPr>
      <w:color w:val="auto"/>
    </w:rPr>
  </w:style>
  <w:style w:type="paragraph" w:customStyle="1" w:styleId="CM19">
    <w:name w:val="CM19"/>
    <w:basedOn w:val="Default"/>
    <w:next w:val="Default"/>
    <w:pPr>
      <w:spacing w:line="246" w:lineRule="atLeast"/>
    </w:pPr>
    <w:rPr>
      <w:color w:val="auto"/>
    </w:rPr>
  </w:style>
  <w:style w:type="paragraph" w:customStyle="1" w:styleId="CM21">
    <w:name w:val="CM21"/>
    <w:basedOn w:val="Default"/>
    <w:next w:val="Default"/>
    <w:pPr>
      <w:spacing w:line="368" w:lineRule="atLeast"/>
    </w:pPr>
    <w:rPr>
      <w:color w:val="auto"/>
    </w:rPr>
  </w:style>
  <w:style w:type="paragraph" w:customStyle="1" w:styleId="CM51">
    <w:name w:val="CM51"/>
    <w:basedOn w:val="Default"/>
    <w:next w:val="Default"/>
    <w:pPr>
      <w:spacing w:after="60"/>
    </w:pPr>
    <w:rPr>
      <w:color w:val="auto"/>
    </w:rPr>
  </w:style>
  <w:style w:type="paragraph" w:customStyle="1" w:styleId="CM22">
    <w:name w:val="CM22"/>
    <w:basedOn w:val="Default"/>
    <w:next w:val="Default"/>
    <w:pPr>
      <w:spacing w:line="428" w:lineRule="atLeast"/>
    </w:pPr>
    <w:rPr>
      <w:color w:val="auto"/>
    </w:rPr>
  </w:style>
  <w:style w:type="paragraph" w:customStyle="1" w:styleId="CM45">
    <w:name w:val="CM45"/>
    <w:basedOn w:val="Default"/>
    <w:next w:val="Default"/>
    <w:pPr>
      <w:spacing w:after="107"/>
    </w:pPr>
    <w:rPr>
      <w:color w:val="auto"/>
    </w:rPr>
  </w:style>
  <w:style w:type="paragraph" w:customStyle="1" w:styleId="CM23">
    <w:name w:val="CM23"/>
    <w:basedOn w:val="Default"/>
    <w:next w:val="Default"/>
    <w:pPr>
      <w:spacing w:line="488" w:lineRule="atLeast"/>
    </w:pPr>
    <w:rPr>
      <w:color w:val="auto"/>
    </w:rPr>
  </w:style>
  <w:style w:type="paragraph" w:customStyle="1" w:styleId="CM26">
    <w:name w:val="CM26"/>
    <w:basedOn w:val="Default"/>
    <w:next w:val="Default"/>
    <w:pPr>
      <w:spacing w:line="368" w:lineRule="atLeast"/>
    </w:pPr>
    <w:rPr>
      <w:color w:val="auto"/>
    </w:rPr>
  </w:style>
  <w:style w:type="paragraph" w:customStyle="1" w:styleId="CM27">
    <w:name w:val="CM27"/>
    <w:basedOn w:val="Default"/>
    <w:next w:val="Default"/>
    <w:rPr>
      <w:color w:val="auto"/>
    </w:rPr>
  </w:style>
  <w:style w:type="paragraph" w:customStyle="1" w:styleId="CM25">
    <w:name w:val="CM25"/>
    <w:basedOn w:val="Default"/>
    <w:next w:val="Default"/>
    <w:pPr>
      <w:spacing w:line="368" w:lineRule="atLeast"/>
    </w:pPr>
    <w:rPr>
      <w:color w:val="auto"/>
    </w:rPr>
  </w:style>
  <w:style w:type="paragraph" w:customStyle="1" w:styleId="CM30">
    <w:name w:val="CM30"/>
    <w:basedOn w:val="Default"/>
    <w:next w:val="Default"/>
    <w:pPr>
      <w:spacing w:line="368" w:lineRule="atLeast"/>
    </w:pPr>
    <w:rPr>
      <w:color w:val="auto"/>
    </w:rPr>
  </w:style>
  <w:style w:type="paragraph" w:customStyle="1" w:styleId="CM31">
    <w:name w:val="CM31"/>
    <w:basedOn w:val="Default"/>
    <w:next w:val="Default"/>
    <w:pPr>
      <w:spacing w:line="491" w:lineRule="atLeast"/>
    </w:pPr>
    <w:rPr>
      <w:color w:val="auto"/>
    </w:rPr>
  </w:style>
  <w:style w:type="paragraph" w:customStyle="1" w:styleId="CM32">
    <w:name w:val="CM32"/>
    <w:basedOn w:val="Default"/>
    <w:next w:val="Default"/>
    <w:pPr>
      <w:spacing w:line="488" w:lineRule="atLeast"/>
    </w:pPr>
    <w:rPr>
      <w:color w:val="auto"/>
    </w:rPr>
  </w:style>
  <w:style w:type="paragraph" w:customStyle="1" w:styleId="CM50">
    <w:name w:val="CM50"/>
    <w:basedOn w:val="Default"/>
    <w:next w:val="Default"/>
    <w:pPr>
      <w:spacing w:after="480"/>
    </w:pPr>
    <w:rPr>
      <w:color w:val="auto"/>
    </w:rPr>
  </w:style>
  <w:style w:type="paragraph" w:customStyle="1" w:styleId="CM33">
    <w:name w:val="CM33"/>
    <w:basedOn w:val="Default"/>
    <w:next w:val="Default"/>
    <w:pPr>
      <w:spacing w:line="488" w:lineRule="atLeast"/>
    </w:pPr>
    <w:rPr>
      <w:color w:val="auto"/>
    </w:rPr>
  </w:style>
  <w:style w:type="paragraph" w:customStyle="1" w:styleId="CM34">
    <w:name w:val="CM34"/>
    <w:basedOn w:val="Default"/>
    <w:next w:val="Default"/>
    <w:pPr>
      <w:spacing w:line="418" w:lineRule="atLeast"/>
    </w:pPr>
    <w:rPr>
      <w:color w:val="auto"/>
    </w:rPr>
  </w:style>
  <w:style w:type="paragraph" w:customStyle="1" w:styleId="CM35">
    <w:name w:val="CM35"/>
    <w:basedOn w:val="Default"/>
    <w:next w:val="Default"/>
    <w:pPr>
      <w:spacing w:line="266" w:lineRule="atLeast"/>
    </w:pPr>
    <w:rPr>
      <w:color w:val="auto"/>
    </w:rPr>
  </w:style>
  <w:style w:type="paragraph" w:customStyle="1" w:styleId="CM52">
    <w:name w:val="CM52"/>
    <w:basedOn w:val="Default"/>
    <w:next w:val="Default"/>
    <w:pPr>
      <w:spacing w:after="923"/>
    </w:pPr>
    <w:rPr>
      <w:color w:val="auto"/>
    </w:rPr>
  </w:style>
  <w:style w:type="table" w:styleId="a4">
    <w:name w:val="Table Grid"/>
    <w:basedOn w:val="a2"/>
    <w:rsid w:val="002D5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0"/>
    <w:rsid w:val="00C4387E"/>
    <w:pPr>
      <w:tabs>
        <w:tab w:val="center" w:pos="4153"/>
        <w:tab w:val="right" w:pos="8306"/>
      </w:tabs>
    </w:pPr>
    <w:rPr>
      <w:lang w:val="en-GB"/>
    </w:rPr>
  </w:style>
  <w:style w:type="paragraph" w:styleId="a6">
    <w:name w:val="footer"/>
    <w:basedOn w:val="a0"/>
    <w:link w:val="a7"/>
    <w:uiPriority w:val="99"/>
    <w:rsid w:val="00C4387E"/>
    <w:pPr>
      <w:tabs>
        <w:tab w:val="center" w:pos="4320"/>
        <w:tab w:val="right" w:pos="8640"/>
      </w:tabs>
    </w:pPr>
  </w:style>
  <w:style w:type="character" w:styleId="a8">
    <w:name w:val="page number"/>
    <w:basedOn w:val="a1"/>
    <w:rsid w:val="000B3DD3"/>
  </w:style>
  <w:style w:type="paragraph" w:styleId="a9">
    <w:name w:val="Balloon Text"/>
    <w:basedOn w:val="a0"/>
    <w:semiHidden/>
    <w:rsid w:val="00D6316C"/>
    <w:rPr>
      <w:rFonts w:ascii="Tahoma" w:hAnsi="Tahoma" w:cs="Tahoma"/>
      <w:sz w:val="16"/>
      <w:szCs w:val="16"/>
    </w:rPr>
  </w:style>
  <w:style w:type="paragraph" w:styleId="aa">
    <w:name w:val="Body Text"/>
    <w:rsid w:val="00D6316C"/>
    <w:pPr>
      <w:widowControl w:val="0"/>
      <w:spacing w:line="360" w:lineRule="auto"/>
      <w:ind w:left="284"/>
      <w:jc w:val="both"/>
    </w:pPr>
    <w:rPr>
      <w:rFonts w:eastAsia="Tahoma"/>
      <w:noProof/>
      <w:sz w:val="24"/>
    </w:rPr>
  </w:style>
  <w:style w:type="paragraph" w:styleId="ab">
    <w:name w:val="Normal (Web)"/>
    <w:basedOn w:val="a0"/>
    <w:rsid w:val="005335AC"/>
    <w:rPr>
      <w:sz w:val="24"/>
      <w:szCs w:val="24"/>
      <w:lang w:val="ru-RU" w:eastAsia="ru-RU"/>
    </w:rPr>
  </w:style>
  <w:style w:type="paragraph" w:styleId="20">
    <w:name w:val="Body Text 2"/>
    <w:basedOn w:val="a0"/>
    <w:rsid w:val="004572C2"/>
    <w:pPr>
      <w:spacing w:after="120" w:line="480" w:lineRule="auto"/>
    </w:pPr>
    <w:rPr>
      <w:lang w:val="ru-RU" w:eastAsia="ru-RU"/>
    </w:rPr>
  </w:style>
  <w:style w:type="paragraph" w:styleId="21">
    <w:name w:val="Body Text Indent 2"/>
    <w:basedOn w:val="a0"/>
    <w:rsid w:val="004572C2"/>
    <w:pPr>
      <w:spacing w:after="120" w:line="480" w:lineRule="auto"/>
      <w:ind w:left="283"/>
    </w:pPr>
    <w:rPr>
      <w:lang w:val="ru-RU" w:eastAsia="ru-RU"/>
    </w:rPr>
  </w:style>
  <w:style w:type="character" w:styleId="ac">
    <w:name w:val="annotation reference"/>
    <w:semiHidden/>
    <w:rsid w:val="005D072E"/>
    <w:rPr>
      <w:sz w:val="16"/>
      <w:szCs w:val="16"/>
    </w:rPr>
  </w:style>
  <w:style w:type="paragraph" w:styleId="ad">
    <w:name w:val="annotation text"/>
    <w:basedOn w:val="a0"/>
    <w:semiHidden/>
    <w:rsid w:val="005D072E"/>
    <w:rPr>
      <w:rFonts w:eastAsia="MS Mincho"/>
    </w:rPr>
  </w:style>
  <w:style w:type="paragraph" w:customStyle="1" w:styleId="BodyBullet">
    <w:name w:val="BodyBullet"/>
    <w:basedOn w:val="a0"/>
    <w:rsid w:val="00EE1976"/>
    <w:pPr>
      <w:numPr>
        <w:numId w:val="1"/>
      </w:numPr>
      <w:jc w:val="both"/>
    </w:pPr>
    <w:rPr>
      <w:sz w:val="24"/>
      <w:szCs w:val="24"/>
      <w:lang w:val="ru-RU" w:eastAsia="ru-RU"/>
    </w:rPr>
  </w:style>
  <w:style w:type="paragraph" w:styleId="30">
    <w:name w:val="toc 3"/>
    <w:basedOn w:val="a0"/>
    <w:next w:val="a0"/>
    <w:autoRedefine/>
    <w:semiHidden/>
    <w:rsid w:val="00786AD9"/>
    <w:pPr>
      <w:ind w:left="400"/>
    </w:pPr>
  </w:style>
  <w:style w:type="paragraph" w:styleId="10">
    <w:name w:val="toc 1"/>
    <w:basedOn w:val="a0"/>
    <w:next w:val="a0"/>
    <w:autoRedefine/>
    <w:uiPriority w:val="39"/>
    <w:rsid w:val="00786AD9"/>
  </w:style>
  <w:style w:type="character" w:styleId="ae">
    <w:name w:val="Hyperlink"/>
    <w:uiPriority w:val="99"/>
    <w:rsid w:val="00786AD9"/>
    <w:rPr>
      <w:color w:val="0000FF"/>
      <w:u w:val="single"/>
    </w:rPr>
  </w:style>
  <w:style w:type="paragraph" w:styleId="af">
    <w:name w:val="annotation subject"/>
    <w:basedOn w:val="ad"/>
    <w:next w:val="ad"/>
    <w:semiHidden/>
    <w:rsid w:val="00181F8A"/>
    <w:rPr>
      <w:rFonts w:eastAsia="Times New Roman"/>
      <w:b/>
      <w:bCs/>
    </w:rPr>
  </w:style>
  <w:style w:type="paragraph" w:customStyle="1" w:styleId="ReportTextCharChar">
    <w:name w:val="Report Text Char Char"/>
    <w:basedOn w:val="a0"/>
    <w:link w:val="ReportTextCharCharChar"/>
    <w:rsid w:val="0039625C"/>
    <w:pPr>
      <w:spacing w:before="138"/>
      <w:ind w:left="1080"/>
    </w:pPr>
    <w:rPr>
      <w:rFonts w:ascii="Arial" w:eastAsia="MS Mincho" w:hAnsi="Arial"/>
      <w:lang w:val="en-GB"/>
    </w:rPr>
  </w:style>
  <w:style w:type="character" w:customStyle="1" w:styleId="ReportTextCharCharChar">
    <w:name w:val="Report Text Char Char Char"/>
    <w:link w:val="ReportTextCharChar"/>
    <w:rsid w:val="0039625C"/>
    <w:rPr>
      <w:rFonts w:ascii="Arial" w:eastAsia="MS Mincho" w:hAnsi="Arial"/>
      <w:lang w:val="en-GB" w:eastAsia="en-US" w:bidi="ar-SA"/>
    </w:rPr>
  </w:style>
  <w:style w:type="paragraph" w:customStyle="1" w:styleId="ReportLevel1">
    <w:name w:val="Report Level 1"/>
    <w:basedOn w:val="a0"/>
    <w:next w:val="ReportTextCharChar"/>
    <w:link w:val="ReportLevel1Char"/>
    <w:rsid w:val="0039625C"/>
    <w:pPr>
      <w:pageBreakBefore/>
      <w:numPr>
        <w:numId w:val="3"/>
      </w:numPr>
      <w:spacing w:before="60"/>
      <w:outlineLvl w:val="0"/>
    </w:pPr>
    <w:rPr>
      <w:rFonts w:ascii="Arial" w:eastAsia="MS Mincho" w:hAnsi="Arial"/>
      <w:b/>
      <w:caps/>
      <w:sz w:val="24"/>
      <w:lang w:val="en-GB"/>
    </w:rPr>
  </w:style>
  <w:style w:type="paragraph" w:customStyle="1" w:styleId="ReportLevel2">
    <w:name w:val="Report Level 2"/>
    <w:basedOn w:val="ReportLevel1"/>
    <w:next w:val="ReportTextCharChar"/>
    <w:link w:val="ReportLevel2Char1"/>
    <w:rsid w:val="0039625C"/>
    <w:pPr>
      <w:pageBreakBefore w:val="0"/>
      <w:numPr>
        <w:ilvl w:val="1"/>
      </w:numPr>
      <w:spacing w:before="240"/>
      <w:outlineLvl w:val="1"/>
    </w:pPr>
    <w:rPr>
      <w:caps w:val="0"/>
    </w:rPr>
  </w:style>
  <w:style w:type="paragraph" w:customStyle="1" w:styleId="ReportLevel3">
    <w:name w:val="Report Level 3"/>
    <w:basedOn w:val="ReportLevel1"/>
    <w:next w:val="ReportTextCharChar"/>
    <w:rsid w:val="0039625C"/>
    <w:pPr>
      <w:pageBreakBefore w:val="0"/>
      <w:numPr>
        <w:ilvl w:val="2"/>
      </w:numPr>
      <w:tabs>
        <w:tab w:val="left" w:pos="2160"/>
      </w:tabs>
      <w:spacing w:before="260"/>
      <w:outlineLvl w:val="2"/>
    </w:pPr>
    <w:rPr>
      <w:caps w:val="0"/>
      <w:sz w:val="20"/>
    </w:rPr>
  </w:style>
  <w:style w:type="paragraph" w:customStyle="1" w:styleId="ReportLevel4">
    <w:name w:val="Report Level 4"/>
    <w:basedOn w:val="ReportLevel3"/>
    <w:next w:val="ReportTextCharChar"/>
    <w:rsid w:val="0039625C"/>
    <w:pPr>
      <w:numPr>
        <w:ilvl w:val="3"/>
      </w:numPr>
      <w:outlineLvl w:val="3"/>
    </w:pPr>
  </w:style>
  <w:style w:type="character" w:customStyle="1" w:styleId="ReportLevel2Char1">
    <w:name w:val="Report Level 2 Char1"/>
    <w:link w:val="ReportLevel2"/>
    <w:rsid w:val="0039625C"/>
    <w:rPr>
      <w:rFonts w:ascii="Arial" w:eastAsia="MS Mincho" w:hAnsi="Arial"/>
      <w:b/>
      <w:sz w:val="24"/>
      <w:lang w:val="en-GB" w:eastAsia="en-US" w:bidi="ar-SA"/>
    </w:rPr>
  </w:style>
  <w:style w:type="paragraph" w:customStyle="1" w:styleId="ReportText">
    <w:name w:val="Report Text"/>
    <w:basedOn w:val="a0"/>
    <w:rsid w:val="00801965"/>
    <w:pPr>
      <w:spacing w:before="138"/>
    </w:pPr>
    <w:rPr>
      <w:sz w:val="22"/>
      <w:lang w:val="en-GB"/>
    </w:rPr>
  </w:style>
  <w:style w:type="paragraph" w:customStyle="1" w:styleId="af0">
    <w:name w:val="Текст ТЗ"/>
    <w:basedOn w:val="a0"/>
    <w:rsid w:val="003951C4"/>
    <w:pPr>
      <w:spacing w:before="120"/>
      <w:ind w:firstLine="680"/>
      <w:jc w:val="both"/>
    </w:pPr>
    <w:rPr>
      <w:snapToGrid w:val="0"/>
      <w:sz w:val="26"/>
      <w:szCs w:val="26"/>
      <w:lang w:val="ru-RU" w:eastAsia="ru-RU"/>
    </w:rPr>
  </w:style>
  <w:style w:type="paragraph" w:styleId="af1">
    <w:name w:val="Body Text Indent"/>
    <w:basedOn w:val="a0"/>
    <w:rsid w:val="007C080C"/>
    <w:pPr>
      <w:spacing w:after="120"/>
      <w:ind w:left="283"/>
    </w:pPr>
  </w:style>
  <w:style w:type="paragraph" w:styleId="af2">
    <w:name w:val="Plain Text"/>
    <w:basedOn w:val="a0"/>
    <w:rsid w:val="00C4769C"/>
    <w:rPr>
      <w:rFonts w:ascii="Courier New" w:hAnsi="Courier New" w:cs="Courier New"/>
      <w:lang w:val="ru-RU" w:eastAsia="ru-RU"/>
    </w:rPr>
  </w:style>
  <w:style w:type="paragraph" w:customStyle="1" w:styleId="af3">
    <w:name w:val="Знак Знак"/>
    <w:basedOn w:val="a0"/>
    <w:rsid w:val="00581D0E"/>
    <w:pPr>
      <w:tabs>
        <w:tab w:val="left" w:pos="540"/>
        <w:tab w:val="left" w:pos="1260"/>
        <w:tab w:val="left" w:pos="1800"/>
      </w:tabs>
      <w:spacing w:before="240" w:after="160" w:line="240" w:lineRule="exact"/>
    </w:pPr>
    <w:rPr>
      <w:rFonts w:ascii="Verdana" w:hAnsi="Verdana"/>
      <w:sz w:val="24"/>
    </w:rPr>
  </w:style>
  <w:style w:type="paragraph" w:customStyle="1" w:styleId="SKbullet">
    <w:name w:val="_SK_bullet"/>
    <w:basedOn w:val="a0"/>
    <w:rsid w:val="00F02C0A"/>
    <w:pPr>
      <w:numPr>
        <w:numId w:val="4"/>
      </w:numPr>
    </w:pPr>
    <w:rPr>
      <w:rFonts w:ascii="Arial" w:hAnsi="Arial"/>
    </w:rPr>
  </w:style>
  <w:style w:type="paragraph" w:customStyle="1" w:styleId="ReportLevel2Char">
    <w:name w:val="Report Level 2 Char"/>
    <w:basedOn w:val="ReportLevel1"/>
    <w:next w:val="a0"/>
    <w:link w:val="ReportLevel2CharChar"/>
    <w:rsid w:val="004E1F08"/>
    <w:pPr>
      <w:pageBreakBefore w:val="0"/>
      <w:numPr>
        <w:numId w:val="0"/>
      </w:numPr>
      <w:tabs>
        <w:tab w:val="num" w:pos="1080"/>
      </w:tabs>
      <w:spacing w:before="240"/>
      <w:ind w:left="1077" w:hanging="1077"/>
      <w:outlineLvl w:val="1"/>
    </w:pPr>
    <w:rPr>
      <w:caps w:val="0"/>
    </w:rPr>
  </w:style>
  <w:style w:type="character" w:customStyle="1" w:styleId="ReportLevel2CharChar">
    <w:name w:val="Report Level 2 Char Char"/>
    <w:link w:val="ReportLevel2Char"/>
    <w:rsid w:val="004E1F08"/>
    <w:rPr>
      <w:rFonts w:ascii="Arial" w:eastAsia="MS Mincho" w:hAnsi="Arial"/>
      <w:b/>
      <w:sz w:val="24"/>
      <w:lang w:val="en-GB" w:eastAsia="en-US" w:bidi="ar-SA"/>
    </w:rPr>
  </w:style>
  <w:style w:type="character" w:customStyle="1" w:styleId="ReportLevel1Char">
    <w:name w:val="Report Level 1 Char"/>
    <w:link w:val="ReportLevel1"/>
    <w:rsid w:val="004E1F08"/>
    <w:rPr>
      <w:rFonts w:ascii="Arial" w:eastAsia="MS Mincho" w:hAnsi="Arial"/>
      <w:b/>
      <w:caps/>
      <w:sz w:val="24"/>
      <w:lang w:val="en-GB" w:eastAsia="en-US" w:bidi="ar-SA"/>
    </w:rPr>
  </w:style>
  <w:style w:type="paragraph" w:customStyle="1" w:styleId="a">
    <w:name w:val="Список нум."/>
    <w:basedOn w:val="a0"/>
    <w:rsid w:val="00195D5A"/>
    <w:pPr>
      <w:keepNext/>
      <w:numPr>
        <w:numId w:val="17"/>
      </w:numPr>
      <w:tabs>
        <w:tab w:val="left" w:pos="1701"/>
      </w:tabs>
      <w:spacing w:before="120" w:after="120" w:line="360" w:lineRule="auto"/>
    </w:pPr>
    <w:rPr>
      <w:rFonts w:ascii="Arial" w:hAnsi="Arial"/>
      <w:sz w:val="24"/>
      <w:lang w:val="ru-RU"/>
    </w:rPr>
  </w:style>
  <w:style w:type="paragraph" w:customStyle="1" w:styleId="Normal1">
    <w:name w:val="Normal1"/>
    <w:rsid w:val="00B43E9E"/>
    <w:pPr>
      <w:jc w:val="both"/>
    </w:pPr>
    <w:rPr>
      <w:b/>
      <w:snapToGrid w:val="0"/>
      <w:sz w:val="22"/>
    </w:rPr>
  </w:style>
  <w:style w:type="paragraph" w:customStyle="1" w:styleId="af4">
    <w:name w:val="Отступ"/>
    <w:basedOn w:val="a0"/>
    <w:rsid w:val="00B43E9E"/>
    <w:pPr>
      <w:spacing w:before="120"/>
      <w:ind w:left="3119" w:hanging="3119"/>
    </w:pPr>
    <w:rPr>
      <w:sz w:val="22"/>
      <w:lang w:val="ru-RU" w:eastAsia="ru-RU"/>
      <w14:shadow w14:blurRad="50800" w14:dist="38100" w14:dir="2700000" w14:sx="100000" w14:sy="100000" w14:kx="0" w14:ky="0" w14:algn="tl">
        <w14:srgbClr w14:val="000000">
          <w14:alpha w14:val="60000"/>
        </w14:srgbClr>
      </w14:shadow>
    </w:rPr>
  </w:style>
  <w:style w:type="paragraph" w:customStyle="1" w:styleId="Normal2">
    <w:name w:val="Normal2"/>
    <w:rsid w:val="008219FA"/>
    <w:pPr>
      <w:spacing w:before="100" w:after="100"/>
    </w:pPr>
    <w:rPr>
      <w:snapToGrid w:val="0"/>
      <w:sz w:val="24"/>
      <w:szCs w:val="24"/>
    </w:rPr>
  </w:style>
  <w:style w:type="paragraph" w:styleId="22">
    <w:name w:val="toc 2"/>
    <w:basedOn w:val="a0"/>
    <w:next w:val="a0"/>
    <w:autoRedefine/>
    <w:uiPriority w:val="39"/>
    <w:rsid w:val="00B44348"/>
    <w:pPr>
      <w:ind w:left="200"/>
    </w:pPr>
  </w:style>
  <w:style w:type="character" w:customStyle="1" w:styleId="11">
    <w:name w:val="Неразрешенное упоминание1"/>
    <w:uiPriority w:val="99"/>
    <w:semiHidden/>
    <w:unhideWhenUsed/>
    <w:rsid w:val="00BF7653"/>
    <w:rPr>
      <w:color w:val="605E5C"/>
      <w:shd w:val="clear" w:color="auto" w:fill="E1DFDD"/>
    </w:rPr>
  </w:style>
  <w:style w:type="character" w:customStyle="1" w:styleId="a7">
    <w:name w:val="Нижний колонтитул Знак"/>
    <w:link w:val="a6"/>
    <w:uiPriority w:val="99"/>
    <w:rsid w:val="003D29C4"/>
    <w:rPr>
      <w:lang w:val="en-US" w:eastAsia="en-US"/>
    </w:rPr>
  </w:style>
  <w:style w:type="character" w:customStyle="1" w:styleId="extended-textshort">
    <w:name w:val="extended-text__short"/>
    <w:basedOn w:val="a1"/>
    <w:rsid w:val="000C2852"/>
  </w:style>
  <w:style w:type="paragraph" w:styleId="af5">
    <w:name w:val="List Paragraph"/>
    <w:basedOn w:val="a0"/>
    <w:uiPriority w:val="34"/>
    <w:qFormat/>
    <w:rsid w:val="000C28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25299">
      <w:bodyDiv w:val="1"/>
      <w:marLeft w:val="0"/>
      <w:marRight w:val="0"/>
      <w:marTop w:val="0"/>
      <w:marBottom w:val="0"/>
      <w:divBdr>
        <w:top w:val="none" w:sz="0" w:space="0" w:color="auto"/>
        <w:left w:val="none" w:sz="0" w:space="0" w:color="auto"/>
        <w:bottom w:val="none" w:sz="0" w:space="0" w:color="auto"/>
        <w:right w:val="none" w:sz="0" w:space="0" w:color="auto"/>
      </w:divBdr>
    </w:div>
    <w:div w:id="446002233">
      <w:bodyDiv w:val="1"/>
      <w:marLeft w:val="0"/>
      <w:marRight w:val="0"/>
      <w:marTop w:val="0"/>
      <w:marBottom w:val="0"/>
      <w:divBdr>
        <w:top w:val="none" w:sz="0" w:space="0" w:color="auto"/>
        <w:left w:val="none" w:sz="0" w:space="0" w:color="auto"/>
        <w:bottom w:val="none" w:sz="0" w:space="0" w:color="auto"/>
        <w:right w:val="none" w:sz="0" w:space="0" w:color="auto"/>
      </w:divBdr>
    </w:div>
    <w:div w:id="592857755">
      <w:bodyDiv w:val="1"/>
      <w:marLeft w:val="0"/>
      <w:marRight w:val="0"/>
      <w:marTop w:val="0"/>
      <w:marBottom w:val="0"/>
      <w:divBdr>
        <w:top w:val="none" w:sz="0" w:space="0" w:color="auto"/>
        <w:left w:val="none" w:sz="0" w:space="0" w:color="auto"/>
        <w:bottom w:val="none" w:sz="0" w:space="0" w:color="auto"/>
        <w:right w:val="none" w:sz="0" w:space="0" w:color="auto"/>
      </w:divBdr>
    </w:div>
    <w:div w:id="658385829">
      <w:bodyDiv w:val="1"/>
      <w:marLeft w:val="0"/>
      <w:marRight w:val="0"/>
      <w:marTop w:val="0"/>
      <w:marBottom w:val="0"/>
      <w:divBdr>
        <w:top w:val="none" w:sz="0" w:space="0" w:color="auto"/>
        <w:left w:val="none" w:sz="0" w:space="0" w:color="auto"/>
        <w:bottom w:val="none" w:sz="0" w:space="0" w:color="auto"/>
        <w:right w:val="none" w:sz="0" w:space="0" w:color="auto"/>
      </w:divBdr>
    </w:div>
    <w:div w:id="777674947">
      <w:bodyDiv w:val="1"/>
      <w:marLeft w:val="0"/>
      <w:marRight w:val="0"/>
      <w:marTop w:val="0"/>
      <w:marBottom w:val="0"/>
      <w:divBdr>
        <w:top w:val="none" w:sz="0" w:space="0" w:color="auto"/>
        <w:left w:val="none" w:sz="0" w:space="0" w:color="auto"/>
        <w:bottom w:val="none" w:sz="0" w:space="0" w:color="auto"/>
        <w:right w:val="none" w:sz="0" w:space="0" w:color="auto"/>
      </w:divBdr>
    </w:div>
    <w:div w:id="1715617805">
      <w:bodyDiv w:val="1"/>
      <w:marLeft w:val="0"/>
      <w:marRight w:val="0"/>
      <w:marTop w:val="0"/>
      <w:marBottom w:val="0"/>
      <w:divBdr>
        <w:top w:val="none" w:sz="0" w:space="0" w:color="auto"/>
        <w:left w:val="none" w:sz="0" w:space="0" w:color="auto"/>
        <w:bottom w:val="none" w:sz="0" w:space="0" w:color="auto"/>
        <w:right w:val="none" w:sz="0" w:space="0" w:color="auto"/>
      </w:divBdr>
    </w:div>
    <w:div w:id="1871338858">
      <w:bodyDiv w:val="1"/>
      <w:marLeft w:val="0"/>
      <w:marRight w:val="0"/>
      <w:marTop w:val="0"/>
      <w:marBottom w:val="0"/>
      <w:divBdr>
        <w:top w:val="none" w:sz="0" w:space="0" w:color="auto"/>
        <w:left w:val="none" w:sz="0" w:space="0" w:color="auto"/>
        <w:bottom w:val="none" w:sz="0" w:space="0" w:color="auto"/>
        <w:right w:val="none" w:sz="0" w:space="0" w:color="auto"/>
      </w:divBdr>
    </w:div>
    <w:div w:id="1904482465">
      <w:bodyDiv w:val="1"/>
      <w:marLeft w:val="0"/>
      <w:marRight w:val="0"/>
      <w:marTop w:val="0"/>
      <w:marBottom w:val="0"/>
      <w:divBdr>
        <w:top w:val="none" w:sz="0" w:space="0" w:color="auto"/>
        <w:left w:val="none" w:sz="0" w:space="0" w:color="auto"/>
        <w:bottom w:val="none" w:sz="0" w:space="0" w:color="auto"/>
        <w:right w:val="none" w:sz="0" w:space="0" w:color="auto"/>
      </w:divBdr>
    </w:div>
    <w:div w:id="1913810149">
      <w:bodyDiv w:val="1"/>
      <w:marLeft w:val="0"/>
      <w:marRight w:val="0"/>
      <w:marTop w:val="0"/>
      <w:marBottom w:val="0"/>
      <w:divBdr>
        <w:top w:val="none" w:sz="0" w:space="0" w:color="auto"/>
        <w:left w:val="none" w:sz="0" w:space="0" w:color="auto"/>
        <w:bottom w:val="none" w:sz="0" w:space="0" w:color="auto"/>
        <w:right w:val="none" w:sz="0" w:space="0" w:color="auto"/>
      </w:divBdr>
    </w:div>
    <w:div w:id="1975791258">
      <w:bodyDiv w:val="1"/>
      <w:marLeft w:val="0"/>
      <w:marRight w:val="0"/>
      <w:marTop w:val="0"/>
      <w:marBottom w:val="0"/>
      <w:divBdr>
        <w:top w:val="none" w:sz="0" w:space="0" w:color="auto"/>
        <w:left w:val="none" w:sz="0" w:space="0" w:color="auto"/>
        <w:bottom w:val="none" w:sz="0" w:space="0" w:color="auto"/>
        <w:right w:val="none" w:sz="0" w:space="0" w:color="auto"/>
      </w:divBdr>
    </w:div>
    <w:div w:id="2032684832">
      <w:bodyDiv w:val="1"/>
      <w:marLeft w:val="0"/>
      <w:marRight w:val="0"/>
      <w:marTop w:val="0"/>
      <w:marBottom w:val="0"/>
      <w:divBdr>
        <w:top w:val="none" w:sz="0" w:space="0" w:color="auto"/>
        <w:left w:val="none" w:sz="0" w:space="0" w:color="auto"/>
        <w:bottom w:val="none" w:sz="0" w:space="0" w:color="auto"/>
        <w:right w:val="none" w:sz="0" w:space="0" w:color="auto"/>
      </w:divBdr>
    </w:div>
    <w:div w:id="2105494041">
      <w:bodyDiv w:val="1"/>
      <w:marLeft w:val="0"/>
      <w:marRight w:val="0"/>
      <w:marTop w:val="0"/>
      <w:marBottom w:val="0"/>
      <w:divBdr>
        <w:top w:val="none" w:sz="0" w:space="0" w:color="auto"/>
        <w:left w:val="none" w:sz="0" w:space="0" w:color="auto"/>
        <w:bottom w:val="none" w:sz="0" w:space="0" w:color="auto"/>
        <w:right w:val="none" w:sz="0" w:space="0" w:color="auto"/>
      </w:divBdr>
    </w:div>
    <w:div w:id="213459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B53F1-F498-4939-8513-DE3226000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24</Pages>
  <Words>9888</Words>
  <Characters>56365</Characters>
  <Application>Microsoft Office Word</Application>
  <DocSecurity>0</DocSecurity>
  <Lines>469</Lines>
  <Paragraphs>132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Microsoft Word - Tenants Manual Final DRAFT under revision for issue _2_.doc</vt:lpstr>
      <vt:lpstr>Microsoft Word - Tenants Manual Final DRAFT under revision for issue _2_.doc</vt:lpstr>
    </vt:vector>
  </TitlesOfParts>
  <Company>IDA International Ltd</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Tenants Manual Final DRAFT under revision for issue _2_.doc</dc:title>
  <dc:subject/>
  <dc:creator>egorushkov</dc:creator>
  <cp:keywords/>
  <dc:description/>
  <cp:lastModifiedBy>ALI</cp:lastModifiedBy>
  <cp:revision>16</cp:revision>
  <cp:lastPrinted>2010-03-22T11:21:00Z</cp:lastPrinted>
  <dcterms:created xsi:type="dcterms:W3CDTF">2021-11-02T07:40:00Z</dcterms:created>
  <dcterms:modified xsi:type="dcterms:W3CDTF">2026-08-20T12:31:00Z</dcterms:modified>
</cp:coreProperties>
</file>