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11D8D" w14:textId="68F6C085" w:rsidR="00710C02" w:rsidRDefault="00710C02" w:rsidP="00710C02">
      <w:pPr>
        <w:pStyle w:val="1"/>
        <w:rPr>
          <w:sz w:val="24"/>
          <w:szCs w:val="24"/>
        </w:rPr>
      </w:pPr>
      <w:r w:rsidRPr="00710C02">
        <w:rPr>
          <w:sz w:val="24"/>
          <w:szCs w:val="24"/>
        </w:rPr>
        <w:t>СПИСОК ДОКУМЕНТОВ</w:t>
      </w:r>
      <w:r>
        <w:rPr>
          <w:sz w:val="24"/>
          <w:szCs w:val="24"/>
        </w:rPr>
        <w:t xml:space="preserve"> ДЛЯ ПЕРЕДАЧИ В УЭ</w:t>
      </w:r>
      <w:r w:rsidR="00CF0D53">
        <w:rPr>
          <w:sz w:val="24"/>
          <w:szCs w:val="24"/>
        </w:rPr>
        <w:t>ИО</w:t>
      </w:r>
    </w:p>
    <w:p w14:paraId="53E87E19" w14:textId="4D8E390E" w:rsidR="00710C02" w:rsidRPr="0038660C" w:rsidRDefault="00710C02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осле завершения ремонтно-строительных работ на объекте </w:t>
      </w:r>
      <w:r w:rsidR="00EF400D">
        <w:rPr>
          <w:rFonts w:ascii="Arial" w:hAnsi="Arial" w:cs="Arial"/>
          <w:color w:val="000000"/>
          <w:sz w:val="20"/>
          <w:lang w:val="ru-RU"/>
        </w:rPr>
        <w:t>Б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анка, необходимо передать в </w:t>
      </w:r>
      <w:r>
        <w:rPr>
          <w:rFonts w:ascii="Arial" w:hAnsi="Arial" w:cs="Arial"/>
          <w:color w:val="000000"/>
          <w:sz w:val="20"/>
          <w:lang w:val="ru-RU"/>
        </w:rPr>
        <w:t xml:space="preserve">УЭиО </w:t>
      </w:r>
      <w:r w:rsidRPr="0038660C">
        <w:rPr>
          <w:rFonts w:ascii="Arial" w:hAnsi="Arial" w:cs="Arial"/>
          <w:color w:val="000000"/>
          <w:sz w:val="20"/>
          <w:lang w:val="ru-RU"/>
        </w:rPr>
        <w:t>(Управление Эксплуатации и обеспечения) следующую документацию:</w:t>
      </w:r>
    </w:p>
    <w:p w14:paraId="193A65BE" w14:textId="10689A65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Комплект рабочей документации</w:t>
      </w:r>
      <w:ins w:id="0" w:author="Administrator" w:date="2024-10-03T12:33:00Z">
        <w:r w:rsidR="00EC5E1C">
          <w:rPr>
            <w:rFonts w:ascii="Arial" w:hAnsi="Arial" w:cs="Arial"/>
            <w:color w:val="000000"/>
            <w:sz w:val="20"/>
            <w:lang w:val="ru-RU"/>
          </w:rPr>
          <w:t xml:space="preserve"> по всем разделам проекта</w:t>
        </w:r>
      </w:ins>
      <w:r w:rsidRPr="0038660C">
        <w:rPr>
          <w:rFonts w:ascii="Arial" w:hAnsi="Arial" w:cs="Arial"/>
          <w:color w:val="000000"/>
          <w:sz w:val="20"/>
          <w:lang w:val="ru-RU"/>
        </w:rPr>
        <w:t>, предусмотренной сметой</w:t>
      </w:r>
      <w:r w:rsidR="00A1267E" w:rsidRPr="0038660C">
        <w:rPr>
          <w:rFonts w:ascii="Arial" w:hAnsi="Arial" w:cs="Arial"/>
          <w:color w:val="000000"/>
          <w:sz w:val="20"/>
          <w:lang w:val="ru-RU"/>
        </w:rPr>
        <w:t xml:space="preserve"> </w:t>
      </w:r>
      <w:r w:rsidR="00225F8E" w:rsidRPr="0038660C">
        <w:rPr>
          <w:rFonts w:ascii="Arial" w:hAnsi="Arial" w:cs="Arial"/>
          <w:color w:val="000000"/>
          <w:sz w:val="20"/>
          <w:lang w:val="ru-RU"/>
        </w:rPr>
        <w:t>(в том числе по технической укрепленности в случае выполнения таких работ)</w:t>
      </w:r>
      <w:r w:rsidRPr="0038660C">
        <w:rPr>
          <w:rFonts w:ascii="Arial" w:hAnsi="Arial" w:cs="Arial"/>
          <w:color w:val="000000"/>
          <w:sz w:val="20"/>
          <w:lang w:val="ru-RU"/>
        </w:rPr>
        <w:t>, с надписями о соответствии выполненных в натуре работ по чертежам или внесенным в них изменениям, сделанными лицами, ответственными за производство строительно-монтажных работ, согласованными с авторами проекта. Указанный комплект рабочих чертежей является исполнительной документацией.</w:t>
      </w:r>
    </w:p>
    <w:p w14:paraId="705DE9A3" w14:textId="24849B29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Сертификаты</w:t>
      </w:r>
      <w:ins w:id="1" w:author="Administrator" w:date="2024-10-03T12:53:00Z">
        <w:r w:rsidR="00FE3CC2">
          <w:rPr>
            <w:rFonts w:ascii="Arial" w:hAnsi="Arial" w:cs="Arial"/>
            <w:color w:val="000000"/>
            <w:sz w:val="20"/>
            <w:lang w:val="ru-RU"/>
          </w:rPr>
          <w:t>, в том числе, по пожарной безопасности</w:t>
        </w:r>
      </w:ins>
      <w:r w:rsidRPr="0038660C">
        <w:rPr>
          <w:rFonts w:ascii="Arial" w:hAnsi="Arial" w:cs="Arial"/>
          <w:color w:val="000000"/>
          <w:sz w:val="20"/>
          <w:lang w:val="ru-RU"/>
        </w:rPr>
        <w:t>, технические паспорта или другие документы, удостоверяющие качество материалов, оборудования, механизмов, конструкций и деталей, примененных при производстве ремонтно-строительных работ.</w:t>
      </w:r>
    </w:p>
    <w:p w14:paraId="4A59D38B" w14:textId="4C684973" w:rsidR="00675B64" w:rsidRPr="00EC5E1C" w:rsidRDefault="003D6C68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EC5E1C">
        <w:rPr>
          <w:rFonts w:ascii="Arial" w:hAnsi="Arial" w:cs="Arial"/>
          <w:color w:val="000000"/>
          <w:sz w:val="20"/>
          <w:lang w:val="ru-RU"/>
        </w:rPr>
        <w:t xml:space="preserve">Сертификаты, технические паспорта и другие документы, удостоверяющие </w:t>
      </w:r>
      <w:del w:id="2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>качество материалов, класс защиты по взломостойкости и пулестойкости конструкций и деталей (</w:t>
      </w:r>
      <w:del w:id="3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 xml:space="preserve">двери, замки, окна с передаточным лотком, </w:t>
      </w:r>
      <w:del w:id="4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>бронепанели периметра, передаточные шлюзы)</w:t>
      </w:r>
      <w:r w:rsidR="00375996" w:rsidRPr="00EC5E1C">
        <w:rPr>
          <w:rFonts w:ascii="Arial" w:hAnsi="Arial" w:cs="Arial"/>
          <w:color w:val="000000"/>
          <w:sz w:val="20"/>
          <w:lang w:val="ru-RU"/>
        </w:rPr>
        <w:t xml:space="preserve"> (в случае проведения РСР по возведению касс, депозитариев, хранилищ денег)</w:t>
      </w:r>
      <w:ins w:id="5" w:author="Administrator" w:date="2024-10-03T12:36:00Z">
        <w:r w:rsidR="00EC5E1C">
          <w:rPr>
            <w:rFonts w:ascii="Arial" w:hAnsi="Arial" w:cs="Arial"/>
            <w:color w:val="000000"/>
            <w:sz w:val="20"/>
            <w:lang w:val="ru-RU"/>
          </w:rPr>
          <w:t>.</w:t>
        </w:r>
      </w:ins>
    </w:p>
    <w:p w14:paraId="5DD8F438" w14:textId="1A1DB388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Акты освидетельствования скрытых работ (в случае невозможности визуального осмотра):</w:t>
      </w:r>
    </w:p>
    <w:p w14:paraId="671DF8A9" w14:textId="2E94A13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commentRangeStart w:id="6"/>
      <w:r w:rsidRPr="0038660C">
        <w:rPr>
          <w:rFonts w:ascii="Arial" w:hAnsi="Arial" w:cs="Arial"/>
          <w:color w:val="000000"/>
          <w:sz w:val="20"/>
          <w:lang w:val="ru-RU"/>
        </w:rPr>
        <w:t>монтаж воздуховодов и клапанов систем вентиляции;</w:t>
      </w:r>
    </w:p>
    <w:p w14:paraId="03D94FF4" w14:textId="6CD8086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монтаж вентиляторов, вентиляционных установок;</w:t>
      </w:r>
    </w:p>
    <w:p w14:paraId="42DCEDFA" w14:textId="03EA0D3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на устройство теплоизоляции воздуховодов; </w:t>
      </w:r>
    </w:p>
    <w:p w14:paraId="30A25B59" w14:textId="39C18671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на устройство проходов воздуховодов через стены и перегородки (гильзы, герметизация); </w:t>
      </w:r>
    </w:p>
    <w:p w14:paraId="5F9742C4" w14:textId="11EA4D8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утепление наружных ограждающих конструкций;</w:t>
      </w:r>
    </w:p>
    <w:p w14:paraId="48E94673" w14:textId="45B6A03F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установку оконных блоков;</w:t>
      </w:r>
    </w:p>
    <w:p w14:paraId="38407D2C" w14:textId="327C0AD6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антисептирование и огневая защита деревянных конструкций;</w:t>
      </w:r>
    </w:p>
    <w:p w14:paraId="1D0EE132" w14:textId="5224FE6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пароизоляция кровли;</w:t>
      </w:r>
    </w:p>
    <w:p w14:paraId="5EE1F754" w14:textId="0718581F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теплоизоляция кровли;</w:t>
      </w:r>
    </w:p>
    <w:p w14:paraId="1DDA4C40" w14:textId="38AC1C8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устройство рулонного кровельного покрытия (акт составляется на каждый слой);</w:t>
      </w:r>
    </w:p>
    <w:p w14:paraId="5AABFAF4" w14:textId="5FC01C9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монтаж металлоконструкций;</w:t>
      </w:r>
    </w:p>
    <w:p w14:paraId="12C75C54" w14:textId="55427BF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антикоррозийная защита металлоконструкций;</w:t>
      </w:r>
    </w:p>
    <w:p w14:paraId="18257F48" w14:textId="71909DA2" w:rsidR="004E1264" w:rsidRPr="00EC5E1C" w:rsidRDefault="004B0FD6" w:rsidP="00EC5E1C">
      <w:pPr>
        <w:numPr>
          <w:ilvl w:val="0"/>
          <w:numId w:val="5"/>
        </w:numPr>
        <w:tabs>
          <w:tab w:val="clear" w:pos="720"/>
          <w:tab w:val="num" w:pos="0"/>
        </w:tabs>
        <w:ind w:left="0" w:firstLine="0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color w:val="000000"/>
          <w:lang w:val="ru-RU"/>
        </w:rPr>
        <w:t>акты об освидетельствовании скрытых работ по технической укрепленности специальных помещений с фотоотчетом</w:t>
      </w:r>
      <w:del w:id="7" w:author="Claude" w:date="2026-08-20T07:30:00Z">
        <w:r>
          <w:rPr>
            <w:rFonts w:ascii="Arial" w:hAnsi="Arial" w:cs="Arial"/>
            <w:color w:val="000000"/>
            <w:lang w:val="ru-RU"/>
          </w:rPr>
          <w:delText xml:space="preserve"> </w:delText>
        </w:r>
      </w:del>
      <w:r>
        <w:rPr>
          <w:rFonts w:ascii="Arial" w:hAnsi="Arial" w:cs="Arial"/>
          <w:color w:val="000000"/>
          <w:lang w:val="ru-RU"/>
        </w:rPr>
        <w:t>.</w:t>
      </w:r>
      <w:r w:rsidR="004E1264" w:rsidRPr="00EC5E1C">
        <w:rPr>
          <w:lang w:val="ru-RU"/>
        </w:rPr>
        <w:t xml:space="preserve"> </w:t>
      </w:r>
      <w:r w:rsidR="004E1264" w:rsidRPr="00EC5E1C">
        <w:rPr>
          <w:rFonts w:ascii="Arial" w:hAnsi="Arial" w:cs="Arial"/>
          <w:color w:val="000000"/>
          <w:lang w:val="ru-RU"/>
        </w:rPr>
        <w:t>(в случае проведения РСР по возведению касс, депозитариев, хранилищ денег)</w:t>
      </w:r>
      <w:commentRangeEnd w:id="6"/>
      <w:r w:rsidR="00EC5E1C">
        <w:rPr>
          <w:rStyle w:val="ac"/>
          <w:rFonts w:eastAsia="MS Mincho"/>
        </w:rPr>
        <w:commentReference w:id="6"/>
      </w:r>
    </w:p>
    <w:p w14:paraId="052DB565" w14:textId="47F5F137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Акты индивидуального испытания смонтированного оборудования (в случае выполнения данных работ):</w:t>
      </w:r>
    </w:p>
    <w:p w14:paraId="4594A3FB" w14:textId="749A65B8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commentRangeStart w:id="8"/>
      <w:r w:rsidRPr="0038660C">
        <w:rPr>
          <w:rFonts w:ascii="Arial" w:hAnsi="Arial" w:cs="Arial"/>
          <w:color w:val="000000"/>
          <w:sz w:val="20"/>
          <w:lang w:val="ru-RU"/>
        </w:rPr>
        <w:t>воздуховодов системы вентиляции на плотность;</w:t>
      </w:r>
    </w:p>
    <w:p w14:paraId="7263A82D" w14:textId="6026B79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 испытания, балансировки и приемки системы вентиляции;</w:t>
      </w:r>
    </w:p>
    <w:p w14:paraId="7437B7F0" w14:textId="76407EE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 испытания, балансировки и приемки системы кондиционирования;</w:t>
      </w:r>
    </w:p>
    <w:p w14:paraId="18985A1E" w14:textId="1CFDD0C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испытания систем отопления и теплоснабжения; </w:t>
      </w:r>
    </w:p>
    <w:p w14:paraId="27C5E1FA" w14:textId="12D626A1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испытания систем холодного и горячего водоснабжения;</w:t>
      </w:r>
      <w:commentRangeEnd w:id="8"/>
      <w:r w:rsidR="00EC5E1C">
        <w:rPr>
          <w:rStyle w:val="ac"/>
          <w:rFonts w:eastAsia="MS Mincho"/>
          <w:lang w:val="en-US"/>
        </w:rPr>
        <w:commentReference w:id="8"/>
      </w:r>
    </w:p>
    <w:p w14:paraId="029E280F" w14:textId="465FBCD0" w:rsidR="00FE3CC2" w:rsidRDefault="00FE3CC2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9" w:author="Administrator" w:date="2024-10-03T12:57:00Z"/>
          <w:rFonts w:ascii="Arial" w:hAnsi="Arial" w:cs="Arial"/>
          <w:color w:val="000000"/>
          <w:sz w:val="20"/>
          <w:lang w:val="ru-RU"/>
        </w:rPr>
      </w:pPr>
      <w:ins w:id="10" w:author="Administrator" w:date="2024-10-03T12:57:00Z">
        <w:r>
          <w:rPr>
            <w:rFonts w:ascii="Arial" w:hAnsi="Arial" w:cs="Arial"/>
            <w:color w:val="000000"/>
            <w:sz w:val="20"/>
            <w:lang w:val="ru-RU"/>
          </w:rPr>
          <w:t>Протоколы испытаний смонтированных конструкций.</w:t>
        </w:r>
      </w:ins>
    </w:p>
    <w:p w14:paraId="323DD7D6" w14:textId="1C22EB00" w:rsidR="00EC5E1C" w:rsidRDefault="00EC5E1C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11" w:author="Administrator" w:date="2024-10-03T12:37:00Z"/>
          <w:rFonts w:ascii="Arial" w:hAnsi="Arial" w:cs="Arial"/>
          <w:color w:val="000000"/>
          <w:sz w:val="20"/>
          <w:lang w:val="ru-RU"/>
        </w:rPr>
      </w:pPr>
      <w:ins w:id="12" w:author="Administrator" w:date="2024-10-03T12:37:00Z">
        <w:r>
          <w:rPr>
            <w:rFonts w:ascii="Arial" w:hAnsi="Arial" w:cs="Arial"/>
            <w:color w:val="000000"/>
            <w:sz w:val="20"/>
            <w:lang w:val="ru-RU"/>
          </w:rPr>
          <w:t>Инструкции по эксплуатации оборудования.</w:t>
        </w:r>
      </w:ins>
    </w:p>
    <w:p w14:paraId="4D1C5F0D" w14:textId="77777777" w:rsidR="00EC5E1C" w:rsidRDefault="00EC5E1C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13" w:author="Administrator" w:date="2024-10-03T12:40:00Z"/>
          <w:rFonts w:ascii="Arial" w:hAnsi="Arial" w:cs="Arial"/>
          <w:color w:val="000000"/>
          <w:sz w:val="20"/>
          <w:lang w:val="ru-RU"/>
        </w:rPr>
      </w:pPr>
      <w:ins w:id="14" w:author="Administrator" w:date="2024-10-03T12:39:00Z">
        <w:r>
          <w:rPr>
            <w:rFonts w:ascii="Arial" w:hAnsi="Arial" w:cs="Arial"/>
            <w:color w:val="000000"/>
            <w:sz w:val="20"/>
            <w:lang w:val="ru-RU"/>
          </w:rPr>
          <w:lastRenderedPageBreak/>
          <w:t xml:space="preserve">Дополнительные документы по разделу </w:t>
        </w:r>
      </w:ins>
      <w:ins w:id="15" w:author="Administrator" w:date="2024-10-03T12:40:00Z">
        <w:r>
          <w:rPr>
            <w:rFonts w:ascii="Arial" w:hAnsi="Arial" w:cs="Arial"/>
            <w:color w:val="000000"/>
            <w:sz w:val="20"/>
            <w:lang w:val="ru-RU"/>
          </w:rPr>
          <w:t>«Электроснабжение»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16" w:author="Administrator" w:date="2024-10-03T12:40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:</w:t>
        </w:r>
      </w:ins>
    </w:p>
    <w:p w14:paraId="6B7955D2" w14:textId="07F5CA29" w:rsidR="008C2BFD" w:rsidRDefault="008C2BFD">
      <w:pPr>
        <w:pStyle w:val="ReportText"/>
        <w:numPr>
          <w:ilvl w:val="0"/>
          <w:numId w:val="7"/>
        </w:numPr>
        <w:ind w:left="0" w:firstLine="0"/>
        <w:jc w:val="both"/>
        <w:rPr>
          <w:ins w:id="17" w:author="Administrator" w:date="2024-10-03T12:44:00Z"/>
          <w:rFonts w:ascii="Arial" w:hAnsi="Arial" w:cs="Arial"/>
          <w:color w:val="000000"/>
          <w:sz w:val="20"/>
          <w:lang w:val="ru-RU"/>
        </w:rPr>
        <w:pPrChange w:id="18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19" w:author="Administrator" w:date="2024-10-03T12:44:00Z">
        <w:r>
          <w:rPr>
            <w:rFonts w:ascii="Arial" w:hAnsi="Arial" w:cs="Arial"/>
            <w:color w:val="000000"/>
            <w:sz w:val="20"/>
            <w:lang w:val="ru-RU"/>
          </w:rPr>
          <w:t>Замеры освещенности на рабочих местах</w:t>
        </w:r>
        <w:r w:rsidRPr="008C2BFD">
          <w:rPr>
            <w:rFonts w:ascii="Arial" w:hAnsi="Arial" w:cs="Arial"/>
            <w:color w:val="000000"/>
            <w:sz w:val="20"/>
            <w:lang w:val="ru-RU"/>
            <w:rPrChange w:id="20" w:author="Administrator" w:date="2024-10-03T12:4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B593127" w14:textId="22C57082" w:rsidR="008C2BFD" w:rsidRDefault="008C2BFD">
      <w:pPr>
        <w:pStyle w:val="ReportText"/>
        <w:numPr>
          <w:ilvl w:val="0"/>
          <w:numId w:val="7"/>
        </w:numPr>
        <w:ind w:left="0" w:firstLine="0"/>
        <w:jc w:val="both"/>
        <w:rPr>
          <w:ins w:id="21" w:author="Administrator" w:date="2024-10-03T12:44:00Z"/>
          <w:rFonts w:ascii="Arial" w:hAnsi="Arial" w:cs="Arial"/>
          <w:color w:val="000000"/>
          <w:sz w:val="20"/>
          <w:lang w:val="ru-RU"/>
        </w:rPr>
        <w:pPrChange w:id="22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23" w:author="Administrator" w:date="2024-10-03T12:44:00Z">
        <w:r>
          <w:rPr>
            <w:rFonts w:ascii="Arial" w:hAnsi="Arial" w:cs="Arial"/>
            <w:color w:val="000000"/>
            <w:sz w:val="20"/>
            <w:lang w:val="ru-RU"/>
          </w:rPr>
          <w:t>Замеры уровня шума на рабочих местах</w:t>
        </w:r>
        <w:r w:rsidRPr="008C2BFD">
          <w:rPr>
            <w:rFonts w:ascii="Arial" w:hAnsi="Arial" w:cs="Arial"/>
            <w:color w:val="000000"/>
            <w:sz w:val="20"/>
            <w:lang w:val="ru-RU"/>
            <w:rPrChange w:id="24" w:author="Administrator" w:date="2024-10-03T12:4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D7B0CAF" w14:textId="799F3320" w:rsidR="00710C02" w:rsidRDefault="00710C02">
      <w:pPr>
        <w:pStyle w:val="ReportText"/>
        <w:numPr>
          <w:ilvl w:val="0"/>
          <w:numId w:val="7"/>
        </w:numPr>
        <w:ind w:left="0" w:firstLine="0"/>
        <w:jc w:val="both"/>
        <w:rPr>
          <w:ins w:id="25" w:author="Administrator" w:date="2024-10-03T12:41:00Z"/>
          <w:rFonts w:ascii="Arial" w:hAnsi="Arial" w:cs="Arial"/>
          <w:color w:val="000000"/>
          <w:sz w:val="20"/>
          <w:lang w:val="ru-RU"/>
        </w:rPr>
        <w:pPrChange w:id="26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r w:rsidRPr="0038660C">
        <w:rPr>
          <w:rFonts w:ascii="Arial" w:hAnsi="Arial" w:cs="Arial"/>
          <w:color w:val="000000"/>
          <w:sz w:val="20"/>
          <w:lang w:val="ru-RU"/>
        </w:rPr>
        <w:t>Технический отчет электролаборатории</w:t>
      </w:r>
      <w:del w:id="27" w:author="Administrator" w:date="2024-10-03T12:36:00Z">
        <w:r w:rsidRPr="0038660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="004B0FD6" w:rsidRPr="0038660C">
        <w:rPr>
          <w:rFonts w:ascii="Arial" w:hAnsi="Arial" w:cs="Arial"/>
          <w:color w:val="000000"/>
          <w:sz w:val="20"/>
          <w:lang w:val="ru-RU"/>
        </w:rPr>
        <w:t>;</w:t>
      </w:r>
    </w:p>
    <w:p w14:paraId="2FA7E3EF" w14:textId="46D4804B" w:rsidR="00EC5E1C" w:rsidRDefault="00EC5E1C">
      <w:pPr>
        <w:pStyle w:val="ReportText"/>
        <w:numPr>
          <w:ilvl w:val="0"/>
          <w:numId w:val="7"/>
        </w:numPr>
        <w:ind w:left="0" w:firstLine="0"/>
        <w:jc w:val="both"/>
        <w:rPr>
          <w:ins w:id="28" w:author="Administrator" w:date="2024-10-03T12:42:00Z"/>
          <w:rFonts w:ascii="Arial" w:hAnsi="Arial" w:cs="Arial"/>
          <w:color w:val="000000"/>
          <w:sz w:val="20"/>
          <w:lang w:val="ru-RU"/>
        </w:rPr>
        <w:pPrChange w:id="29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30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разграничения балансовой принадлежности и эксплуатационной ответственности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31" w:author="Administrator" w:date="2024-10-03T12:4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14A98CF" w14:textId="76A15180" w:rsidR="00EC5E1C" w:rsidRDefault="00EC5E1C">
      <w:pPr>
        <w:pStyle w:val="ReportText"/>
        <w:numPr>
          <w:ilvl w:val="0"/>
          <w:numId w:val="7"/>
        </w:numPr>
        <w:ind w:left="0" w:firstLine="0"/>
        <w:jc w:val="both"/>
        <w:rPr>
          <w:ins w:id="32" w:author="Administrator" w:date="2024-10-03T12:42:00Z"/>
          <w:rFonts w:ascii="Arial" w:hAnsi="Arial" w:cs="Arial"/>
          <w:color w:val="000000"/>
          <w:sz w:val="20"/>
          <w:lang w:val="ru-RU"/>
        </w:rPr>
        <w:pPrChange w:id="33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34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допуска приборов учета электроэнергии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35" w:author="Administrator" w:date="2024-10-03T12:4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25C08B85" w14:textId="549485F2" w:rsidR="00EC5E1C" w:rsidRDefault="008C2BFD">
      <w:pPr>
        <w:pStyle w:val="ReportText"/>
        <w:numPr>
          <w:ilvl w:val="0"/>
          <w:numId w:val="7"/>
        </w:numPr>
        <w:ind w:left="0" w:firstLine="0"/>
        <w:jc w:val="both"/>
        <w:rPr>
          <w:ins w:id="36" w:author="Administrator" w:date="2024-10-03T12:55:00Z"/>
          <w:rFonts w:ascii="Arial" w:hAnsi="Arial" w:cs="Arial"/>
          <w:color w:val="000000"/>
          <w:sz w:val="20"/>
          <w:lang w:val="ru-RU"/>
        </w:rPr>
        <w:pPrChange w:id="37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38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сдачи-приемки электромонтажных работ</w:t>
        </w:r>
      </w:ins>
      <w:ins w:id="39" w:author="Administrator" w:date="2024-10-03T12:55:00Z">
        <w:r w:rsidR="00FE3CC2" w:rsidRPr="00FE3CC2">
          <w:rPr>
            <w:rFonts w:ascii="Arial" w:hAnsi="Arial" w:cs="Arial"/>
            <w:color w:val="000000"/>
            <w:sz w:val="20"/>
            <w:lang w:val="ru-RU"/>
            <w:rPrChange w:id="40" w:author="Administrator" w:date="2024-10-03T12:5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0E3896D" w14:textId="5B114BC4" w:rsidR="00FE3CC2" w:rsidRPr="00FE3CC2" w:rsidRDefault="00FE3CC2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  <w:pPrChange w:id="41" w:author="Administrator" w:date="2024-10-03T12:40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42" w:author="Administrator" w:date="2024-10-03T12:55:00Z">
        <w:r w:rsidRPr="00FE3CC2">
          <w:rPr>
            <w:rFonts w:ascii="Arial" w:hAnsi="Arial" w:cs="Arial"/>
            <w:color w:val="000000"/>
            <w:sz w:val="20"/>
            <w:lang w:val="ru-RU"/>
            <w:rPrChange w:id="43" w:author="Administrator" w:date="2024-10-03T12:55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Акт проверки работоспособности устройства отключения всей электроэнергии по окончании рабочего дня, с указанием оборудования</w:t>
        </w:r>
      </w:ins>
      <w:ins w:id="44" w:author="ALI" w:date="2026-08-20T12:35:00Z">
        <w:r w:rsidR="00C57129">
          <w:rPr>
            <w:rFonts w:ascii="Arial" w:hAnsi="Arial" w:cs="Arial"/>
            <w:color w:val="000000"/>
            <w:sz w:val="20"/>
            <w:lang w:val="ru-RU"/>
          </w:rPr>
          <w:t>,</w:t>
        </w:r>
      </w:ins>
      <w:ins w:id="45" w:author="Administrator" w:date="2024-10-03T12:55:00Z">
        <w:r w:rsidRPr="00FE3CC2">
          <w:rPr>
            <w:rFonts w:ascii="Arial" w:hAnsi="Arial" w:cs="Arial"/>
            <w:color w:val="000000"/>
            <w:sz w:val="20"/>
            <w:lang w:val="ru-RU"/>
            <w:rPrChange w:id="46" w:author="Administrator" w:date="2024-10-03T12:55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 xml:space="preserve"> работающего круглосуточно и не обесточиваемого этим устройством</w:t>
        </w:r>
        <w:r>
          <w:rPr>
            <w:rFonts w:ascii="Arial" w:hAnsi="Arial" w:cs="Arial"/>
            <w:color w:val="000000"/>
            <w:sz w:val="20"/>
            <w:lang w:val="ru-RU"/>
          </w:rPr>
          <w:t>.</w:t>
        </w:r>
      </w:ins>
    </w:p>
    <w:p w14:paraId="4BD50F2B" w14:textId="7F6E44FD" w:rsidR="00FE3CC2" w:rsidRDefault="00FE3CC2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47" w:author="Administrator" w:date="2024-10-03T13:04:00Z"/>
          <w:rFonts w:ascii="Arial" w:hAnsi="Arial" w:cs="Arial"/>
          <w:color w:val="000000"/>
          <w:sz w:val="20"/>
          <w:lang w:val="ru-RU"/>
        </w:rPr>
      </w:pPr>
      <w:ins w:id="48" w:author="Administrator" w:date="2024-10-03T12:59:00Z">
        <w:r>
          <w:rPr>
            <w:rFonts w:ascii="Arial" w:hAnsi="Arial" w:cs="Arial"/>
            <w:color w:val="000000"/>
            <w:sz w:val="20"/>
            <w:lang w:val="ru-RU"/>
          </w:rPr>
          <w:t xml:space="preserve">Дополнительные документы по </w:t>
        </w:r>
      </w:ins>
      <w:ins w:id="49" w:author="Administrator" w:date="2024-10-03T13:03:00Z">
        <w:r w:rsidR="006D7370">
          <w:rPr>
            <w:rFonts w:ascii="Arial" w:hAnsi="Arial" w:cs="Arial"/>
            <w:color w:val="000000"/>
            <w:sz w:val="20"/>
            <w:lang w:val="ru-RU"/>
          </w:rPr>
          <w:t>системам противопожарной за</w:t>
        </w:r>
      </w:ins>
      <w:ins w:id="50" w:author="Administrator" w:date="2024-10-03T13:04:00Z">
        <w:r w:rsidR="006D7370">
          <w:rPr>
            <w:rFonts w:ascii="Arial" w:hAnsi="Arial" w:cs="Arial"/>
            <w:color w:val="000000"/>
            <w:sz w:val="20"/>
            <w:lang w:val="ru-RU"/>
          </w:rPr>
          <w:t>щиты</w:t>
        </w:r>
        <w:r w:rsidR="006D7370" w:rsidRPr="006D7370">
          <w:rPr>
            <w:rFonts w:ascii="Arial" w:hAnsi="Arial" w:cs="Arial"/>
            <w:color w:val="000000"/>
            <w:sz w:val="20"/>
            <w:lang w:val="ru-RU"/>
            <w:rPrChange w:id="51" w:author="Administrator" w:date="2024-10-03T13:0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:</w:t>
        </w:r>
      </w:ins>
    </w:p>
    <w:p w14:paraId="4459A561" w14:textId="6F0310AF" w:rsidR="006D7370" w:rsidRDefault="006D7370">
      <w:pPr>
        <w:pStyle w:val="ReportText"/>
        <w:numPr>
          <w:ilvl w:val="0"/>
          <w:numId w:val="8"/>
        </w:numPr>
        <w:ind w:left="0" w:firstLine="0"/>
        <w:jc w:val="both"/>
        <w:rPr>
          <w:ins w:id="52" w:author="Administrator" w:date="2024-10-03T13:05:00Z"/>
          <w:rFonts w:ascii="Arial" w:hAnsi="Arial" w:cs="Arial"/>
          <w:color w:val="000000"/>
          <w:sz w:val="20"/>
          <w:lang w:val="ru-RU"/>
        </w:rPr>
        <w:pPrChange w:id="53" w:author="Administrator" w:date="2024-10-03T13:04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54" w:author="Administrator" w:date="2024-10-03T13:05:00Z">
        <w:r w:rsidRPr="00D96581">
          <w:rPr>
            <w:rFonts w:ascii="Arial" w:hAnsi="Arial" w:cs="Arial"/>
            <w:color w:val="000000"/>
            <w:sz w:val="20"/>
            <w:lang w:val="ru-RU"/>
          </w:rPr>
          <w:t>Лицензии организаций, монтировавших установки, системы и средства противопожарной защиты на объекте(ах)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55" w:author="Administrator" w:date="2024-10-03T13:0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3A3ED60" w14:textId="262B1849" w:rsidR="006D7370" w:rsidRPr="006D7370" w:rsidRDefault="006D7370">
      <w:pPr>
        <w:pStyle w:val="ReportText"/>
        <w:numPr>
          <w:ilvl w:val="0"/>
          <w:numId w:val="8"/>
        </w:numPr>
        <w:ind w:left="0" w:firstLine="0"/>
        <w:jc w:val="both"/>
        <w:rPr>
          <w:ins w:id="56" w:author="Administrator" w:date="2024-10-03T13:06:00Z"/>
          <w:rFonts w:ascii="Arial" w:hAnsi="Arial" w:cs="Arial"/>
          <w:color w:val="000000"/>
          <w:sz w:val="20"/>
          <w:lang w:val="ru-RU"/>
        </w:rPr>
        <w:pPrChange w:id="57" w:author="Administrator" w:date="2024-10-03T13:04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58" w:author="Administrator" w:date="2024-10-03T13:06:00Z">
        <w:r w:rsidRPr="006D7370">
          <w:rPr>
            <w:rFonts w:ascii="Arial" w:hAnsi="Arial" w:cs="Arial"/>
            <w:color w:val="000000"/>
            <w:sz w:val="20"/>
            <w:lang w:val="ru-RU"/>
            <w:rPrChange w:id="59" w:author="Administrator" w:date="2024-10-03T13:06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Отчет (протокол) измерения сопротивления изоляции электропроводки, сертификат пожарной безопасности по ОКЛ (огнестойкой кабельной линии) и остальной силовой проводке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60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5E4F7864" w14:textId="51468EBD" w:rsidR="006D7370" w:rsidRDefault="006D7370">
      <w:pPr>
        <w:pStyle w:val="ReportText"/>
        <w:numPr>
          <w:ilvl w:val="0"/>
          <w:numId w:val="8"/>
        </w:numPr>
        <w:ind w:left="0" w:firstLine="0"/>
        <w:jc w:val="both"/>
        <w:rPr>
          <w:ins w:id="61" w:author="Administrator" w:date="2024-10-03T13:06:00Z"/>
          <w:rFonts w:ascii="Arial" w:hAnsi="Arial" w:cs="Arial"/>
          <w:color w:val="000000"/>
          <w:sz w:val="20"/>
          <w:lang w:val="ru-RU"/>
        </w:rPr>
        <w:pPrChange w:id="62" w:author="Administrator" w:date="2024-10-03T13:04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63" w:author="Administrator" w:date="2024-10-03T13:06:00Z">
        <w:r w:rsidRPr="00D96581">
          <w:rPr>
            <w:rFonts w:ascii="Arial" w:hAnsi="Arial" w:cs="Arial"/>
            <w:color w:val="000000"/>
            <w:sz w:val="20"/>
            <w:lang w:val="ru-RU"/>
          </w:rPr>
          <w:t>Проект огнезащиты, сформированный в соответствии с соответствующими документами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64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1ADED4C9" w14:textId="6D2922D9" w:rsidR="006D7370" w:rsidRDefault="006D7370">
      <w:pPr>
        <w:pStyle w:val="ReportText"/>
        <w:numPr>
          <w:ilvl w:val="0"/>
          <w:numId w:val="8"/>
        </w:numPr>
        <w:ind w:left="0" w:firstLine="0"/>
        <w:jc w:val="both"/>
        <w:rPr>
          <w:ins w:id="65" w:author="Administrator" w:date="2024-10-03T13:07:00Z"/>
          <w:rFonts w:ascii="Arial" w:hAnsi="Arial" w:cs="Arial"/>
          <w:color w:val="000000"/>
          <w:sz w:val="20"/>
          <w:lang w:val="ru-RU"/>
        </w:rPr>
        <w:pPrChange w:id="66" w:author="Administrator" w:date="2024-10-03T13:04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67" w:author="Administrator" w:date="2024-10-03T13:06:00Z">
        <w:r w:rsidRPr="00D96581">
          <w:rPr>
            <w:rFonts w:ascii="Arial" w:hAnsi="Arial" w:cs="Arial"/>
            <w:color w:val="000000"/>
            <w:sz w:val="20"/>
            <w:lang w:val="ru-RU"/>
          </w:rPr>
          <w:t>Заключение Судебно-Экспертного Центра Федеральной Противопожарной Службы МЧС РФ о соответствии выполненной огнезащиты проектным решениям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68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5E2ADAE9" w14:textId="5F08E50F" w:rsidR="006D7370" w:rsidRDefault="006D7370">
      <w:pPr>
        <w:pStyle w:val="ReportText"/>
        <w:numPr>
          <w:ilvl w:val="0"/>
          <w:numId w:val="8"/>
        </w:numPr>
        <w:ind w:left="0" w:firstLine="0"/>
        <w:jc w:val="both"/>
        <w:rPr>
          <w:ins w:id="69" w:author="Administrator" w:date="2024-10-03T12:59:00Z"/>
          <w:rFonts w:ascii="Arial" w:hAnsi="Arial" w:cs="Arial"/>
          <w:color w:val="000000"/>
          <w:sz w:val="20"/>
          <w:lang w:val="ru-RU"/>
        </w:rPr>
        <w:pPrChange w:id="70" w:author="Administrator" w:date="2024-10-03T13:04:00Z">
          <w:pPr>
            <w:pStyle w:val="ReportText"/>
            <w:numPr>
              <w:numId w:val="6"/>
            </w:numPr>
            <w:ind w:left="720" w:hanging="360"/>
            <w:jc w:val="both"/>
          </w:pPr>
        </w:pPrChange>
      </w:pPr>
      <w:ins w:id="71" w:author="Administrator" w:date="2024-10-03T13:07:00Z">
        <w:r w:rsidRPr="00D96581">
          <w:rPr>
            <w:rFonts w:ascii="Arial" w:hAnsi="Arial" w:cs="Arial"/>
            <w:color w:val="000000"/>
            <w:sz w:val="20"/>
            <w:lang w:val="ru-RU"/>
          </w:rPr>
          <w:t>Акт передачи в эксплуатацию общедомовых противопожарных систем, находящихся в границах арендуемых Банком помещений, после внесения в них изменений (внутренний противопожарный водопровод, спринклерное пожаротушение) (в случае выполнения данных работ). Системы передаются собственнику либо в УК</w:t>
        </w:r>
        <w:r>
          <w:rPr>
            <w:rFonts w:ascii="Arial" w:hAnsi="Arial" w:cs="Arial"/>
            <w:color w:val="000000"/>
            <w:sz w:val="20"/>
            <w:lang w:val="ru-RU"/>
          </w:rPr>
          <w:t>.</w:t>
        </w:r>
      </w:ins>
    </w:p>
    <w:p w14:paraId="255A9D5E" w14:textId="4BAD20ED" w:rsidR="006862F2" w:rsidRPr="00710C02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710C02">
        <w:rPr>
          <w:rFonts w:ascii="Arial" w:hAnsi="Arial" w:cs="Arial"/>
          <w:color w:val="000000"/>
          <w:sz w:val="20"/>
          <w:lang w:val="ru-RU"/>
        </w:rPr>
        <w:t>Другие документы, предусмотренные Договором, нормативными актами РФ или по требованию Заказчика.</w:t>
      </w:r>
    </w:p>
    <w:sectPr w:rsidR="006862F2" w:rsidRPr="00710C02" w:rsidSect="008B7AFB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6" w:author="Administrator" w:date="2024-10-03T12:41:00Z" w:initials="A">
    <w:p w14:paraId="76D25281" w14:textId="556AA02A" w:rsidR="00FE3CC2" w:rsidRPr="00EC5E1C" w:rsidRDefault="00FE3CC2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Список далеко не полный. Я бы его вообще убрал</w:t>
      </w:r>
    </w:p>
  </w:comment>
  <w:comment w:id="8" w:author="Administrator" w:date="2024-10-03T12:41:00Z" w:initials="A">
    <w:p w14:paraId="0E4B37DA" w14:textId="0185107D" w:rsidR="00FE3CC2" w:rsidRPr="00EC5E1C" w:rsidRDefault="00FE3CC2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Список далеко не полный. Я бы его вообще убрал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6D25281" w15:done="0"/>
  <w15:commentEx w15:paraId="0E4B37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6D25281" w16cid:durableId="2E317300"/>
  <w16cid:commentId w16cid:paraId="0E4B37DA" w16cid:durableId="2E3173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076B6" w14:textId="77777777" w:rsidR="0015360A" w:rsidRDefault="0015360A">
      <w:r>
        <w:separator/>
      </w:r>
    </w:p>
  </w:endnote>
  <w:endnote w:type="continuationSeparator" w:id="0">
    <w:p w14:paraId="6205CEF5" w14:textId="77777777" w:rsidR="0015360A" w:rsidRDefault="00153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00017" w14:textId="77777777" w:rsidR="00FE3CC2" w:rsidRDefault="00FE3CC2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1A040CE" w14:textId="77777777" w:rsidR="00FE3CC2" w:rsidRDefault="00FE3CC2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06AC1" w14:textId="7AFABE06" w:rsidR="00FE3CC2" w:rsidRDefault="00FE3CC2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370">
      <w:rPr>
        <w:noProof/>
      </w:rPr>
      <w:t>1</w:t>
    </w:r>
    <w:r>
      <w:rPr>
        <w:noProof/>
      </w:rPr>
      <w:fldChar w:fldCharType="end"/>
    </w:r>
  </w:p>
  <w:p w14:paraId="09BC29C3" w14:textId="77777777" w:rsidR="00FE3CC2" w:rsidRDefault="00FE3CC2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DF13D" w14:textId="77777777" w:rsidR="0015360A" w:rsidRDefault="0015360A">
      <w:r>
        <w:separator/>
      </w:r>
    </w:p>
  </w:footnote>
  <w:footnote w:type="continuationSeparator" w:id="0">
    <w:p w14:paraId="58700F6F" w14:textId="77777777" w:rsidR="0015360A" w:rsidRDefault="00153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4" w:type="dxa"/>
      <w:tblLook w:val="04A0" w:firstRow="1" w:lastRow="0" w:firstColumn="1" w:lastColumn="0" w:noHBand="0" w:noVBand="1"/>
    </w:tblPr>
    <w:tblGrid>
      <w:gridCol w:w="7479"/>
      <w:gridCol w:w="2835"/>
    </w:tblGrid>
    <w:tr w:rsidR="00FE3CC2" w14:paraId="0ABF357A" w14:textId="77777777" w:rsidTr="0015360A">
      <w:tc>
        <w:tcPr>
          <w:tcW w:w="7479" w:type="dxa"/>
          <w:shd w:val="clear" w:color="auto" w:fill="auto"/>
        </w:tcPr>
        <w:p w14:paraId="73285119" w14:textId="1FCB7DCC" w:rsidR="00FE3CC2" w:rsidRDefault="00FE3CC2" w:rsidP="00444371">
          <w:pPr>
            <w:pStyle w:val="a5"/>
          </w:pPr>
          <w:r w:rsidRPr="0015360A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Pr="0015360A">
            <w:rPr>
              <w:rFonts w:ascii="Arial" w:hAnsi="Arial" w:cs="Arial"/>
              <w:b/>
              <w:color w:val="000080"/>
              <w:lang w:val="en-US"/>
            </w:rPr>
            <w:t>8</w:t>
          </w:r>
          <w:r w:rsidRPr="0015360A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  <w:shd w:val="clear" w:color="auto" w:fill="auto"/>
        </w:tcPr>
        <w:p w14:paraId="6CBC3161" w14:textId="77777777" w:rsidR="00FE3CC2" w:rsidRDefault="00C57129" w:rsidP="0015360A">
          <w:pPr>
            <w:pStyle w:val="a5"/>
            <w:jc w:val="right"/>
          </w:pPr>
          <w:r>
            <w:rPr>
              <w:noProof/>
            </w:rPr>
            <w:pict w14:anchorId="63208F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6pt;height:22.8pt;mso-position-horizontal:absolute">
                <v:imagedata r:id="rId1" o:title="alfa-additional-logo_ru_red"/>
              </v:shape>
            </w:pict>
          </w:r>
        </w:p>
      </w:tc>
    </w:tr>
  </w:tbl>
  <w:p w14:paraId="5BD0D161" w14:textId="77777777" w:rsidR="00FE3CC2" w:rsidRPr="001F65A4" w:rsidRDefault="0015360A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29C5D0D4">
        <v:line id="_x0000_s2050" style="position:absolute;left:0;text-align:left;z-index:1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B7D84" w14:textId="77777777" w:rsidR="00FE3CC2" w:rsidRDefault="0015360A" w:rsidP="00214E51">
    <w:pPr>
      <w:pStyle w:val="a5"/>
      <w:jc w:val="right"/>
    </w:pPr>
    <w:r>
      <w:rPr>
        <w:noProof/>
      </w:rPr>
      <w:pict w14:anchorId="24E9286A">
        <v:line id="_x0000_s2052" style="position:absolute;left:0;text-align:left;z-index:2" from="-10.85pt,45.75pt" to="543.75pt,45.75pt" o:allowincell="f" strokeweight="1.5pt"/>
      </w:pict>
    </w:r>
    <w:r w:rsidR="00C57129">
      <w:pict w14:anchorId="1FC02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7.2pt;height:37.8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F548B"/>
    <w:multiLevelType w:val="hybridMultilevel"/>
    <w:tmpl w:val="55700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E74799C"/>
    <w:multiLevelType w:val="hybridMultilevel"/>
    <w:tmpl w:val="3EB6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dministrator">
    <w15:presenceInfo w15:providerId="None" w15:userId="Administrator"/>
  </w15:person>
  <w15:person w15:author="ALI">
    <w15:presenceInfo w15:providerId="None" w15:userId="A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0A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7B8"/>
    <w:rsid w:val="001D58F9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25F8E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123"/>
    <w:rsid w:val="002C241D"/>
    <w:rsid w:val="002C3077"/>
    <w:rsid w:val="002C31BD"/>
    <w:rsid w:val="002C55A6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5996"/>
    <w:rsid w:val="003776FC"/>
    <w:rsid w:val="003807DB"/>
    <w:rsid w:val="00380D36"/>
    <w:rsid w:val="00382E29"/>
    <w:rsid w:val="00382F98"/>
    <w:rsid w:val="0038641B"/>
    <w:rsid w:val="0038660C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D6C68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3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0FD6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26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5B64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3DE0"/>
    <w:rsid w:val="006D5BDE"/>
    <w:rsid w:val="006D7370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2BFD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5BD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76686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67E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42C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584B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7129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0D53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34C5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5E1C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00D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4E69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3CC2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02344C72"/>
  <w15:chartTrackingRefBased/>
  <w15:docId w15:val="{A0482142-78F8-4555-953A-6C6D026A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71900-4BC9-4299-939B-EA735C850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12</cp:revision>
  <cp:lastPrinted>2010-03-22T11:21:00Z</cp:lastPrinted>
  <dcterms:created xsi:type="dcterms:W3CDTF">2021-07-22T13:08:00Z</dcterms:created>
  <dcterms:modified xsi:type="dcterms:W3CDTF">2026-08-20T09:35:00Z</dcterms:modified>
</cp:coreProperties>
</file>