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715DC" w14:textId="340EAC35" w:rsidR="00710C02" w:rsidRDefault="002D2D6B" w:rsidP="002D2D6B">
      <w:pPr>
        <w:pStyle w:val="1"/>
        <w:rPr>
          <w:sz w:val="24"/>
          <w:szCs w:val="24"/>
        </w:rPr>
      </w:pPr>
      <w:r w:rsidRPr="002D2D6B">
        <w:rPr>
          <w:sz w:val="24"/>
          <w:szCs w:val="24"/>
        </w:rPr>
        <w:t>ТРЕБОВАНИЯ ПОЖАРНОЙ БЕЗОПАСНОСТИ ПРИ ПРОИЗВОДСТВЕ РЕМОНТНО-СТРОИТЕЛЬНЫХ</w:t>
      </w:r>
      <w:r>
        <w:rPr>
          <w:sz w:val="24"/>
          <w:szCs w:val="24"/>
        </w:rPr>
        <w:t xml:space="preserve"> </w:t>
      </w:r>
      <w:r w:rsidRPr="002D2D6B">
        <w:rPr>
          <w:sz w:val="24"/>
          <w:szCs w:val="24"/>
        </w:rPr>
        <w:t>И ПОЖАРООПАСНЫХ РАБОТ</w:t>
      </w:r>
    </w:p>
    <w:p w14:paraId="4E07DA21" w14:textId="7648D3D0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Расположение производственных, складских и вспомогательных зданий и сооружений на территории строительства должно соответствовать утвержденному в установленном порядке генеральному плану, разработанному в составе проекта организации строительства с учетом требований нормативных правовых актов и нормативных документов по пожарной безопасности.</w:t>
      </w:r>
    </w:p>
    <w:p w14:paraId="1E4814C2" w14:textId="471F9361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строящихся зданиях разрешается располагать временные мастерские и склады (за исключением складов горючих веществ и материалов, а также оборудования в горючей упаковке, производственных помещений или оборудования, связанных с обработкой горючих материалов). Размещение административно-бытовых помещений допускается в частях зданий, выделенных глухими противопожарными перегородками 1-го типа и перекрытиями 3-го типа. При этом не должны нарушаться условия безопасной эвакуации людей из частей зданий и сооружений.</w:t>
      </w:r>
    </w:p>
    <w:p w14:paraId="4E51181D" w14:textId="03B37F4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Допускается на период строительства объекта для защиты от повреждений покрывать негорючие ступени горючими материалами.</w:t>
      </w:r>
    </w:p>
    <w:p w14:paraId="1816EEDF" w14:textId="0C4FA8A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Предусмотренные проектом наружные пожарные лестницы и ограждения на крышах строящихся зданий устанавливаются сразу же после монтажа несущих конструкций.</w:t>
      </w:r>
    </w:p>
    <w:p w14:paraId="42D6AECA" w14:textId="7C80DCB1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Строительные леса и опалубка выполняются из материалов, не распространяющих и не поддерживающих горение.</w:t>
      </w:r>
    </w:p>
    <w:p w14:paraId="40FC43B0" w14:textId="4AB1053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строительстве объекта в 3 этажа и более следует применять инвентарные металлические строительные леса.</w:t>
      </w:r>
    </w:p>
    <w:p w14:paraId="28BD9BA5" w14:textId="07E9F4DC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Строительные леса на каждые 40 метров по периметру построек необходимо оборудовать одной лестницей или стремянкой, но не менее чем 2 лестницами (стремянками) на все здание. Настил и подмости лесов следует периодически и после окончания работ очищать от строительного мусора, снега, наледи, а при необходимости посыпать песком.</w:t>
      </w:r>
    </w:p>
    <w:p w14:paraId="0D08C137" w14:textId="008DD60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конструкции лесов закрывать (утеплять) горючими материалами (фанерой, пластиком, древесноволокнистыми плитами, брезентом и др.).</w:t>
      </w:r>
    </w:p>
    <w:p w14:paraId="23E91E45" w14:textId="5249326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Транспаранты и баннеры, размещаемые на фасадах жилых, административных или общественных зданий, выполняются из негорючих или трудногорючих материалов.</w:t>
      </w:r>
    </w:p>
    <w:p w14:paraId="413AF4E3" w14:textId="17E5103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Прокладка внутри вентилируемого фасада открытым способом электрических кабелей и проводов с изоляцией, выполненной из горючих материалов, не допускается.</w:t>
      </w:r>
    </w:p>
    <w:p w14:paraId="0DD18EAC" w14:textId="00AB792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производство работ внутри объектов с применением горючих веществ и материалов одновременно с другими ремонтно-строительными работами, связанными с применением открытого огня (сварка и др.).</w:t>
      </w:r>
    </w:p>
    <w:p w14:paraId="3B5B06AB" w14:textId="0A480D0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Работы по огнезащите металлоконструкций производятся одновременно с возведением объекта.</w:t>
      </w:r>
    </w:p>
    <w:p w14:paraId="2E1BB214" w14:textId="569DD2A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наличии горючих материалов на объектах принимаются меры по предотвращению распространения пожара через проемы в стенах и перекрытиях (герметизация стыков внутренних и наружных стен и междуэтажных перекрытий, уплотнение в местах прохода инженерных коммуникаций с обеспечением требуемых пределов огнестойкости).</w:t>
      </w:r>
    </w:p>
    <w:p w14:paraId="778B6894" w14:textId="05B0C78D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Проемы в зданиях и сооружениях при временном их утеплении заполняются негорючими или трудногорючими материалами.</w:t>
      </w:r>
    </w:p>
    <w:p w14:paraId="3A37E243" w14:textId="6DA8CF4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Временные сооружения (тепляки) для устройства полов и производства других работ выполняются из негорючих или трудногорючих материалов.</w:t>
      </w:r>
    </w:p>
    <w:p w14:paraId="0CEFFEC8" w14:textId="63926F3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Укладку горючего и трудногорючего утеплителя и устройство гидроизоляционного ковра на покрытии, устройство защитного гравийного слоя, монтаж ограждающих конструкций с применением горючих утеплителей следует производить на участках площадью не более 500 кв. метров.</w:t>
      </w:r>
    </w:p>
    <w:p w14:paraId="6E0DFB58" w14:textId="03C0DAD0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На местах производства работ количество утеплителя и кровельных рулонных материалов не должно превышать сменную потребность.</w:t>
      </w:r>
    </w:p>
    <w:p w14:paraId="2970641E" w14:textId="18970487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Горючий утеплитель необходимо хранить вне строящегося здания в отдельно стоящем сооружении или на специальной площадке на расстоянии не менее 18 метров от строящихся и временных зданий, сооружений и складов.</w:t>
      </w:r>
    </w:p>
    <w:p w14:paraId="57BDA432" w14:textId="749573E6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по окончании рабочей смены оставлять неиспользованный горючий утеплитель, несмонтированные панели с горючим утеплителем и кровельные рулонные материалы внутри зданий или на их покрытиях, а также в зоне противопожарных расстояний.</w:t>
      </w:r>
    </w:p>
    <w:p w14:paraId="2150EF14" w14:textId="248C3BFD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После устройства теплоизоляции в отсеке необходимо убрать ее остатки и немедленно нанести предусмотренные проектом покровные слои огнезащиты.</w:t>
      </w:r>
    </w:p>
    <w:p w14:paraId="38F08EBC" w14:textId="32E60F16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соединений.</w:t>
      </w:r>
    </w:p>
    <w:p w14:paraId="7FA08C2C" w14:textId="3EDD7EF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при производстве работ, связанных с устройством гидро- и пароизоляции на кровле, монтажом панелей с горючими и трудногорючими утеплителями, производить электросварочные и другие огневые работы.</w:t>
      </w:r>
    </w:p>
    <w:p w14:paraId="4D2E77EF" w14:textId="525D41A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Все работы, связанные с применением открытого огня, должны проводиться до начала использования горючих материалов.</w:t>
      </w:r>
    </w:p>
    <w:p w14:paraId="0ABBE0B9" w14:textId="5EAD18D5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Использование агрегатов для наплавления рулонных материалов с утолщенным слоем допускается при устройстве кровель только по железобетонным плитам и покрытиям с применением негорючего утеплителя.</w:t>
      </w:r>
    </w:p>
    <w:p w14:paraId="64A8C4F7" w14:textId="30B4B37A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Заправка топливом агрегатов на кровле должна проводиться в специальном месте, обеспеченном 2 огнетушителями и ящиком с песком.</w:t>
      </w:r>
    </w:p>
    <w:p w14:paraId="39991491" w14:textId="1F560FC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хранение на кровле топлива для заправки агрегатов и пустой тары из-под топлива.</w:t>
      </w:r>
    </w:p>
    <w:p w14:paraId="40B6DA8A" w14:textId="43A7676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Сушка одежды и обуви производится в специально приспособленных для этих целей помещениях объекта с центральным водяным отоплением либо с применением водяных калориферов.</w:t>
      </w:r>
    </w:p>
    <w:p w14:paraId="41EAAE22" w14:textId="0836EA2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устройство сушилок в тамбурах и других помещениях, располагающихся у выходов из зданий.</w:t>
      </w:r>
    </w:p>
    <w:p w14:paraId="63272B8F" w14:textId="3DC0DCAA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метров или за противопожарной стеной.</w:t>
      </w:r>
    </w:p>
    <w:p w14:paraId="70BF0BA6" w14:textId="2ADE3615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применение открытого огня, а также использование электрических калориферов и газовых горелок инфракрасного излучения в помещениях для обогрева рабочих.</w:t>
      </w:r>
    </w:p>
    <w:p w14:paraId="6C2EE56D" w14:textId="29CD92AE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Передвижные установки с газовыми горелками инфракрасного излучения, размещаемые на полу, должны иметь специальную устойчивую подставку. Баллон с газом должен находиться на расстоянии не менее 1,5 метра от установки и других отопительных приборов, а от электросчетчика, выключателей и других электроприборов - не менее 1 метра.</w:t>
      </w:r>
    </w:p>
    <w:p w14:paraId="5E2465D4" w14:textId="4E80E8E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Расстояние от горелок до конструкции из горючих материалов должно быть не менее 1 метра, материалов, не распространяющих пламя, - не менее 0,7 метра, негорючих материалов - не менее 0,4 метра.</w:t>
      </w:r>
    </w:p>
    <w:p w14:paraId="35637120" w14:textId="6C140087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эксплуатации горелок инфракрасного излучения запрещается:</w:t>
      </w:r>
    </w:p>
    <w:p w14:paraId="42F79CCF" w14:textId="387F1020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пользоваться установкой в помещениях без естественного проветривания или искусственной вентиляции с соответствующей кратностью воздухообмена, а также в подвальных или цокольных этажах;</w:t>
      </w:r>
    </w:p>
    <w:p w14:paraId="30479647" w14:textId="3A82FAE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горелку с поврежденной керамикой, а также с видимыми языками пламени;</w:t>
      </w:r>
    </w:p>
    <w:p w14:paraId="455CFCE8" w14:textId="067FACF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пользоваться установкой, если в помещении появился запах газа;</w:t>
      </w:r>
    </w:p>
    <w:p w14:paraId="1B5F2554" w14:textId="135FF589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направлять тепловые лучи горелок непосредственно в сторону горючих материалов, баллонов с газом, газопроводов, электропроводок и др.;</w:t>
      </w:r>
    </w:p>
    <w:p w14:paraId="2C27C136" w14:textId="697F62D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работе на открытых площадках (для обогрева рабочих мест и для сушки увлажненных участков) следует применять только ветроустойчивые горелки.</w:t>
      </w:r>
    </w:p>
    <w:p w14:paraId="0C2C0937" w14:textId="608DD07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Воздухонагревательные установки размещаются на расстоянии не менее 5 метров от строящегося здания.</w:t>
      </w:r>
    </w:p>
    <w:p w14:paraId="106A393B" w14:textId="3B824B11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Емкость для топлива должна быть объемом не более 200 литров и находиться на расстоянии не менее 10 метров от воздухонагревателя и не менее 15 метров от строящегося здания. Топливо к воздухонагревателю следует подавать по металлическому трубопроводу.</w:t>
      </w:r>
    </w:p>
    <w:p w14:paraId="56225364" w14:textId="10869C6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Соединения и арматура на топливопроводах изготавливаются в заводских условиях и монтируются так, чтобы исключалось подтекание топлива. На топливопроводе у расходного бака устанавливается запорный клапан для прекращения подачи топлива к установке в случае пожара или аварии.</w:t>
      </w:r>
    </w:p>
    <w:p w14:paraId="7DE5FDB0" w14:textId="172ACB0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монтаже и эксплуатации установок, работающих на газовом топливе, соблюдаются следующие требования:</w:t>
      </w:r>
    </w:p>
    <w:p w14:paraId="7B424B62" w14:textId="5FBA7F96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оборудование теплопроизводящих установок стандартными горелками, имеющими заводской паспорт;</w:t>
      </w:r>
    </w:p>
    <w:p w14:paraId="3952F7F2" w14:textId="10BD8D5D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устойчивая работа горелок без отрыва пламени и проскока его внутрь горелки в пределах необходимого регулирования тепловой нагрузки агрегата;</w:t>
      </w:r>
    </w:p>
    <w:p w14:paraId="3EFED6CE" w14:textId="52E4E387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обеспечение вентиляцией помещения с теплопроизводящими установками трехкратного воздухообмена.</w:t>
      </w:r>
    </w:p>
    <w:p w14:paraId="51837926" w14:textId="31F99B78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эксплуатации теплопроизводящих установок запрещается:</w:t>
      </w:r>
    </w:p>
    <w:p w14:paraId="3BCB7841" w14:textId="4FCE13DF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работать с нарушенной герметичностью топливопроводов, неплотными соединениями корпуса форсунки с теплопроизводящей установкой, неисправными дымоходами, вызывающими проникновение продуктов горения в помещение, неисправными электродвигателями и пусковой аппаратурой, а также при отсутствии тепловой защиты электродвигателя и других неисправностях;</w:t>
      </w:r>
    </w:p>
    <w:p w14:paraId="07D11A1A" w14:textId="2FDD4494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работать при неотрегулированной форсунке (с ненормальным горением топлива);</w:t>
      </w:r>
    </w:p>
    <w:p w14:paraId="7BE30BAB" w14:textId="569CB130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применять резиновые или полихлорвиниловые шланги и муфты для соединения топливопроводов;</w:t>
      </w:r>
    </w:p>
    <w:p w14:paraId="5043901D" w14:textId="54466CF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устраивать горючие ограждения около теплопроизводящей установки и расходных баков;</w:t>
      </w:r>
    </w:p>
    <w:p w14:paraId="4AFC7F14" w14:textId="2CCEC9C6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отогревать топливопроводы открытым пламенем;</w:t>
      </w:r>
    </w:p>
    <w:p w14:paraId="53A3F43C" w14:textId="141F717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зажигать рабочую смесь через смотровой глазок;</w:t>
      </w:r>
    </w:p>
    <w:p w14:paraId="53DD970F" w14:textId="154FE4F4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регулировать зазор между электродами свечей при работающей теплопроизводящей установке;</w:t>
      </w:r>
    </w:p>
    <w:p w14:paraId="76F8FE8D" w14:textId="350F238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допускать работу теплопроизводящей установки при отсутствии защитной решетки на воздухозаборных коллекторах.</w:t>
      </w:r>
    </w:p>
    <w:p w14:paraId="494A5AD6" w14:textId="20D1F4EA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Внутренний противопожарный водопровод и автоматические системы пожаротушения, предусмотренные проектом, необходимо монтировать одновременно с возведением объекта. Противопожарный водопровод вводится в действие до начала отделочных работ, а автоматические системы пожаротушения и сигнализации - к моменту пусконаладочных работ (в кабельных сооружениях - до укладки кабелей).</w:t>
      </w:r>
    </w:p>
    <w:p w14:paraId="448BA812" w14:textId="31AD81CF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Пожарные депо, предусмотренные проектом строительства объекта, возводятся в 1-ю очередь строительства.</w:t>
      </w:r>
    </w:p>
    <w:p w14:paraId="3CBB9CB2" w14:textId="6859C301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использование здания депо не по назначению.</w:t>
      </w:r>
    </w:p>
    <w:p w14:paraId="0477308F" w14:textId="569AF14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Отдельные блок-контейнеры, используемые в качестве административно-бытовых помещений, допускается располагать 2-этажными группами не более 10 штук в группе и площадью не более 800 кв. метров. От этих групп до других объектов допускается расстояние не менее 15 метров. Проживание людей в указанных помещениях на территории строительства не допускается.</w:t>
      </w:r>
    </w:p>
    <w:p w14:paraId="6288DAEC" w14:textId="4AED162E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 проведении окрасочных работ необходимо:</w:t>
      </w:r>
    </w:p>
    <w:p w14:paraId="3743714B" w14:textId="0478B091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в цеховой кладовой в количестве, не превышающем сменной потребности, плотно закрывать и хранить тару из-под лакокрасочных материалов на специально отведенных площадках;</w:t>
      </w:r>
    </w:p>
    <w:p w14:paraId="315E10C1" w14:textId="251A5397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оснащать электрокрасящие устройства при окрашивании в электростатическом </w:t>
      </w:r>
      <w:proofErr w:type="gramStart"/>
      <w:r w:rsidRPr="002D2D6B">
        <w:rPr>
          <w:rFonts w:ascii="Arial" w:hAnsi="Arial" w:cs="Arial"/>
          <w:color w:val="000000"/>
          <w:sz w:val="20"/>
          <w:lang w:val="ru-RU"/>
        </w:rPr>
        <w:t>поле защитной</w:t>
      </w:r>
      <w:proofErr w:type="gramEnd"/>
      <w:r w:rsidRPr="002D2D6B">
        <w:rPr>
          <w:rFonts w:ascii="Arial" w:hAnsi="Arial" w:cs="Arial"/>
          <w:color w:val="000000"/>
          <w:sz w:val="20"/>
          <w:lang w:val="ru-RU"/>
        </w:rPr>
        <w:t xml:space="preserve">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 w14:paraId="00B59309" w14:textId="7E05821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 специально отведенном месте вне помещений.</w:t>
      </w:r>
    </w:p>
    <w:p w14:paraId="50D6685B" w14:textId="345BF1EA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 </w:t>
      </w:r>
    </w:p>
    <w:p w14:paraId="4C6E4BB8" w14:textId="465C5DC6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 w14:paraId="3E5B9CEC" w14:textId="7777777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del w:id="0" w:author="Claude" w:date="2026-08-20T07:11:00Z">
        <w:r>
          <w:rPr>
            <w:rFonts w:ascii="Arial" w:hAnsi="Arial" w:cs="Arial"/>
            <w:color w:val="000000"/>
            <w:sz w:val="20"/>
            <w:lang w:val="ru-RU"/>
          </w:rPr>
          <w:delText xml:space="preserve">4. </w:delText>
        </w:r>
      </w:del>
      <w:r>
        <w:rPr>
          <w:rFonts w:ascii="Arial" w:hAnsi="Arial" w:cs="Arial"/>
          <w:color w:val="000000"/>
          <w:sz w:val="20"/>
          <w:lang w:val="ru-RU"/>
        </w:rPr>
        <w:t>Запрещается допускать в помещения, в которых применяются горючие вещества лиц, не участвующих в непосредственном выполнении работ, а также производить работы и находиться людям в смежных помещениях.</w:t>
      </w:r>
    </w:p>
    <w:p w14:paraId="5B9FE3B9" w14:textId="60863E82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 w14:paraId="1FF00FD1" w14:textId="1918E94E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 w14:paraId="579B9612" w14:textId="6BBB1446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ремонтно-строительных и санитарно-технических работ перед окончательной окраской помещений.</w:t>
      </w:r>
    </w:p>
    <w:p w14:paraId="06D925E1" w14:textId="0305B17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 w14:paraId="538EED72" w14:textId="0C755189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четвертых их вместимости. Загружаемый в котел наполнитель должен быть сухим.</w:t>
      </w:r>
    </w:p>
    <w:p w14:paraId="2D381DE9" w14:textId="0BC5B69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устанавливать котлы для приготовления мастик, битума или иных пожароопасных смесей в чердачных помещениях и на покрытиях.</w:t>
      </w:r>
    </w:p>
    <w:p w14:paraId="5CE031E9" w14:textId="416D6A33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 избежание выливания мастики в топку и ее загорания котел необходимо устанавливать наклонно, чтобы его край, расположенный над топкой, был на 5-6 сантиметров выше противоположного. Топочное отверстие котла оборудуется откидным козырьком из негорючего материала.</w:t>
      </w:r>
    </w:p>
    <w:p w14:paraId="1FE78F50" w14:textId="1D900D7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После окончания работ следует погасить топки котлов и залить их водой.</w:t>
      </w:r>
    </w:p>
    <w:p w14:paraId="1171B779" w14:textId="3A61F13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Руководитель организации (производитель работ) обеспечивает место варки битума ящиком с сухим песком емкостью 0,5 куб. метра, 2 лопатами и огнетушителем (порошковым или пенным).</w:t>
      </w:r>
    </w:p>
    <w:p w14:paraId="52985467" w14:textId="5A6E9F8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работе передвижных котлов на сжиженном газе газовые баллоны в количестве не более 2 находятся в вентилируемых шкафах из негорючих материалов, устанавливаемых на расстоянии не менее 20 метров от работающих котлов.</w:t>
      </w:r>
    </w:p>
    <w:p w14:paraId="38EADD24" w14:textId="60EB80E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Указанные шкафы следует постоянно держать закрытыми на замки.</w:t>
      </w:r>
    </w:p>
    <w:p w14:paraId="2532933C" w14:textId="45BDA70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Место варки и разогрева мастик обваловывается на высоту не менее 0,3 метра (или устраиваются бортики из негорючих материалов).</w:t>
      </w:r>
    </w:p>
    <w:p w14:paraId="20472084" w14:textId="17BD10A8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внутри помещений применять открытый огонь для подогрева битумных составов.</w:t>
      </w:r>
    </w:p>
    <w:p w14:paraId="63B738E0" w14:textId="4B34CC7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Доставку горячей битумной мастики на рабочие места разрешается осуществлять:</w:t>
      </w:r>
    </w:p>
    <w:p w14:paraId="070DC9D0" w14:textId="597119C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в специальных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 </w:t>
      </w:r>
    </w:p>
    <w:p w14:paraId="3703DB46" w14:textId="62F68377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40-50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 w14:paraId="29FFD470" w14:textId="3891BA6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переносить мастику в открытой таре.</w:t>
      </w:r>
    </w:p>
    <w:p w14:paraId="56859584" w14:textId="49A848D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в процессе варки и разогрева битумных составов оставлять котлы без присмотра.</w:t>
      </w:r>
    </w:p>
    <w:p w14:paraId="5DC5D812" w14:textId="54AEE7A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разогрев битумной мастики вместе с растворителями.</w:t>
      </w:r>
    </w:p>
    <w:p w14:paraId="09FF12B1" w14:textId="54FAFE90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смешивании разогретый битум следует вливать в растворитель. Перемешивание разрешается только деревянной мешалкой.</w:t>
      </w:r>
    </w:p>
    <w:p w14:paraId="197CD636" w14:textId="3C04C78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пользоваться открытым огнем в радиусе 50 метров от места смешивания битума с растворителями.</w:t>
      </w:r>
    </w:p>
    <w:p w14:paraId="65329B26" w14:textId="1E688C5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огневых работ необходимо:</w:t>
      </w:r>
    </w:p>
    <w:p w14:paraId="6176F039" w14:textId="79C0F81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 </w:t>
      </w:r>
    </w:p>
    <w:p w14:paraId="2AEA985E" w14:textId="7AFB11E0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обеспечить место проведения огневых работ огнетушителем или другими первичными средствами пожаротушения;</w:t>
      </w:r>
    </w:p>
    <w:p w14:paraId="04E429F1" w14:textId="0CE9B82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 w14:paraId="4029A338" w14:textId="7D49D0A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 w14:paraId="18677CAE" w14:textId="13D5C05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 w14:paraId="5526D0D0" w14:textId="4A94716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 w14:paraId="4D259ED8" w14:textId="3BD09A66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 w14:paraId="374B91CC" w14:textId="4CC0042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 w14:paraId="692503F7" w14:textId="7D6D63B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 w14:paraId="4C161829" w14:textId="6896C80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</w:t>
      </w: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 w14:paraId="06A9B949" w14:textId="7B85AF01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№</w:t>
      </w:r>
      <w:del w:id="1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delText>3</w:delText>
        </w:r>
      </w:del>
      <w:ins w:id="2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t>5</w:t>
        </w:r>
      </w:ins>
      <w:r>
        <w:rPr>
          <w:rFonts w:ascii="Arial" w:hAnsi="Arial" w:cs="Arial"/>
          <w:color w:val="000000"/>
          <w:sz w:val="20"/>
          <w:lang w:val="ru-RU"/>
        </w:rPr>
        <w:t xml:space="preserve"> Правил противопожарного режима в РФ утвержденного </w:t>
      </w:r>
      <w:del w:id="3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delText>Постановлением Правительства №390 от 25.04.2012</w:delText>
        </w:r>
      </w:del>
      <w:ins w:id="4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t>Постановлением Правительства РФ №1479 от 16.09.2020 (в действующей редакции)</w:t>
        </w:r>
      </w:ins>
    </w:p>
    <w:p w14:paraId="3835D793" w14:textId="5297A51C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 w14:paraId="049BE2C5" w14:textId="1EA604C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Место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миллиметр.</w:t>
      </w:r>
    </w:p>
    <w:p w14:paraId="6B57542A" w14:textId="6213204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 w14:paraId="1044BCBB" w14:textId="12CB6FDD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 По окончании работ всю аппаратуру и оборудование необходимо убирать в специально отведенные помещения (места).</w:t>
      </w:r>
    </w:p>
    <w:p w14:paraId="380913F2" w14:textId="218F19C0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 w14:paraId="4F4F05BA" w14:textId="09DB9187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 w14:paraId="259B901B" w14:textId="476A930D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огневых работ запрещается:</w:t>
      </w:r>
    </w:p>
    <w:p w14:paraId="5BF425FC" w14:textId="498612D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приступать к работе при неисправной аппаратуре;</w:t>
      </w:r>
    </w:p>
    <w:p w14:paraId="40622E02" w14:textId="378E368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огневые работы на свежеокрашенных горючими красками (лаками) конструкциях и изделиях;</w:t>
      </w:r>
    </w:p>
    <w:p w14:paraId="118BC710" w14:textId="65CE79C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одежду и рукавицы со следами масел, жиров, бензина, керосина и других горючих жидкостей;</w:t>
      </w:r>
    </w:p>
    <w:p w14:paraId="3A607D77" w14:textId="3D22FC5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хранить в сварочных кабинах одежду, легковоспламеняющиеся и горючие жидкости, другие горючие материалы;</w:t>
      </w:r>
    </w:p>
    <w:p w14:paraId="22BA111A" w14:textId="0236A9A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допускать к самостоятельной работе учеников, а также работников, не имеющих квалификационного удостоверения;</w:t>
      </w:r>
    </w:p>
    <w:p w14:paraId="572EE83D" w14:textId="06168F8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допускать соприкосновение электрических проводов с баллонами со сжатыми, сжиженными и растворенными газами;</w:t>
      </w:r>
    </w:p>
    <w:p w14:paraId="3D90452D" w14:textId="2A8C380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 w14:paraId="62BAA118" w14:textId="604E788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 w14:paraId="2CC2F614" w14:textId="4A5379A1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Запрещается проведение огневых работ на элементах зданий, выполненных из легких металлических конструкций с горючими и трудногорючими утеплителями.</w:t>
      </w:r>
    </w:p>
    <w:p w14:paraId="4E67275F" w14:textId="7F6DFC2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газосварочных работ:</w:t>
      </w:r>
    </w:p>
    <w:p w14:paraId="665E33A3" w14:textId="1C84FAC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 w14:paraId="46EFE309" w14:textId="3495C44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местах установки ацетиленового генератора вывешиваются плакаты "Вход посторонним воспрещен - огнеопасно", "Не курить", "Не проходить с огнем";</w:t>
      </w:r>
    </w:p>
    <w:p w14:paraId="7BE59C8B" w14:textId="709736F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 w14:paraId="32B37D41" w14:textId="7424D93A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 w14:paraId="2AD8EABA" w14:textId="44AE802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закрепление газоподводящих шлангов на присоединительных ниппелях аппаратуры, горелок, резаков и редукторов должно быть надежно. На ниппели водяных затворов шланги плотно надеваются, но не закрепляются;</w:t>
      </w:r>
    </w:p>
    <w:p w14:paraId="5EB19951" w14:textId="757647C7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 w14:paraId="5E5397A8" w14:textId="55AC9CA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 w14:paraId="47EE0310" w14:textId="5A03443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вскрытые барабаны с карбидом кальция следует защищать непроницаемыми для воды крышками;</w:t>
      </w:r>
    </w:p>
    <w:p w14:paraId="10F86065" w14:textId="4A5D6BC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 w14:paraId="2396C588" w14:textId="7CFD14D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 w14:paraId="6A24A6C7" w14:textId="1415BB5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 w14:paraId="1B1F1F39" w14:textId="20C0279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 w14:paraId="13FD9C03" w14:textId="06BC57F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курение и применение открытого огня в радиусе 10 метров от мест хранения ила, рядом с которыми вывешиваются соответствующие запрещающие знаки.</w:t>
      </w:r>
    </w:p>
    <w:p w14:paraId="0356CB74" w14:textId="73675317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газосварочных или газорезательных работ с карбидом кальция запрещается:</w:t>
      </w:r>
    </w:p>
    <w:p w14:paraId="33C7C2A2" w14:textId="5DEB90F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1 водяной затвор двум сварщикам;</w:t>
      </w:r>
    </w:p>
    <w:p w14:paraId="1182A21D" w14:textId="3124437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 w14:paraId="5B91DD2B" w14:textId="573E1FB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"вода на карбид";</w:t>
      </w:r>
    </w:p>
    <w:p w14:paraId="05DEA207" w14:textId="0553EC1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 w14:paraId="48FA8D21" w14:textId="7F94760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перекручивать, заламывать или зажимать газоподводящие шланги;</w:t>
      </w:r>
    </w:p>
    <w:p w14:paraId="4F0519BB" w14:textId="7D80142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переносить генератор при наличии в газосборнике ацетилена;</w:t>
      </w:r>
    </w:p>
    <w:p w14:paraId="11B9069C" w14:textId="3591E58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 w14:paraId="023F42D3" w14:textId="391F18ED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 w14:paraId="4FF35C50" w14:textId="790C0E5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электросварочных работ:</w:t>
      </w:r>
    </w:p>
    <w:p w14:paraId="462943BA" w14:textId="5E9016E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 w14:paraId="38181F2C" w14:textId="58CC2F6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 w14:paraId="1070A458" w14:textId="2C4464A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 w14:paraId="4C5D70C7" w14:textId="56D7394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 w14:paraId="37BC4D99" w14:textId="19BC6ED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 w14:paraId="4DF9AF1D" w14:textId="6CF5347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 w14:paraId="7EBFBEC7" w14:textId="15EA13C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 w14:paraId="1D06D0EE" w14:textId="500526E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 w14:paraId="2989FF06" w14:textId="70B38BC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специальный металлический ящик, устанавливаемый у места сварочных работ;</w:t>
      </w:r>
    </w:p>
    <w:p w14:paraId="2E094460" w14:textId="3305E27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 w14:paraId="3490DD62" w14:textId="03CD468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чистку агрегата и пусковой аппаратуры следует производить ежедневно после окончания работы. Техническое обслуживание и планово-предупредительный ремонт сварочного оборудования производится в соответствии с графиком;</w:t>
      </w:r>
    </w:p>
    <w:p w14:paraId="3489CF85" w14:textId="75182A7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 w14:paraId="25EAEFC5" w14:textId="3B23287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 w14:paraId="40FD12DC" w14:textId="052F758B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огневых работах, связанных с резко</w:t>
      </w:r>
      <w:r w:rsidR="00B64E6C">
        <w:rPr>
          <w:rFonts w:ascii="Arial" w:hAnsi="Arial" w:cs="Arial"/>
          <w:color w:val="000000"/>
          <w:sz w:val="20"/>
          <w:lang w:val="ru-RU"/>
        </w:rPr>
        <w:t>й</w:t>
      </w:r>
      <w:r w:rsidRPr="002D2D6B">
        <w:rPr>
          <w:rFonts w:ascii="Arial" w:hAnsi="Arial" w:cs="Arial"/>
          <w:color w:val="000000"/>
          <w:sz w:val="20"/>
          <w:lang w:val="ru-RU"/>
        </w:rPr>
        <w:t xml:space="preserve"> металла:</w:t>
      </w:r>
    </w:p>
    <w:p w14:paraId="47C967E6" w14:textId="08BD0E2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принимать меры по предотвращению разлива легковоспламеняющихся и горючих жидкостей;</w:t>
      </w:r>
    </w:p>
    <w:p w14:paraId="14A3C490" w14:textId="57D4613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плотно закрывающейся таре на расстоянии не менее 10 метров от места производства огневых работ;</w:t>
      </w:r>
    </w:p>
    <w:p w14:paraId="69B89244" w14:textId="09A1F7D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проверять перед началом работ исправность арматуры бензо- и керосинореза, плотность соединений шлангов на ниппелях, исправность резьбы в накидных гайках и головках;</w:t>
      </w:r>
    </w:p>
    <w:p w14:paraId="68D01F41" w14:textId="25AD8E7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применять горючее для бензо- и керосинорезательных работ в соответствии с имеющейся инструкцией;</w:t>
      </w:r>
    </w:p>
    <w:p w14:paraId="134BF7AD" w14:textId="0E3EDD7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 w14:paraId="64697360" w14:textId="1CC2281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 w14:paraId="3C7C0750" w14:textId="5F88033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разогревать испаритель резака </w:t>
      </w:r>
      <w:proofErr w:type="gramStart"/>
      <w:r w:rsidRPr="002D2D6B">
        <w:rPr>
          <w:rFonts w:ascii="Arial" w:hAnsi="Arial" w:cs="Arial"/>
          <w:color w:val="000000"/>
          <w:sz w:val="20"/>
          <w:lang w:val="ru-RU"/>
        </w:rPr>
        <w:t>посредством зажигания</w:t>
      </w:r>
      <w:proofErr w:type="gramEnd"/>
      <w:r w:rsidRPr="002D2D6B">
        <w:rPr>
          <w:rFonts w:ascii="Arial" w:hAnsi="Arial" w:cs="Arial"/>
          <w:color w:val="000000"/>
          <w:sz w:val="20"/>
          <w:lang w:val="ru-RU"/>
        </w:rPr>
        <w:t xml:space="preserve"> налитой на рабочем месте легковоспламеняющейся или горючей жидкости.</w:t>
      </w:r>
    </w:p>
    <w:p w14:paraId="7D314EF1" w14:textId="7FF05C86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бензо- и керосинорезательных работ запрещается:</w:t>
      </w:r>
    </w:p>
    <w:p w14:paraId="67AE6D4F" w14:textId="431A711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иметь давление воздуха в бачке с горючим, превышающее рабочее давление кислорода в резаке;</w:t>
      </w:r>
    </w:p>
    <w:p w14:paraId="29A44FFC" w14:textId="6870AB0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перегревать испаритель резака, а также подвешивать резак во время работы вертикально, головкой вверх;</w:t>
      </w:r>
    </w:p>
    <w:p w14:paraId="1F9D39AF" w14:textId="455F516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зажимать, перекручивать или заламывать шланги, подающие кислород или горючее к резаку;</w:t>
      </w:r>
    </w:p>
    <w:p w14:paraId="6DBABED2" w14:textId="74C2353A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кислородные шланги для подвода бензина или керосина к резаку.</w:t>
      </w:r>
    </w:p>
    <w:p w14:paraId="30376CBC" w14:textId="5980F25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паяльных работ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 w14:paraId="5953383F" w14:textId="42DE18F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Паяльные лампы необходимо содержать в исправном состоянии и осуществлять проверки их параметров в соответствии с технической документацией не реже 1 раза в месяц.</w:t>
      </w:r>
    </w:p>
    <w:p w14:paraId="68A19B75" w14:textId="5D70DDB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Для предотвращения выброса пламени из паяльной лампы заправляемое в лампу горючее не должно содержать посторонних примесей и воды. </w:t>
      </w:r>
    </w:p>
    <w:p w14:paraId="1AD5B7CA" w14:textId="4DF6F72B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 избежание взрыва паяльной лампы запрещается:</w:t>
      </w:r>
    </w:p>
    <w:p w14:paraId="13F88386" w14:textId="16751B3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применять в качестве горючего для ламп, работающих на керосине, бензин или смеси бензина с керосином;</w:t>
      </w:r>
    </w:p>
    <w:p w14:paraId="3FDA5591" w14:textId="25A1EAB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повышать давление в резервуаре лампы при накачке воздуха более допустимого рабочего давления, указанного в паспорте;</w:t>
      </w:r>
    </w:p>
    <w:p w14:paraId="361163C2" w14:textId="4FB6513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заполнять лампу горючим более чем на три четвертых объема ее резервуара;</w:t>
      </w:r>
    </w:p>
    <w:p w14:paraId="542CD946" w14:textId="2057541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отвертывать воздушный винт и наливную пробку, когда лампа горит или еще не остыла;</w:t>
      </w:r>
    </w:p>
    <w:p w14:paraId="57983D6D" w14:textId="5141183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ремонтировать лампу, а также выливать из нее горючее или заправлять ее горючим вблизи открытого огня (горящая спичка, </w:t>
      </w:r>
      <w:proofErr w:type="gramStart"/>
      <w:r w:rsidRPr="002D2D6B">
        <w:rPr>
          <w:rFonts w:ascii="Arial" w:hAnsi="Arial" w:cs="Arial"/>
          <w:color w:val="000000"/>
          <w:sz w:val="20"/>
          <w:lang w:val="ru-RU"/>
        </w:rPr>
        <w:t>сигарета  и</w:t>
      </w:r>
      <w:proofErr w:type="gramEnd"/>
      <w:r w:rsidRPr="002D2D6B">
        <w:rPr>
          <w:rFonts w:ascii="Arial" w:hAnsi="Arial" w:cs="Arial"/>
          <w:color w:val="000000"/>
          <w:sz w:val="20"/>
          <w:lang w:val="ru-RU"/>
        </w:rPr>
        <w:t xml:space="preserve"> др.).</w:t>
      </w:r>
    </w:p>
    <w:p w14:paraId="23083A43" w14:textId="3E701205" w:rsidR="002D2D6B" w:rsidRPr="00710C02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</w:t>
      </w:r>
      <w:r>
        <w:rPr>
          <w:rFonts w:ascii="Arial" w:hAnsi="Arial" w:cs="Arial"/>
          <w:color w:val="000000"/>
          <w:sz w:val="20"/>
          <w:lang w:val="ru-RU"/>
        </w:rPr>
        <w:t xml:space="preserve">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 по форме, предусмотренной </w:t>
      </w:r>
      <w:commentRangeStart w:id="5"/>
      <w:r w:rsidR="005020E3">
        <w:rPr>
          <w:rFonts w:ascii="Arial" w:hAnsi="Arial" w:cs="Arial"/>
          <w:color w:val="000000"/>
          <w:sz w:val="20"/>
          <w:lang w:val="ru-RU"/>
        </w:rPr>
        <w:t>Пр</w:t>
      </w:r>
      <w:r>
        <w:rPr>
          <w:rFonts w:ascii="Arial" w:hAnsi="Arial" w:cs="Arial"/>
          <w:color w:val="000000"/>
          <w:sz w:val="20"/>
          <w:lang w:val="ru-RU"/>
        </w:rPr>
        <w:t>иложением № 4</w:t>
      </w:r>
      <w:commentRangeEnd w:id="5"/>
      <w:r>
        <w:rPr>
          <w:rFonts w:eastAsia="MS Mincho"/>
        </w:rPr>
        <w:commentReference w:id="5"/>
      </w:r>
      <w:r>
        <w:rPr>
          <w:rFonts w:ascii="Arial" w:hAnsi="Arial" w:cs="Arial"/>
          <w:color w:val="000000"/>
          <w:sz w:val="20"/>
          <w:lang w:val="ru-RU"/>
        </w:rPr>
        <w:t xml:space="preserve"> Правил противопожарного режима в РФ утвержденного </w:t>
      </w:r>
      <w:del w:id="6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delText>Постановлением Правительства №390 от 25.04.2012</w:delText>
        </w:r>
      </w:del>
      <w:ins w:id="7" w:author="Claude" w:date="2026-08-20T07:15:00Z">
        <w:r>
          <w:rPr>
            <w:rFonts w:ascii="Arial" w:hAnsi="Arial" w:cs="Arial"/>
            <w:color w:val="000000"/>
            <w:sz w:val="20"/>
            <w:lang w:val="ru-RU"/>
          </w:rPr>
          <w:t>Постановлением Правительства РФ №1479 от 16.09.2020 (в действующей редакции)</w:t>
        </w:r>
      </w:ins>
    </w:p>
    <w:sectPr w:rsidR="002D2D6B" w:rsidRPr="00710C02" w:rsidSect="008B7AFB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5" w:author="Claude" w:date="2026-08-20T07:15:00Z" w:initials="C">
    <w:p w14:paraId="5BC9AD65" w14:textId="381FF58C" w:rsidR="00E551AF" w:rsidRPr="005020E3" w:rsidRDefault="00A04E86">
      <w:pPr>
        <w:rPr>
          <w:lang w:val="ru-RU"/>
        </w:rPr>
      </w:pPr>
      <w:r w:rsidRPr="005020E3">
        <w:rPr>
          <w:lang w:val="ru-RU"/>
        </w:rPr>
        <w:t>Постановление №390 от 25.04.2012 утратило силу с 01.01.2021 (заменено ПП РФ №1479 от 16.09.2020) — эта правка внесена. Но конкретный номер приложения («№4») с формой наряда-допуска подтвердить не удалось: по данным фоновой проверки (20.08.2026), в действующей редакции ПП РФ №1479 нет отдельного приложения-бланка наряда-допуска на огневые работы — все 9 приложений документа посвящены другим темам (нормы оснащения огнетушителями, радиус очистки территории и т.п.), а требования к содержанию наряд-допуска изложены в тексте самих Правил (в районе п. 372) без унифицированной формы-приложения. Рекомендуется либо переформулировать без ссылки на конкретный номер приложения («…по форме, с учётом требований, установленных Правилами противопожарного режима, утв. ПП РФ №1479 от 16.09.2020»), либо сверить п. 372 полностью. Правка не внесена ввиду недостаточной уверенности в замене номера приложения.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BC9AD6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BC9AD65" w16cid:durableId="2E3172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5659F" w14:textId="77777777" w:rsidR="000D588A" w:rsidRDefault="000D588A">
      <w:r>
        <w:separator/>
      </w:r>
    </w:p>
  </w:endnote>
  <w:endnote w:type="continuationSeparator" w:id="0">
    <w:p w14:paraId="0E23C113" w14:textId="77777777" w:rsidR="000D588A" w:rsidRDefault="000D588A">
      <w:r>
        <w:continuationSeparator/>
      </w:r>
    </w:p>
  </w:endnote>
  <w:endnote w:type="continuationNotice" w:id="1">
    <w:p w14:paraId="3B107752" w14:textId="77777777" w:rsidR="000D588A" w:rsidRDefault="000D58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AAA8F" w14:textId="77777777" w:rsidR="00FF3EF5" w:rsidRDefault="00FF3EF5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FF3EF5" w:rsidRDefault="00FF3EF5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8399B" w14:textId="77777777" w:rsidR="00FF3EF5" w:rsidRDefault="00FF3EF5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FF3EF5" w:rsidRDefault="00FF3EF5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17E28" w14:textId="77777777" w:rsidR="000D588A" w:rsidRDefault="000D588A">
      <w:r>
        <w:separator/>
      </w:r>
    </w:p>
  </w:footnote>
  <w:footnote w:type="continuationSeparator" w:id="0">
    <w:p w14:paraId="79AF7A47" w14:textId="77777777" w:rsidR="000D588A" w:rsidRDefault="000D588A">
      <w:r>
        <w:continuationSeparator/>
      </w:r>
    </w:p>
  </w:footnote>
  <w:footnote w:type="continuationNotice" w:id="1">
    <w:p w14:paraId="1003F9D2" w14:textId="77777777" w:rsidR="000D588A" w:rsidRDefault="000D58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727"/>
    </w:tblGrid>
    <w:tr w:rsidR="00FF3EF5" w14:paraId="33239CC0" w14:textId="77777777" w:rsidTr="00E448C6">
      <w:tc>
        <w:tcPr>
          <w:tcW w:w="7479" w:type="dxa"/>
        </w:tcPr>
        <w:p w14:paraId="0495B441" w14:textId="229C2FF5" w:rsidR="00FF3EF5" w:rsidRDefault="00FF3EF5" w:rsidP="00FF3EF5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="00592400">
            <w:rPr>
              <w:rFonts w:ascii="Arial" w:hAnsi="Arial" w:cs="Arial"/>
              <w:b/>
              <w:color w:val="000080"/>
              <w:lang w:val="en-US"/>
            </w:rPr>
            <w:t>6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727" w:type="dxa"/>
        </w:tcPr>
        <w:p w14:paraId="7E30D9E2" w14:textId="155F4A6A" w:rsidR="00FF3EF5" w:rsidRDefault="000D3C83" w:rsidP="00FF3EF5">
          <w:pPr>
            <w:pStyle w:val="a5"/>
            <w:jc w:val="right"/>
          </w:pPr>
          <w:r>
            <w:rPr>
              <w:noProof/>
            </w:rPr>
            <w:drawing>
              <wp:inline distT="0" distB="0" distL="0" distR="0" wp14:anchorId="69267CFC" wp14:editId="72F0A7B9">
                <wp:extent cx="1381125" cy="285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B7AD7C" w14:textId="3E6A2041" w:rsidR="00FF3EF5" w:rsidRPr="001F65A4" w:rsidRDefault="000D3C83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E576C1E" wp14:editId="03325EC3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72A1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2E4E5" w14:textId="7A2A55AC" w:rsidR="00FF3EF5" w:rsidRDefault="000D3C83" w:rsidP="00214E51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ADBAE49" wp14:editId="12379A62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7CC14" id="Line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" o:allowincell="f" strokeweight="1.5pt"/>
          </w:pict>
        </mc:Fallback>
      </mc:AlternateContent>
    </w:r>
    <w:r>
      <w:rPr>
        <w:noProof/>
      </w:rPr>
      <w:drawing>
        <wp:inline distT="0" distB="0" distL="0" distR="0" wp14:anchorId="38BA1C3C" wp14:editId="66ED268E">
          <wp:extent cx="1647825" cy="457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C5434"/>
    <w:multiLevelType w:val="multilevel"/>
    <w:tmpl w:val="04582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2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6B3"/>
    <w:rsid w:val="000D2782"/>
    <w:rsid w:val="000D3C83"/>
    <w:rsid w:val="000D43DC"/>
    <w:rsid w:val="000D4B91"/>
    <w:rsid w:val="000D588A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5EA6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6B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365"/>
    <w:rsid w:val="004D3880"/>
    <w:rsid w:val="004D4F56"/>
    <w:rsid w:val="004D4FB1"/>
    <w:rsid w:val="004D6939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97F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0E3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400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4E86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083"/>
    <w:rsid w:val="00A74315"/>
    <w:rsid w:val="00A75337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388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4E6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313B9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56A0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1F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8C6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51AF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4B2E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453"/>
    <w:rsid w:val="00FF3D4F"/>
    <w:rsid w:val="00FF3EF5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styleId="af5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  <w:style w:type="paragraph" w:styleId="af6">
    <w:name w:val="Revision"/>
    <w:hidden/>
    <w:uiPriority w:val="99"/>
    <w:semiHidden/>
    <w:rsid w:val="004D336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89016-BB7B-47E0-8F06-DC40E52D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4571</Words>
  <Characters>26055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Tenants Manual Final DRAFT under revision for issue _2_.doc</vt:lpstr>
    </vt:vector>
  </TitlesOfParts>
  <Company>IDA International Ltd</Company>
  <LinksUpToDate>false</LinksUpToDate>
  <CharactersWithSpaces>30565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5</cp:revision>
  <cp:lastPrinted>2010-03-22T11:21:00Z</cp:lastPrinted>
  <dcterms:created xsi:type="dcterms:W3CDTF">2021-08-25T09:53:00Z</dcterms:created>
  <dcterms:modified xsi:type="dcterms:W3CDTF">2026-08-20T12:32:00Z</dcterms:modified>
</cp:coreProperties>
</file>